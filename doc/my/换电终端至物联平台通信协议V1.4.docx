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8DAF57" w14:textId="77777777" w:rsidR="004E3A6D" w:rsidRDefault="00D20B74" w:rsidP="00D20B74">
      <w:pPr>
        <w:spacing w:line="360" w:lineRule="auto"/>
        <w:ind w:left="0" w:firstLine="0"/>
        <w:rPr>
          <w:rFonts w:ascii="Arial" w:eastAsia="宋体" w:hAnsi="Arial"/>
          <w:szCs w:val="72"/>
        </w:rPr>
      </w:pPr>
      <w:r>
        <w:t>5</w:t>
      </w:r>
    </w:p>
    <w:p w14:paraId="158C8535" w14:textId="77777777" w:rsidR="004E3A6D" w:rsidRDefault="004E3A6D">
      <w:pPr>
        <w:spacing w:line="360" w:lineRule="auto"/>
        <w:jc w:val="center"/>
        <w:rPr>
          <w:rFonts w:ascii="Arial" w:eastAsia="宋体" w:hAnsi="Arial"/>
          <w:szCs w:val="48"/>
        </w:rPr>
      </w:pPr>
    </w:p>
    <w:p w14:paraId="4ADF0B9C" w14:textId="77777777" w:rsidR="004E3A6D" w:rsidRDefault="004E3A6D">
      <w:pPr>
        <w:spacing w:line="360" w:lineRule="auto"/>
        <w:jc w:val="center"/>
        <w:rPr>
          <w:rFonts w:ascii="Arial" w:eastAsia="宋体" w:hAnsi="Arial"/>
          <w:szCs w:val="52"/>
        </w:rPr>
      </w:pPr>
    </w:p>
    <w:p w14:paraId="69CD32D7" w14:textId="4483B1EF" w:rsidR="004E3A6D" w:rsidRPr="00272C3A" w:rsidRDefault="00257307" w:rsidP="00257307">
      <w:pPr>
        <w:spacing w:beforeLines="100" w:before="240" w:after="0" w:line="360" w:lineRule="auto"/>
        <w:ind w:left="0" w:firstLine="0"/>
        <w:jc w:val="center"/>
        <w:rPr>
          <w:rFonts w:ascii="黑体" w:eastAsia="黑体" w:hAnsi="黑体"/>
          <w:b/>
          <w:color w:val="00B050"/>
          <w:sz w:val="52"/>
          <w:szCs w:val="52"/>
        </w:rPr>
      </w:pPr>
      <w:proofErr w:type="gramStart"/>
      <w:r w:rsidRPr="00272C3A">
        <w:rPr>
          <w:rFonts w:ascii="黑体" w:eastAsia="黑体" w:hAnsi="黑体" w:hint="eastAsia"/>
          <w:b/>
          <w:color w:val="00B050"/>
          <w:sz w:val="52"/>
          <w:szCs w:val="52"/>
        </w:rPr>
        <w:t>绿电交通</w:t>
      </w:r>
      <w:proofErr w:type="gramEnd"/>
    </w:p>
    <w:p w14:paraId="0CAE9B77" w14:textId="3C592D38" w:rsidR="004E3A6D" w:rsidRPr="00257307" w:rsidRDefault="00257307" w:rsidP="00257307">
      <w:pPr>
        <w:spacing w:beforeLines="100" w:before="240" w:after="0" w:line="360" w:lineRule="auto"/>
        <w:ind w:left="0" w:firstLine="0"/>
        <w:jc w:val="center"/>
        <w:rPr>
          <w:rFonts w:ascii="黑体" w:eastAsia="黑体" w:hAnsi="黑体"/>
          <w:b/>
          <w:sz w:val="52"/>
          <w:szCs w:val="52"/>
        </w:rPr>
      </w:pPr>
      <w:r w:rsidRPr="00257307">
        <w:rPr>
          <w:rFonts w:ascii="黑体" w:eastAsia="黑体" w:hAnsi="黑体" w:hint="eastAsia"/>
          <w:b/>
          <w:sz w:val="52"/>
          <w:szCs w:val="52"/>
        </w:rPr>
        <w:t>换电系统车载设备</w:t>
      </w:r>
      <w:r w:rsidR="004E3A6D" w:rsidRPr="00257307">
        <w:rPr>
          <w:rFonts w:ascii="黑体" w:eastAsia="黑体" w:hAnsi="黑体" w:hint="eastAsia"/>
          <w:b/>
          <w:sz w:val="52"/>
          <w:szCs w:val="52"/>
        </w:rPr>
        <w:t>通信协议</w:t>
      </w:r>
    </w:p>
    <w:p w14:paraId="218ED11E" w14:textId="2C835091" w:rsidR="004E3A6D" w:rsidRPr="00257307" w:rsidRDefault="00257307">
      <w:pPr>
        <w:spacing w:line="360" w:lineRule="auto"/>
        <w:jc w:val="center"/>
        <w:rPr>
          <w:rFonts w:ascii="黑体" w:eastAsia="黑体" w:hAnsi="黑体"/>
          <w:sz w:val="36"/>
          <w:szCs w:val="36"/>
        </w:rPr>
      </w:pPr>
      <w:r w:rsidRPr="00257307">
        <w:rPr>
          <w:rFonts w:ascii="黑体" w:eastAsia="黑体" w:hAnsi="黑体" w:hint="eastAsia"/>
          <w:sz w:val="36"/>
          <w:szCs w:val="36"/>
        </w:rPr>
        <w:t>（</w:t>
      </w:r>
      <w:r w:rsidR="002745B7">
        <w:rPr>
          <w:rFonts w:ascii="黑体" w:eastAsia="黑体" w:hAnsi="黑体" w:hint="eastAsia"/>
          <w:sz w:val="36"/>
          <w:szCs w:val="36"/>
        </w:rPr>
        <w:t>换电</w:t>
      </w:r>
      <w:r w:rsidRPr="00257307">
        <w:rPr>
          <w:rFonts w:ascii="黑体" w:eastAsia="黑体" w:hAnsi="黑体" w:hint="eastAsia"/>
          <w:sz w:val="36"/>
          <w:szCs w:val="36"/>
        </w:rPr>
        <w:t>终端与</w:t>
      </w:r>
      <w:r w:rsidR="002745B7">
        <w:rPr>
          <w:rFonts w:ascii="黑体" w:eastAsia="黑体" w:hAnsi="黑体" w:hint="eastAsia"/>
          <w:sz w:val="36"/>
          <w:szCs w:val="36"/>
        </w:rPr>
        <w:t>物联</w:t>
      </w:r>
      <w:r w:rsidR="001539A0">
        <w:rPr>
          <w:rFonts w:ascii="黑体" w:eastAsia="黑体" w:hAnsi="黑体" w:hint="eastAsia"/>
          <w:sz w:val="36"/>
          <w:szCs w:val="36"/>
        </w:rPr>
        <w:t>网</w:t>
      </w:r>
      <w:r w:rsidRPr="00257307">
        <w:rPr>
          <w:rFonts w:ascii="黑体" w:eastAsia="黑体" w:hAnsi="黑体" w:hint="eastAsia"/>
          <w:sz w:val="36"/>
          <w:szCs w:val="36"/>
        </w:rPr>
        <w:t>平台）</w:t>
      </w:r>
    </w:p>
    <w:p w14:paraId="7EF9262E" w14:textId="77777777" w:rsidR="004E3A6D" w:rsidRDefault="004E3A6D">
      <w:pPr>
        <w:spacing w:line="360" w:lineRule="auto"/>
        <w:jc w:val="center"/>
        <w:rPr>
          <w:rFonts w:ascii="Arial" w:eastAsia="宋体" w:hAnsi="Arial"/>
        </w:rPr>
      </w:pPr>
    </w:p>
    <w:p w14:paraId="373AAFCE" w14:textId="77777777" w:rsidR="004E3A6D" w:rsidRDefault="004E3A6D">
      <w:pPr>
        <w:spacing w:line="360" w:lineRule="auto"/>
        <w:jc w:val="center"/>
        <w:rPr>
          <w:rFonts w:ascii="Arial" w:eastAsia="宋体" w:hAnsi="Arial"/>
          <w:szCs w:val="36"/>
        </w:rPr>
      </w:pPr>
    </w:p>
    <w:p w14:paraId="61774215" w14:textId="739A875F" w:rsidR="004E3A6D" w:rsidRDefault="004E3A6D">
      <w:pPr>
        <w:spacing w:line="360" w:lineRule="auto"/>
        <w:jc w:val="center"/>
        <w:rPr>
          <w:rFonts w:ascii="Arial" w:eastAsia="宋体" w:hAnsi="Arial"/>
          <w:sz w:val="28"/>
          <w:szCs w:val="28"/>
        </w:rPr>
      </w:pPr>
    </w:p>
    <w:p w14:paraId="233BBEB4" w14:textId="77777777" w:rsidR="004E3A6D" w:rsidRDefault="004E3A6D">
      <w:pPr>
        <w:spacing w:line="360" w:lineRule="auto"/>
        <w:jc w:val="center"/>
        <w:rPr>
          <w:rFonts w:ascii="Arial" w:eastAsia="宋体" w:hAnsi="Arial"/>
        </w:rPr>
      </w:pPr>
    </w:p>
    <w:p w14:paraId="460FC406" w14:textId="77777777" w:rsidR="004E3A6D" w:rsidRDefault="004E3A6D">
      <w:pPr>
        <w:spacing w:line="360" w:lineRule="auto"/>
        <w:jc w:val="center"/>
        <w:rPr>
          <w:rFonts w:ascii="Arial" w:eastAsia="宋体" w:hAnsi="Arial"/>
        </w:rPr>
      </w:pPr>
    </w:p>
    <w:p w14:paraId="65E002B4" w14:textId="77777777" w:rsidR="004E3A6D" w:rsidRDefault="004E3A6D">
      <w:pPr>
        <w:spacing w:line="360" w:lineRule="auto"/>
        <w:jc w:val="center"/>
        <w:rPr>
          <w:rFonts w:ascii="Arial" w:eastAsia="宋体" w:hAnsi="Arial"/>
        </w:rPr>
      </w:pPr>
    </w:p>
    <w:p w14:paraId="759D6E1A" w14:textId="77777777" w:rsidR="004E3A6D" w:rsidRDefault="004E3A6D">
      <w:pPr>
        <w:spacing w:line="360" w:lineRule="auto"/>
        <w:jc w:val="center"/>
        <w:rPr>
          <w:rFonts w:ascii="Arial" w:eastAsia="宋体" w:hAnsi="Arial"/>
        </w:rPr>
      </w:pPr>
    </w:p>
    <w:p w14:paraId="3395C34C" w14:textId="77777777" w:rsidR="004E3A6D" w:rsidRDefault="004E3A6D">
      <w:pPr>
        <w:spacing w:line="360" w:lineRule="auto"/>
        <w:jc w:val="center"/>
        <w:rPr>
          <w:rFonts w:ascii="Arial" w:eastAsia="宋体" w:hAnsi="Arial"/>
        </w:rPr>
      </w:pPr>
    </w:p>
    <w:p w14:paraId="71DC4C5B" w14:textId="77777777" w:rsidR="00257307" w:rsidRDefault="00257307" w:rsidP="00257307">
      <w:pPr>
        <w:spacing w:line="360" w:lineRule="auto"/>
        <w:jc w:val="center"/>
        <w:rPr>
          <w:rFonts w:ascii="Arial" w:eastAsia="宋体" w:hAnsi="Arial"/>
        </w:rPr>
      </w:pPr>
      <w:r w:rsidRPr="00257307">
        <w:rPr>
          <w:rFonts w:ascii="黑体" w:eastAsia="黑体" w:hAnsi="黑体" w:hint="eastAsia"/>
          <w:sz w:val="44"/>
          <w:szCs w:val="44"/>
        </w:rPr>
        <w:t>上海</w:t>
      </w:r>
      <w:r w:rsidR="00682B76" w:rsidRPr="00257307">
        <w:rPr>
          <w:rFonts w:ascii="黑体" w:eastAsia="黑体" w:hAnsi="黑体" w:hint="eastAsia"/>
          <w:sz w:val="44"/>
          <w:szCs w:val="44"/>
        </w:rPr>
        <w:t>融和智电新能源</w:t>
      </w:r>
      <w:r w:rsidR="004E3A6D" w:rsidRPr="00257307">
        <w:rPr>
          <w:rFonts w:ascii="黑体" w:eastAsia="黑体" w:hAnsi="黑体" w:hint="eastAsia"/>
          <w:sz w:val="44"/>
          <w:szCs w:val="44"/>
        </w:rPr>
        <w:t>有限公司</w:t>
      </w:r>
    </w:p>
    <w:p w14:paraId="68494431" w14:textId="52556606" w:rsidR="00257307" w:rsidRDefault="00257307" w:rsidP="00257307">
      <w:pPr>
        <w:spacing w:line="360" w:lineRule="auto"/>
        <w:jc w:val="center"/>
        <w:rPr>
          <w:rFonts w:ascii="黑体" w:eastAsia="黑体" w:hAnsi="黑体"/>
          <w:sz w:val="44"/>
          <w:szCs w:val="44"/>
        </w:rPr>
      </w:pPr>
      <w:r w:rsidRPr="00257307">
        <w:rPr>
          <w:rFonts w:ascii="黑体" w:eastAsia="黑体" w:hAnsi="黑体"/>
          <w:sz w:val="44"/>
          <w:szCs w:val="44"/>
        </w:rPr>
        <w:t>2022-10-28</w:t>
      </w:r>
    </w:p>
    <w:p w14:paraId="3137E0FA" w14:textId="47BEA6C5" w:rsidR="00257307" w:rsidRDefault="00257307" w:rsidP="00257307">
      <w:pPr>
        <w:spacing w:line="360" w:lineRule="auto"/>
        <w:jc w:val="center"/>
        <w:rPr>
          <w:rFonts w:ascii="黑体" w:eastAsia="黑体" w:hAnsi="黑体"/>
          <w:sz w:val="44"/>
          <w:szCs w:val="44"/>
        </w:rPr>
      </w:pPr>
    </w:p>
    <w:p w14:paraId="7810A622" w14:textId="31C26D00" w:rsidR="00257307" w:rsidRDefault="00257307" w:rsidP="00257307">
      <w:pPr>
        <w:spacing w:line="360" w:lineRule="auto"/>
        <w:jc w:val="center"/>
        <w:rPr>
          <w:rFonts w:ascii="黑体" w:eastAsia="黑体" w:hAnsi="黑体"/>
          <w:sz w:val="44"/>
          <w:szCs w:val="44"/>
        </w:rPr>
      </w:pPr>
    </w:p>
    <w:p w14:paraId="0ADC5C37" w14:textId="77777777" w:rsidR="00257307" w:rsidRPr="00257307" w:rsidRDefault="00257307" w:rsidP="00257307">
      <w:pPr>
        <w:spacing w:line="360" w:lineRule="auto"/>
        <w:jc w:val="center"/>
        <w:rPr>
          <w:rFonts w:ascii="黑体" w:eastAsia="黑体" w:hAnsi="黑体"/>
          <w:sz w:val="44"/>
          <w:szCs w:val="44"/>
        </w:rPr>
      </w:pPr>
    </w:p>
    <w:tbl>
      <w:tblPr>
        <w:tblpPr w:leftFromText="180" w:rightFromText="180" w:vertAnchor="text" w:horzAnchor="margin" w:tblpY="-18"/>
        <w:tblOverlap w:val="never"/>
        <w:tblW w:w="50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18"/>
        <w:gridCol w:w="3392"/>
        <w:gridCol w:w="1327"/>
        <w:gridCol w:w="2294"/>
      </w:tblGrid>
      <w:tr w:rsidR="00257307" w14:paraId="5FDB41F2" w14:textId="77777777" w:rsidTr="00257307">
        <w:trPr>
          <w:trHeight w:val="567"/>
        </w:trPr>
        <w:tc>
          <w:tcPr>
            <w:tcW w:w="937" w:type="pct"/>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vAlign w:val="center"/>
            <w:hideMark/>
          </w:tcPr>
          <w:p w14:paraId="0967EF27" w14:textId="77777777" w:rsidR="00257307" w:rsidRDefault="00257307" w:rsidP="009A48D8">
            <w:pPr>
              <w:rPr>
                <w:rFonts w:eastAsia="宋体"/>
                <w:b/>
                <w:bCs/>
                <w:color w:val="auto"/>
                <w:sz w:val="24"/>
                <w:szCs w:val="24"/>
              </w:rPr>
            </w:pPr>
            <w:r>
              <w:rPr>
                <w:rFonts w:eastAsia="宋体" w:hAnsi="宋体" w:hint="eastAsia"/>
                <w:b/>
                <w:bCs/>
                <w:szCs w:val="24"/>
              </w:rPr>
              <w:t>责任机构</w:t>
            </w:r>
            <w:r>
              <w:rPr>
                <w:rFonts w:eastAsia="宋体"/>
                <w:b/>
                <w:bCs/>
                <w:szCs w:val="24"/>
              </w:rPr>
              <w:t>:</w:t>
            </w:r>
          </w:p>
        </w:tc>
        <w:tc>
          <w:tcPr>
            <w:tcW w:w="196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34E5AAB" w14:textId="77777777" w:rsidR="00257307" w:rsidRDefault="00257307" w:rsidP="009A48D8">
            <w:pPr>
              <w:jc w:val="center"/>
              <w:rPr>
                <w:rFonts w:eastAsia="宋体"/>
                <w:b/>
                <w:bCs/>
                <w:color w:val="auto"/>
                <w:sz w:val="24"/>
                <w:szCs w:val="24"/>
              </w:rPr>
            </w:pPr>
            <w:r>
              <w:rPr>
                <w:rFonts w:eastAsia="宋体" w:hint="eastAsia"/>
                <w:b/>
                <w:bCs/>
                <w:color w:val="auto"/>
                <w:sz w:val="24"/>
                <w:szCs w:val="24"/>
              </w:rPr>
              <w:t>数字科技部</w:t>
            </w:r>
          </w:p>
        </w:tc>
        <w:tc>
          <w:tcPr>
            <w:tcW w:w="769" w:type="pct"/>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vAlign w:val="center"/>
            <w:hideMark/>
          </w:tcPr>
          <w:p w14:paraId="1FF95878" w14:textId="77777777" w:rsidR="00257307" w:rsidRDefault="00257307" w:rsidP="009A48D8">
            <w:pPr>
              <w:rPr>
                <w:rFonts w:eastAsia="宋体"/>
                <w:b/>
                <w:bCs/>
                <w:color w:val="auto"/>
                <w:sz w:val="24"/>
                <w:szCs w:val="24"/>
              </w:rPr>
            </w:pPr>
            <w:r>
              <w:rPr>
                <w:rFonts w:eastAsia="宋体" w:hAnsi="宋体" w:hint="eastAsia"/>
                <w:b/>
                <w:bCs/>
                <w:szCs w:val="24"/>
              </w:rPr>
              <w:t>涉密</w:t>
            </w:r>
            <w:r>
              <w:rPr>
                <w:rFonts w:eastAsia="宋体" w:hAnsi="宋体" w:hint="eastAsia"/>
                <w:b/>
                <w:bCs/>
                <w:szCs w:val="24"/>
                <w:lang w:eastAsia="ja-JP"/>
              </w:rPr>
              <w:t>等级</w:t>
            </w:r>
            <w:r>
              <w:rPr>
                <w:rFonts w:eastAsia="宋体"/>
                <w:b/>
                <w:bCs/>
                <w:szCs w:val="24"/>
              </w:rPr>
              <w:t>:</w:t>
            </w:r>
          </w:p>
        </w:tc>
        <w:tc>
          <w:tcPr>
            <w:tcW w:w="13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BC3C14C" w14:textId="1377F345" w:rsidR="00257307" w:rsidRDefault="00257307" w:rsidP="009A48D8">
            <w:pPr>
              <w:jc w:val="center"/>
              <w:rPr>
                <w:rFonts w:eastAsia="宋体"/>
                <w:b/>
                <w:bCs/>
                <w:color w:val="auto"/>
                <w:sz w:val="24"/>
                <w:szCs w:val="24"/>
              </w:rPr>
            </w:pPr>
            <w:r>
              <w:rPr>
                <w:rFonts w:eastAsia="宋体"/>
                <w:b/>
                <w:bCs/>
                <w:color w:val="auto"/>
                <w:sz w:val="24"/>
                <w:szCs w:val="24"/>
              </w:rPr>
              <w:t>--</w:t>
            </w:r>
          </w:p>
        </w:tc>
      </w:tr>
      <w:tr w:rsidR="00257307" w14:paraId="40F282D8" w14:textId="77777777" w:rsidTr="00257307">
        <w:trPr>
          <w:trHeight w:val="567"/>
        </w:trPr>
        <w:tc>
          <w:tcPr>
            <w:tcW w:w="937" w:type="pct"/>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vAlign w:val="center"/>
            <w:hideMark/>
          </w:tcPr>
          <w:p w14:paraId="797DC9BC" w14:textId="77777777" w:rsidR="00257307" w:rsidRDefault="00257307" w:rsidP="009A48D8">
            <w:pPr>
              <w:rPr>
                <w:rFonts w:eastAsia="宋体"/>
                <w:b/>
                <w:bCs/>
                <w:color w:val="auto"/>
                <w:sz w:val="24"/>
                <w:szCs w:val="24"/>
              </w:rPr>
            </w:pPr>
            <w:r>
              <w:rPr>
                <w:rFonts w:eastAsia="宋体" w:hAnsi="宋体" w:hint="eastAsia"/>
                <w:b/>
                <w:bCs/>
                <w:szCs w:val="24"/>
              </w:rPr>
              <w:t>涉密截止时间</w:t>
            </w:r>
            <w:r>
              <w:rPr>
                <w:rFonts w:eastAsia="宋体"/>
                <w:b/>
                <w:bCs/>
                <w:szCs w:val="24"/>
              </w:rPr>
              <w:t>:</w:t>
            </w:r>
          </w:p>
        </w:tc>
        <w:tc>
          <w:tcPr>
            <w:tcW w:w="196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9B135EB" w14:textId="77777777" w:rsidR="00257307" w:rsidRDefault="00257307" w:rsidP="009A48D8">
            <w:pPr>
              <w:jc w:val="center"/>
              <w:rPr>
                <w:rFonts w:eastAsia="宋体"/>
                <w:b/>
                <w:bCs/>
                <w:color w:val="auto"/>
                <w:sz w:val="24"/>
                <w:szCs w:val="24"/>
              </w:rPr>
            </w:pPr>
            <w:r>
              <w:rPr>
                <w:rFonts w:eastAsia="宋体" w:hint="eastAsia"/>
                <w:b/>
                <w:bCs/>
                <w:color w:val="auto"/>
                <w:sz w:val="24"/>
                <w:szCs w:val="24"/>
              </w:rPr>
              <w:t>至该产品淘汰为止</w:t>
            </w:r>
          </w:p>
        </w:tc>
        <w:tc>
          <w:tcPr>
            <w:tcW w:w="769" w:type="pct"/>
            <w:tcBorders>
              <w:top w:val="single" w:sz="4" w:space="0" w:color="auto"/>
              <w:left w:val="single" w:sz="4" w:space="0" w:color="auto"/>
              <w:bottom w:val="single" w:sz="4" w:space="0" w:color="auto"/>
              <w:right w:val="single" w:sz="4" w:space="0" w:color="auto"/>
            </w:tcBorders>
            <w:shd w:val="clear" w:color="auto" w:fill="BFBFBF"/>
            <w:tcMar>
              <w:top w:w="0" w:type="dxa"/>
              <w:left w:w="108" w:type="dxa"/>
              <w:bottom w:w="0" w:type="dxa"/>
              <w:right w:w="108" w:type="dxa"/>
            </w:tcMar>
            <w:vAlign w:val="center"/>
            <w:hideMark/>
          </w:tcPr>
          <w:p w14:paraId="4E6E65B1" w14:textId="77777777" w:rsidR="00257307" w:rsidRDefault="00257307" w:rsidP="009A48D8">
            <w:pPr>
              <w:rPr>
                <w:rFonts w:eastAsia="宋体"/>
                <w:b/>
                <w:bCs/>
                <w:color w:val="auto"/>
                <w:sz w:val="24"/>
                <w:szCs w:val="24"/>
              </w:rPr>
            </w:pPr>
            <w:r>
              <w:rPr>
                <w:rFonts w:eastAsia="宋体" w:hAnsi="宋体" w:hint="eastAsia"/>
                <w:b/>
                <w:bCs/>
                <w:szCs w:val="24"/>
              </w:rPr>
              <w:t>创建时间</w:t>
            </w:r>
            <w:r>
              <w:rPr>
                <w:rFonts w:eastAsia="宋体"/>
                <w:b/>
                <w:bCs/>
                <w:szCs w:val="24"/>
              </w:rPr>
              <w:t>:</w:t>
            </w:r>
          </w:p>
        </w:tc>
        <w:tc>
          <w:tcPr>
            <w:tcW w:w="13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C4011A9" w14:textId="23E14099" w:rsidR="00257307" w:rsidRDefault="00257307" w:rsidP="009A48D8">
            <w:pPr>
              <w:rPr>
                <w:rFonts w:eastAsia="宋体"/>
                <w:b/>
                <w:bCs/>
                <w:color w:val="auto"/>
                <w:sz w:val="24"/>
                <w:szCs w:val="24"/>
              </w:rPr>
            </w:pPr>
            <w:r>
              <w:rPr>
                <w:rFonts w:eastAsia="宋体"/>
                <w:b/>
                <w:bCs/>
                <w:color w:val="auto"/>
                <w:szCs w:val="24"/>
              </w:rPr>
              <w:t>2022-10-28</w:t>
            </w:r>
          </w:p>
        </w:tc>
      </w:tr>
    </w:tbl>
    <w:p w14:paraId="5DC9FF44" w14:textId="51B17CD2" w:rsidR="00257307" w:rsidRDefault="00257307">
      <w:pPr>
        <w:spacing w:after="0" w:line="240" w:lineRule="auto"/>
        <w:ind w:left="0" w:firstLine="0"/>
        <w:rPr>
          <w:rFonts w:ascii="宋体" w:eastAsia="宋体" w:hAnsi="宋体"/>
        </w:rPr>
      </w:pPr>
      <w:r>
        <w:rPr>
          <w:rFonts w:ascii="宋体" w:eastAsia="宋体" w:hAnsi="宋体"/>
        </w:rPr>
        <w:br w:type="page"/>
      </w:r>
    </w:p>
    <w:p w14:paraId="30CDC394" w14:textId="653D6315" w:rsidR="007124AB" w:rsidRDefault="007124AB" w:rsidP="007124AB">
      <w:pPr>
        <w:spacing w:after="120" w:line="240" w:lineRule="auto"/>
        <w:ind w:left="0" w:firstLine="0"/>
        <w:jc w:val="center"/>
        <w:rPr>
          <w:rFonts w:ascii="黑体" w:eastAsia="黑体" w:hAnsi="黑体"/>
          <w:b/>
          <w:bCs/>
        </w:rPr>
      </w:pPr>
      <w:r w:rsidRPr="00272C3A">
        <w:rPr>
          <w:rFonts w:ascii="黑体" w:eastAsia="黑体" w:hAnsi="黑体" w:hint="eastAsia"/>
          <w:b/>
          <w:bCs/>
        </w:rPr>
        <w:lastRenderedPageBreak/>
        <w:t>修订记录</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1" w:type="dxa"/>
          <w:left w:w="107" w:type="dxa"/>
          <w:right w:w="115" w:type="dxa"/>
        </w:tblCellMar>
        <w:tblLook w:val="0000" w:firstRow="0" w:lastRow="0" w:firstColumn="0" w:lastColumn="0" w:noHBand="0" w:noVBand="0"/>
      </w:tblPr>
      <w:tblGrid>
        <w:gridCol w:w="1291"/>
        <w:gridCol w:w="1442"/>
        <w:gridCol w:w="4350"/>
        <w:gridCol w:w="1410"/>
      </w:tblGrid>
      <w:tr w:rsidR="007124AB" w:rsidRPr="006E2E0E" w14:paraId="1B60FFCD" w14:textId="77777777" w:rsidTr="007124AB">
        <w:trPr>
          <w:trHeight w:val="340"/>
        </w:trPr>
        <w:tc>
          <w:tcPr>
            <w:tcW w:w="760" w:type="pct"/>
            <w:shd w:val="clear" w:color="auto" w:fill="auto"/>
            <w:vAlign w:val="center"/>
          </w:tcPr>
          <w:p w14:paraId="4891532E" w14:textId="77777777" w:rsidR="007124AB" w:rsidRPr="006E2E0E" w:rsidRDefault="007124AB" w:rsidP="007124AB">
            <w:pPr>
              <w:spacing w:after="0"/>
              <w:jc w:val="center"/>
              <w:rPr>
                <w:rFonts w:ascii="宋体" w:eastAsia="宋体" w:hAnsi="宋体"/>
              </w:rPr>
            </w:pPr>
            <w:r w:rsidRPr="006E2E0E">
              <w:rPr>
                <w:rFonts w:ascii="宋体" w:eastAsia="宋体" w:hAnsi="宋体" w:cs="黑体"/>
              </w:rPr>
              <w:t>版本号</w:t>
            </w:r>
          </w:p>
        </w:tc>
        <w:tc>
          <w:tcPr>
            <w:tcW w:w="849" w:type="pct"/>
            <w:shd w:val="clear" w:color="auto" w:fill="auto"/>
            <w:vAlign w:val="center"/>
          </w:tcPr>
          <w:p w14:paraId="0A30F18B" w14:textId="77777777" w:rsidR="007124AB" w:rsidRPr="006E2E0E" w:rsidRDefault="007124AB" w:rsidP="007124AB">
            <w:pPr>
              <w:spacing w:after="0"/>
              <w:jc w:val="center"/>
              <w:rPr>
                <w:rFonts w:ascii="宋体" w:eastAsia="宋体" w:hAnsi="宋体"/>
              </w:rPr>
            </w:pPr>
            <w:r>
              <w:rPr>
                <w:rFonts w:ascii="宋体" w:eastAsia="宋体" w:hAnsi="宋体" w:cs="黑体" w:hint="eastAsia"/>
              </w:rPr>
              <w:t>修订</w:t>
            </w:r>
            <w:r w:rsidRPr="006E2E0E">
              <w:rPr>
                <w:rFonts w:ascii="宋体" w:eastAsia="宋体" w:hAnsi="宋体" w:cs="黑体"/>
              </w:rPr>
              <w:t>日期</w:t>
            </w:r>
          </w:p>
        </w:tc>
        <w:tc>
          <w:tcPr>
            <w:tcW w:w="2561" w:type="pct"/>
            <w:shd w:val="clear" w:color="auto" w:fill="auto"/>
            <w:vAlign w:val="center"/>
          </w:tcPr>
          <w:p w14:paraId="12AF0F35" w14:textId="77777777" w:rsidR="007124AB" w:rsidRPr="006E2E0E" w:rsidRDefault="007124AB" w:rsidP="007124AB">
            <w:pPr>
              <w:spacing w:after="0"/>
              <w:ind w:firstLine="0"/>
              <w:jc w:val="center"/>
              <w:rPr>
                <w:rFonts w:ascii="宋体" w:eastAsia="宋体" w:hAnsi="宋体"/>
              </w:rPr>
            </w:pPr>
            <w:r w:rsidRPr="006E2E0E">
              <w:rPr>
                <w:rFonts w:ascii="宋体" w:eastAsia="宋体" w:hAnsi="宋体" w:cs="黑体"/>
              </w:rPr>
              <w:t>变更说明</w:t>
            </w:r>
          </w:p>
        </w:tc>
        <w:tc>
          <w:tcPr>
            <w:tcW w:w="830" w:type="pct"/>
            <w:vAlign w:val="center"/>
          </w:tcPr>
          <w:p w14:paraId="60E71016" w14:textId="77777777" w:rsidR="007124AB" w:rsidRPr="006E2E0E" w:rsidRDefault="007124AB" w:rsidP="007124AB">
            <w:pPr>
              <w:spacing w:after="0"/>
              <w:ind w:firstLine="0"/>
              <w:jc w:val="center"/>
              <w:rPr>
                <w:rFonts w:ascii="宋体" w:eastAsia="宋体" w:hAnsi="宋体" w:cs="黑体"/>
              </w:rPr>
            </w:pPr>
            <w:r w:rsidRPr="006E2E0E">
              <w:rPr>
                <w:rFonts w:ascii="宋体" w:eastAsia="宋体" w:hAnsi="宋体" w:cs="黑体"/>
              </w:rPr>
              <w:t>修订人</w:t>
            </w:r>
          </w:p>
        </w:tc>
      </w:tr>
      <w:tr w:rsidR="007124AB" w:rsidRPr="006E2E0E" w14:paraId="101B8DB0" w14:textId="77777777" w:rsidTr="00E15B89">
        <w:trPr>
          <w:trHeight w:val="340"/>
        </w:trPr>
        <w:tc>
          <w:tcPr>
            <w:tcW w:w="760" w:type="pct"/>
            <w:shd w:val="clear" w:color="auto" w:fill="auto"/>
            <w:vAlign w:val="center"/>
          </w:tcPr>
          <w:p w14:paraId="73420CD9" w14:textId="77777777" w:rsidR="007124AB" w:rsidRPr="007124AB" w:rsidRDefault="007124AB" w:rsidP="00E15B89">
            <w:pPr>
              <w:spacing w:after="0"/>
              <w:ind w:left="2" w:firstLine="0"/>
              <w:jc w:val="center"/>
              <w:rPr>
                <w:rFonts w:eastAsia="宋体"/>
              </w:rPr>
            </w:pPr>
            <w:r w:rsidRPr="007124AB">
              <w:rPr>
                <w:rFonts w:eastAsia="宋体"/>
              </w:rPr>
              <w:t>V1.0</w:t>
            </w:r>
          </w:p>
        </w:tc>
        <w:tc>
          <w:tcPr>
            <w:tcW w:w="849" w:type="pct"/>
            <w:shd w:val="clear" w:color="auto" w:fill="auto"/>
            <w:vAlign w:val="center"/>
          </w:tcPr>
          <w:p w14:paraId="47F3D592" w14:textId="2F140444" w:rsidR="007124AB" w:rsidRPr="007124AB" w:rsidRDefault="007124AB" w:rsidP="00E15B89">
            <w:pPr>
              <w:spacing w:after="0"/>
              <w:ind w:left="0" w:firstLine="0"/>
              <w:jc w:val="center"/>
              <w:rPr>
                <w:rFonts w:eastAsia="宋体"/>
              </w:rPr>
            </w:pPr>
            <w:r w:rsidRPr="007124AB">
              <w:rPr>
                <w:rFonts w:eastAsia="宋体"/>
              </w:rPr>
              <w:t>20</w:t>
            </w:r>
            <w:r w:rsidR="007B2E16">
              <w:rPr>
                <w:rFonts w:eastAsia="宋体"/>
              </w:rPr>
              <w:t>22</w:t>
            </w:r>
            <w:r w:rsidRPr="007124AB">
              <w:rPr>
                <w:rFonts w:eastAsia="宋体"/>
              </w:rPr>
              <w:t>-</w:t>
            </w:r>
            <w:r w:rsidR="007B2E16">
              <w:rPr>
                <w:rFonts w:eastAsia="宋体"/>
              </w:rPr>
              <w:t>11</w:t>
            </w:r>
            <w:r w:rsidRPr="007124AB">
              <w:rPr>
                <w:rFonts w:eastAsia="宋体"/>
              </w:rPr>
              <w:t>-</w:t>
            </w:r>
            <w:r w:rsidR="007B2E16">
              <w:rPr>
                <w:rFonts w:eastAsia="宋体"/>
              </w:rPr>
              <w:t>8</w:t>
            </w:r>
          </w:p>
        </w:tc>
        <w:tc>
          <w:tcPr>
            <w:tcW w:w="2561" w:type="pct"/>
            <w:shd w:val="clear" w:color="auto" w:fill="auto"/>
            <w:vAlign w:val="center"/>
          </w:tcPr>
          <w:p w14:paraId="70551BE0" w14:textId="77777777" w:rsidR="007124AB" w:rsidRPr="006E2E0E" w:rsidRDefault="007124AB" w:rsidP="00E15B89">
            <w:pPr>
              <w:spacing w:after="0"/>
              <w:ind w:left="1" w:firstLine="0"/>
              <w:jc w:val="center"/>
              <w:rPr>
                <w:rFonts w:ascii="宋体" w:eastAsia="宋体" w:hAnsi="宋体"/>
              </w:rPr>
            </w:pPr>
            <w:r w:rsidRPr="006E2E0E">
              <w:rPr>
                <w:rFonts w:ascii="宋体" w:eastAsia="宋体" w:hAnsi="宋体" w:cs="宋体"/>
              </w:rPr>
              <w:t>初稿</w:t>
            </w:r>
          </w:p>
        </w:tc>
        <w:tc>
          <w:tcPr>
            <w:tcW w:w="830" w:type="pct"/>
            <w:vAlign w:val="center"/>
          </w:tcPr>
          <w:p w14:paraId="1D216B9B" w14:textId="77777777" w:rsidR="007B2E16" w:rsidRDefault="007B2E16" w:rsidP="00E15B89">
            <w:pPr>
              <w:spacing w:after="0"/>
              <w:ind w:left="1" w:firstLine="0"/>
              <w:jc w:val="center"/>
              <w:rPr>
                <w:rFonts w:ascii="宋体" w:eastAsia="宋体" w:hAnsi="宋体" w:cs="宋体"/>
              </w:rPr>
            </w:pPr>
            <w:r>
              <w:rPr>
                <w:rFonts w:ascii="宋体" w:eastAsia="宋体" w:hAnsi="宋体" w:cs="宋体" w:hint="eastAsia"/>
              </w:rPr>
              <w:t>王政彦</w:t>
            </w:r>
          </w:p>
          <w:p w14:paraId="7F6C7A65" w14:textId="77777777" w:rsidR="007B2E16" w:rsidRDefault="007B2E16" w:rsidP="00E15B89">
            <w:pPr>
              <w:spacing w:after="0"/>
              <w:ind w:left="1" w:firstLine="0"/>
              <w:jc w:val="center"/>
              <w:rPr>
                <w:rFonts w:ascii="宋体" w:eastAsia="宋体" w:hAnsi="宋体" w:cs="宋体"/>
                <w:color w:val="auto"/>
              </w:rPr>
            </w:pPr>
            <w:r w:rsidRPr="007124AB">
              <w:rPr>
                <w:rFonts w:ascii="宋体" w:eastAsia="宋体" w:hAnsi="宋体" w:cs="宋体" w:hint="eastAsia"/>
                <w:color w:val="auto"/>
              </w:rPr>
              <w:t>刘小龙</w:t>
            </w:r>
          </w:p>
          <w:p w14:paraId="790E7F10" w14:textId="77777777" w:rsidR="007B2E16" w:rsidRDefault="007B2E16" w:rsidP="00E15B89">
            <w:pPr>
              <w:spacing w:after="0"/>
              <w:ind w:left="1" w:firstLine="0"/>
              <w:jc w:val="center"/>
              <w:rPr>
                <w:rFonts w:ascii="宋体" w:eastAsia="宋体" w:hAnsi="宋体" w:cs="宋体"/>
                <w:color w:val="auto"/>
              </w:rPr>
            </w:pPr>
            <w:r>
              <w:rPr>
                <w:rFonts w:ascii="宋体" w:eastAsia="宋体" w:hAnsi="宋体" w:cs="宋体" w:hint="eastAsia"/>
                <w:color w:val="auto"/>
              </w:rPr>
              <w:t>王振培</w:t>
            </w:r>
          </w:p>
          <w:p w14:paraId="0C1B586A" w14:textId="689F190F" w:rsidR="007124AB" w:rsidRPr="006E2E0E" w:rsidRDefault="007B2E16" w:rsidP="00E15B89">
            <w:pPr>
              <w:pStyle w:val="12"/>
              <w:spacing w:after="0"/>
              <w:ind w:left="0" w:firstLineChars="0" w:firstLine="0"/>
              <w:jc w:val="center"/>
              <w:rPr>
                <w:rFonts w:ascii="宋体" w:eastAsia="宋体" w:hAnsi="宋体" w:cs="宋体"/>
              </w:rPr>
            </w:pPr>
            <w:r>
              <w:rPr>
                <w:rFonts w:ascii="宋体" w:eastAsia="宋体" w:hAnsi="宋体" w:cs="宋体" w:hint="eastAsia"/>
                <w:color w:val="auto"/>
              </w:rPr>
              <w:t>李永振</w:t>
            </w:r>
          </w:p>
        </w:tc>
      </w:tr>
      <w:tr w:rsidR="007124AB" w:rsidRPr="006E2E0E" w14:paraId="5ED26BC0" w14:textId="77777777" w:rsidTr="007124AB">
        <w:trPr>
          <w:trHeight w:val="340"/>
        </w:trPr>
        <w:tc>
          <w:tcPr>
            <w:tcW w:w="760" w:type="pct"/>
            <w:shd w:val="clear" w:color="auto" w:fill="auto"/>
            <w:vAlign w:val="center"/>
          </w:tcPr>
          <w:p w14:paraId="0C174EBD" w14:textId="350A7C88" w:rsidR="007124AB" w:rsidRPr="007124AB" w:rsidRDefault="003D67D4" w:rsidP="007124AB">
            <w:pPr>
              <w:spacing w:after="0"/>
              <w:ind w:left="2" w:firstLine="0"/>
              <w:jc w:val="center"/>
              <w:rPr>
                <w:rFonts w:eastAsia="宋体"/>
              </w:rPr>
            </w:pPr>
            <w:r>
              <w:rPr>
                <w:rFonts w:eastAsia="宋体" w:hint="eastAsia"/>
              </w:rPr>
              <w:t>V1.1</w:t>
            </w:r>
          </w:p>
        </w:tc>
        <w:tc>
          <w:tcPr>
            <w:tcW w:w="849" w:type="pct"/>
            <w:shd w:val="clear" w:color="auto" w:fill="auto"/>
            <w:vAlign w:val="center"/>
          </w:tcPr>
          <w:p w14:paraId="75346C2B" w14:textId="14B8105E" w:rsidR="007124AB" w:rsidRPr="007124AB" w:rsidRDefault="003D67D4" w:rsidP="007124AB">
            <w:pPr>
              <w:spacing w:after="0"/>
              <w:ind w:left="0" w:firstLine="0"/>
              <w:jc w:val="center"/>
              <w:rPr>
                <w:rFonts w:eastAsia="宋体"/>
              </w:rPr>
            </w:pPr>
            <w:r>
              <w:rPr>
                <w:rFonts w:eastAsia="宋体" w:hint="eastAsia"/>
              </w:rPr>
              <w:t>202</w:t>
            </w:r>
            <w:r w:rsidR="00237B75">
              <w:rPr>
                <w:rFonts w:eastAsia="宋体" w:hint="eastAsia"/>
              </w:rPr>
              <w:t>4</w:t>
            </w:r>
            <w:r>
              <w:rPr>
                <w:rFonts w:eastAsia="宋体" w:hint="eastAsia"/>
              </w:rPr>
              <w:t>-9-29</w:t>
            </w:r>
          </w:p>
        </w:tc>
        <w:tc>
          <w:tcPr>
            <w:tcW w:w="2561" w:type="pct"/>
            <w:shd w:val="clear" w:color="auto" w:fill="auto"/>
          </w:tcPr>
          <w:p w14:paraId="640621E9" w14:textId="7D375550" w:rsidR="007124AB" w:rsidRDefault="00BF5603" w:rsidP="009A48D8">
            <w:pPr>
              <w:pStyle w:val="12"/>
              <w:spacing w:after="0"/>
              <w:ind w:left="0" w:firstLineChars="0" w:firstLine="0"/>
              <w:rPr>
                <w:rFonts w:ascii="宋体" w:eastAsia="宋体" w:hAnsi="宋体" w:cs="宋体"/>
              </w:rPr>
            </w:pPr>
            <w:r>
              <w:rPr>
                <w:rFonts w:ascii="宋体" w:eastAsia="宋体" w:hAnsi="宋体" w:cs="宋体" w:hint="eastAsia"/>
              </w:rPr>
              <w:t>设置车辆参数</w:t>
            </w:r>
            <w:r w:rsidR="003D67D4">
              <w:rPr>
                <w:rFonts w:ascii="宋体" w:eastAsia="宋体" w:hAnsi="宋体" w:cs="宋体" w:hint="eastAsia"/>
              </w:rPr>
              <w:t>添加云端配置电动推杆上锁和解锁到位阈值</w:t>
            </w:r>
            <w:r w:rsidR="007206B1">
              <w:rPr>
                <w:rFonts w:ascii="宋体" w:eastAsia="宋体" w:hAnsi="宋体" w:cs="宋体" w:hint="eastAsia"/>
              </w:rPr>
              <w:t>命令</w:t>
            </w:r>
          </w:p>
          <w:p w14:paraId="7EC1D11A" w14:textId="542DEF69" w:rsidR="00BF5603" w:rsidRDefault="00BF5603" w:rsidP="00BF5603">
            <w:pPr>
              <w:pStyle w:val="12"/>
              <w:spacing w:after="0"/>
              <w:ind w:left="0" w:firstLineChars="0" w:firstLine="0"/>
              <w:rPr>
                <w:rFonts w:ascii="宋体" w:eastAsia="宋体" w:hAnsi="宋体" w:cs="宋体"/>
              </w:rPr>
            </w:pPr>
            <w:r>
              <w:rPr>
                <w:rFonts w:ascii="宋体" w:eastAsia="宋体" w:hAnsi="宋体" w:cs="宋体" w:hint="eastAsia"/>
              </w:rPr>
              <w:t>查询车辆参数添加电动推杆上锁和解锁到位阈值上报</w:t>
            </w:r>
          </w:p>
          <w:p w14:paraId="7726A0B5" w14:textId="6C7FDD6F" w:rsidR="00BF5603" w:rsidRPr="00BF5603" w:rsidRDefault="00BF5603" w:rsidP="009A48D8">
            <w:pPr>
              <w:pStyle w:val="12"/>
              <w:spacing w:after="0"/>
              <w:ind w:left="0" w:firstLineChars="0" w:firstLine="0"/>
              <w:rPr>
                <w:rFonts w:ascii="宋体" w:eastAsia="宋体" w:hAnsi="宋体" w:cs="宋体"/>
              </w:rPr>
            </w:pPr>
          </w:p>
        </w:tc>
        <w:tc>
          <w:tcPr>
            <w:tcW w:w="830" w:type="pct"/>
            <w:vAlign w:val="center"/>
          </w:tcPr>
          <w:p w14:paraId="32750D30" w14:textId="5D81D826" w:rsidR="007124AB" w:rsidRDefault="003D67D4" w:rsidP="00BF5603">
            <w:pPr>
              <w:pStyle w:val="12"/>
              <w:spacing w:after="0"/>
              <w:ind w:left="0" w:firstLineChars="0" w:firstLine="0"/>
              <w:jc w:val="center"/>
              <w:rPr>
                <w:rFonts w:ascii="宋体" w:eastAsia="宋体" w:hAnsi="宋体" w:cs="宋体"/>
              </w:rPr>
            </w:pPr>
            <w:r>
              <w:rPr>
                <w:rFonts w:ascii="宋体" w:eastAsia="宋体" w:hAnsi="宋体" w:cs="宋体" w:hint="eastAsia"/>
              </w:rPr>
              <w:t>王振培</w:t>
            </w:r>
          </w:p>
          <w:p w14:paraId="472961B9" w14:textId="1996DB10" w:rsidR="003D67D4" w:rsidRDefault="003D67D4" w:rsidP="007124AB">
            <w:pPr>
              <w:pStyle w:val="12"/>
              <w:spacing w:after="0"/>
              <w:ind w:left="0" w:firstLineChars="0" w:firstLine="0"/>
              <w:jc w:val="center"/>
              <w:rPr>
                <w:rFonts w:ascii="宋体" w:eastAsia="宋体" w:hAnsi="宋体" w:cs="宋体"/>
              </w:rPr>
            </w:pPr>
            <w:r>
              <w:rPr>
                <w:rFonts w:ascii="宋体" w:eastAsia="宋体" w:hAnsi="宋体" w:cs="宋体" w:hint="eastAsia"/>
              </w:rPr>
              <w:t>罗明</w:t>
            </w:r>
          </w:p>
          <w:p w14:paraId="2327C902" w14:textId="485720C7" w:rsidR="00BF5603" w:rsidRDefault="00BF5603" w:rsidP="007124AB">
            <w:pPr>
              <w:pStyle w:val="12"/>
              <w:spacing w:after="0"/>
              <w:ind w:left="0" w:firstLineChars="0" w:firstLine="0"/>
              <w:jc w:val="center"/>
              <w:rPr>
                <w:rFonts w:ascii="宋体" w:eastAsia="宋体" w:hAnsi="宋体" w:cs="宋体"/>
              </w:rPr>
            </w:pPr>
            <w:r>
              <w:rPr>
                <w:rFonts w:ascii="宋体" w:eastAsia="宋体" w:hAnsi="宋体" w:cs="宋体" w:hint="eastAsia"/>
              </w:rPr>
              <w:t>刘小龙</w:t>
            </w:r>
          </w:p>
          <w:p w14:paraId="0C39903A" w14:textId="07BD7020" w:rsidR="003D67D4" w:rsidRDefault="003D67D4" w:rsidP="007124AB">
            <w:pPr>
              <w:pStyle w:val="12"/>
              <w:spacing w:after="0"/>
              <w:ind w:left="0" w:firstLineChars="0" w:firstLine="0"/>
              <w:jc w:val="center"/>
              <w:rPr>
                <w:rFonts w:ascii="宋体" w:eastAsia="宋体" w:hAnsi="宋体" w:cs="宋体"/>
              </w:rPr>
            </w:pPr>
            <w:r>
              <w:rPr>
                <w:rFonts w:ascii="宋体" w:eastAsia="宋体" w:hAnsi="宋体" w:cs="宋体" w:hint="eastAsia"/>
              </w:rPr>
              <w:t>林枝</w:t>
            </w:r>
          </w:p>
          <w:p w14:paraId="4C033E77" w14:textId="3380403C" w:rsidR="00BF5603" w:rsidRDefault="00BF5603" w:rsidP="007124AB">
            <w:pPr>
              <w:pStyle w:val="12"/>
              <w:spacing w:after="0"/>
              <w:ind w:left="0" w:firstLineChars="0" w:firstLine="0"/>
              <w:jc w:val="center"/>
              <w:rPr>
                <w:rFonts w:ascii="宋体" w:eastAsia="宋体" w:hAnsi="宋体" w:cs="宋体"/>
              </w:rPr>
            </w:pPr>
            <w:r>
              <w:rPr>
                <w:rFonts w:ascii="宋体" w:eastAsia="宋体" w:hAnsi="宋体" w:cs="宋体" w:hint="eastAsia"/>
              </w:rPr>
              <w:t>王峰</w:t>
            </w:r>
          </w:p>
          <w:p w14:paraId="2A997E82" w14:textId="46D291F4" w:rsidR="00BF5603" w:rsidRDefault="00022095" w:rsidP="00BF5603">
            <w:pPr>
              <w:pStyle w:val="12"/>
              <w:spacing w:after="0"/>
              <w:ind w:left="0" w:firstLineChars="0" w:firstLine="0"/>
              <w:jc w:val="center"/>
              <w:rPr>
                <w:rFonts w:ascii="宋体" w:eastAsia="宋体" w:hAnsi="宋体" w:cs="宋体"/>
              </w:rPr>
            </w:pPr>
            <w:r>
              <w:rPr>
                <w:rFonts w:ascii="宋体" w:eastAsia="宋体" w:hAnsi="宋体" w:cs="宋体" w:hint="eastAsia"/>
              </w:rPr>
              <w:t>夏雨</w:t>
            </w:r>
            <w:proofErr w:type="gramStart"/>
            <w:r>
              <w:rPr>
                <w:rFonts w:ascii="宋体" w:eastAsia="宋体" w:hAnsi="宋体" w:cs="宋体" w:hint="eastAsia"/>
              </w:rPr>
              <w:t>雨</w:t>
            </w:r>
            <w:proofErr w:type="gramEnd"/>
          </w:p>
          <w:p w14:paraId="1FF03FF5" w14:textId="5D0DD2DA" w:rsidR="003D67D4" w:rsidRDefault="003D67D4" w:rsidP="007124AB">
            <w:pPr>
              <w:pStyle w:val="12"/>
              <w:spacing w:after="0"/>
              <w:ind w:left="0" w:firstLineChars="0" w:firstLine="0"/>
              <w:jc w:val="center"/>
              <w:rPr>
                <w:rFonts w:ascii="宋体" w:eastAsia="宋体" w:hAnsi="宋体" w:cs="宋体"/>
              </w:rPr>
            </w:pPr>
          </w:p>
        </w:tc>
      </w:tr>
      <w:tr w:rsidR="00613B28" w:rsidRPr="006E2E0E" w14:paraId="3CEF9A14" w14:textId="77777777" w:rsidTr="007124AB">
        <w:trPr>
          <w:trHeight w:val="340"/>
        </w:trPr>
        <w:tc>
          <w:tcPr>
            <w:tcW w:w="760" w:type="pct"/>
            <w:shd w:val="clear" w:color="auto" w:fill="auto"/>
            <w:vAlign w:val="center"/>
          </w:tcPr>
          <w:p w14:paraId="497C851C" w14:textId="5FC38741" w:rsidR="00613B28" w:rsidRPr="00B947C6" w:rsidRDefault="00613B28" w:rsidP="00613B28">
            <w:pPr>
              <w:spacing w:after="0"/>
              <w:ind w:left="2" w:firstLine="0"/>
              <w:jc w:val="center"/>
              <w:rPr>
                <w:rFonts w:eastAsia="宋体"/>
                <w:color w:val="FF0000"/>
              </w:rPr>
            </w:pPr>
            <w:r w:rsidRPr="00B947C6">
              <w:rPr>
                <w:rFonts w:eastAsia="宋体" w:hint="eastAsia"/>
                <w:color w:val="FF0000"/>
              </w:rPr>
              <w:t>V1.2</w:t>
            </w:r>
          </w:p>
        </w:tc>
        <w:tc>
          <w:tcPr>
            <w:tcW w:w="849" w:type="pct"/>
            <w:shd w:val="clear" w:color="auto" w:fill="auto"/>
            <w:vAlign w:val="center"/>
          </w:tcPr>
          <w:p w14:paraId="490B4D47" w14:textId="005CD09C" w:rsidR="00613B28" w:rsidRPr="00B947C6" w:rsidRDefault="00613B28" w:rsidP="00613B28">
            <w:pPr>
              <w:spacing w:after="0"/>
              <w:ind w:left="0" w:firstLine="0"/>
              <w:jc w:val="center"/>
              <w:rPr>
                <w:rFonts w:eastAsia="宋体"/>
                <w:color w:val="FF0000"/>
              </w:rPr>
            </w:pPr>
            <w:r w:rsidRPr="00B947C6">
              <w:rPr>
                <w:rFonts w:eastAsia="宋体" w:hint="eastAsia"/>
                <w:color w:val="FF0000"/>
              </w:rPr>
              <w:t>2024-10-11</w:t>
            </w:r>
          </w:p>
        </w:tc>
        <w:tc>
          <w:tcPr>
            <w:tcW w:w="2561" w:type="pct"/>
            <w:shd w:val="clear" w:color="auto" w:fill="auto"/>
          </w:tcPr>
          <w:p w14:paraId="7BDE7FAB" w14:textId="4F72C48A" w:rsidR="00613B28" w:rsidRPr="00B947C6" w:rsidRDefault="00613B28" w:rsidP="00613B28">
            <w:pPr>
              <w:pStyle w:val="12"/>
              <w:spacing w:after="0"/>
              <w:ind w:left="0" w:firstLineChars="0" w:firstLine="0"/>
              <w:rPr>
                <w:rFonts w:ascii="宋体" w:eastAsia="宋体" w:hAnsi="宋体" w:cs="宋体"/>
                <w:color w:val="FF0000"/>
              </w:rPr>
            </w:pPr>
            <w:r w:rsidRPr="00B947C6">
              <w:rPr>
                <w:rFonts w:ascii="宋体" w:eastAsia="宋体" w:hAnsi="宋体" w:cs="宋体" w:hint="eastAsia"/>
                <w:color w:val="FF0000"/>
              </w:rPr>
              <w:t>设置车辆参数添加云端配置电动推杆上锁和解锁目标位置命令</w:t>
            </w:r>
          </w:p>
          <w:p w14:paraId="21D4C187" w14:textId="4972D917" w:rsidR="00613B28" w:rsidRPr="00B947C6" w:rsidRDefault="00613B28" w:rsidP="00613B28">
            <w:pPr>
              <w:pStyle w:val="12"/>
              <w:spacing w:after="0"/>
              <w:ind w:left="0" w:firstLineChars="0" w:firstLine="0"/>
              <w:rPr>
                <w:rFonts w:ascii="宋体" w:eastAsia="宋体" w:hAnsi="宋体" w:cs="宋体"/>
                <w:color w:val="FF0000"/>
              </w:rPr>
            </w:pPr>
            <w:r w:rsidRPr="00B947C6">
              <w:rPr>
                <w:rFonts w:ascii="宋体" w:eastAsia="宋体" w:hAnsi="宋体" w:cs="宋体" w:hint="eastAsia"/>
                <w:color w:val="FF0000"/>
              </w:rPr>
              <w:t>查询车辆参数添加电动推杆上锁和解锁目标位置上报</w:t>
            </w:r>
          </w:p>
          <w:p w14:paraId="51A068EB" w14:textId="0339204F" w:rsidR="00613B28" w:rsidRPr="00B947C6" w:rsidRDefault="00613B28" w:rsidP="00613B28">
            <w:pPr>
              <w:pStyle w:val="12"/>
              <w:spacing w:after="0"/>
              <w:ind w:left="0" w:firstLineChars="0" w:firstLine="0"/>
              <w:rPr>
                <w:rFonts w:ascii="宋体" w:eastAsia="宋体" w:hAnsi="宋体" w:cs="宋体"/>
                <w:color w:val="FF0000"/>
              </w:rPr>
            </w:pPr>
          </w:p>
        </w:tc>
        <w:tc>
          <w:tcPr>
            <w:tcW w:w="830" w:type="pct"/>
            <w:vAlign w:val="center"/>
          </w:tcPr>
          <w:p w14:paraId="11E5EE31" w14:textId="419922FB" w:rsidR="00613B28" w:rsidRPr="007124AB" w:rsidRDefault="00613B28" w:rsidP="00FD07F7">
            <w:pPr>
              <w:pStyle w:val="12"/>
              <w:spacing w:after="0"/>
              <w:ind w:left="0" w:firstLineChars="0" w:firstLine="0"/>
              <w:jc w:val="center"/>
              <w:rPr>
                <w:rFonts w:ascii="宋体" w:eastAsia="宋体" w:hAnsi="宋体" w:cs="宋体"/>
                <w:color w:val="auto"/>
              </w:rPr>
            </w:pPr>
          </w:p>
        </w:tc>
      </w:tr>
      <w:tr w:rsidR="000D53E0" w:rsidRPr="006E2E0E" w14:paraId="35870855" w14:textId="77777777" w:rsidTr="007124AB">
        <w:trPr>
          <w:trHeight w:val="340"/>
        </w:trPr>
        <w:tc>
          <w:tcPr>
            <w:tcW w:w="760" w:type="pct"/>
            <w:shd w:val="clear" w:color="auto" w:fill="auto"/>
            <w:vAlign w:val="center"/>
          </w:tcPr>
          <w:p w14:paraId="14F99584" w14:textId="76F6797C" w:rsidR="000D53E0" w:rsidRPr="00B947C6" w:rsidRDefault="000D53E0" w:rsidP="00613B28">
            <w:pPr>
              <w:spacing w:after="0"/>
              <w:ind w:left="2" w:firstLine="0"/>
              <w:jc w:val="center"/>
              <w:rPr>
                <w:rFonts w:eastAsia="宋体"/>
                <w:color w:val="FF0000"/>
              </w:rPr>
            </w:pPr>
            <w:r>
              <w:rPr>
                <w:rFonts w:eastAsia="宋体"/>
                <w:color w:val="FF0000"/>
              </w:rPr>
              <w:t>V1.3</w:t>
            </w:r>
          </w:p>
        </w:tc>
        <w:tc>
          <w:tcPr>
            <w:tcW w:w="849" w:type="pct"/>
            <w:shd w:val="clear" w:color="auto" w:fill="auto"/>
            <w:vAlign w:val="center"/>
          </w:tcPr>
          <w:p w14:paraId="45E99BE8" w14:textId="1496FCDF" w:rsidR="000D53E0" w:rsidRPr="00B947C6" w:rsidRDefault="000D53E0" w:rsidP="00613B28">
            <w:pPr>
              <w:spacing w:after="0"/>
              <w:ind w:left="0" w:firstLine="0"/>
              <w:jc w:val="center"/>
              <w:rPr>
                <w:rFonts w:eastAsia="宋体"/>
                <w:color w:val="FF0000"/>
              </w:rPr>
            </w:pPr>
            <w:r>
              <w:rPr>
                <w:rFonts w:eastAsia="宋体" w:hint="eastAsia"/>
                <w:color w:val="FF0000"/>
              </w:rPr>
              <w:t>2</w:t>
            </w:r>
            <w:r w:rsidR="00BB2DA9">
              <w:rPr>
                <w:rFonts w:eastAsia="宋体"/>
                <w:color w:val="FF0000"/>
              </w:rPr>
              <w:t>025-11</w:t>
            </w:r>
            <w:r>
              <w:rPr>
                <w:rFonts w:eastAsia="宋体"/>
                <w:color w:val="FF0000"/>
              </w:rPr>
              <w:t>-</w:t>
            </w:r>
            <w:r w:rsidR="00BB2DA9">
              <w:rPr>
                <w:rFonts w:eastAsia="宋体"/>
                <w:color w:val="FF0000"/>
              </w:rPr>
              <w:t>6</w:t>
            </w:r>
          </w:p>
        </w:tc>
        <w:tc>
          <w:tcPr>
            <w:tcW w:w="2561" w:type="pct"/>
            <w:shd w:val="clear" w:color="auto" w:fill="auto"/>
          </w:tcPr>
          <w:p w14:paraId="2E0EDA8A" w14:textId="4B1E2438" w:rsidR="000D53E0" w:rsidRPr="00B947C6" w:rsidRDefault="005952B4" w:rsidP="00613B28">
            <w:pPr>
              <w:pStyle w:val="12"/>
              <w:spacing w:after="0"/>
              <w:ind w:left="0" w:firstLineChars="0" w:firstLine="0"/>
              <w:rPr>
                <w:rFonts w:ascii="宋体" w:eastAsia="宋体" w:hAnsi="宋体" w:cs="宋体"/>
                <w:color w:val="FF0000"/>
              </w:rPr>
            </w:pPr>
            <w:r>
              <w:rPr>
                <w:rFonts w:ascii="宋体" w:eastAsia="宋体" w:hAnsi="宋体" w:cs="宋体" w:hint="eastAsia"/>
                <w:color w:val="FF0000"/>
              </w:rPr>
              <w:t>2</w:t>
            </w:r>
            <w:r>
              <w:rPr>
                <w:rFonts w:ascii="宋体" w:eastAsia="宋体" w:hAnsi="宋体" w:cs="宋体"/>
                <w:color w:val="FF0000"/>
              </w:rPr>
              <w:t>.7 报文格式新增签名</w:t>
            </w:r>
          </w:p>
        </w:tc>
        <w:tc>
          <w:tcPr>
            <w:tcW w:w="830" w:type="pct"/>
            <w:vAlign w:val="center"/>
          </w:tcPr>
          <w:p w14:paraId="0AE2B003" w14:textId="1CBBC557" w:rsidR="000D53E0" w:rsidRPr="007124AB" w:rsidRDefault="004F1421" w:rsidP="00FD07F7">
            <w:pPr>
              <w:pStyle w:val="12"/>
              <w:spacing w:after="0"/>
              <w:ind w:left="0" w:firstLineChars="0" w:firstLine="0"/>
              <w:jc w:val="center"/>
              <w:rPr>
                <w:rFonts w:ascii="宋体" w:eastAsia="宋体" w:hAnsi="宋体" w:cs="宋体"/>
                <w:color w:val="auto"/>
              </w:rPr>
            </w:pPr>
            <w:r>
              <w:rPr>
                <w:rFonts w:ascii="宋体" w:eastAsia="宋体" w:hAnsi="宋体" w:cs="宋体"/>
                <w:color w:val="auto"/>
              </w:rPr>
              <w:t>罗明</w:t>
            </w:r>
          </w:p>
        </w:tc>
      </w:tr>
      <w:tr w:rsidR="00E91574" w:rsidRPr="006E2E0E" w14:paraId="0F44F181" w14:textId="77777777" w:rsidTr="007124AB">
        <w:trPr>
          <w:trHeight w:val="340"/>
          <w:ins w:id="0" w:author="罗明" w:date="2026-03-02T11:00:00Z"/>
        </w:trPr>
        <w:tc>
          <w:tcPr>
            <w:tcW w:w="760" w:type="pct"/>
            <w:shd w:val="clear" w:color="auto" w:fill="auto"/>
            <w:vAlign w:val="center"/>
          </w:tcPr>
          <w:p w14:paraId="7E3BC25E" w14:textId="60706362" w:rsidR="00E91574" w:rsidRDefault="00E91574" w:rsidP="00613B28">
            <w:pPr>
              <w:spacing w:after="0"/>
              <w:ind w:left="2" w:firstLine="0"/>
              <w:jc w:val="center"/>
              <w:rPr>
                <w:ins w:id="1" w:author="罗明" w:date="2026-03-02T11:00:00Z"/>
                <w:rFonts w:eastAsia="宋体"/>
                <w:color w:val="FF0000"/>
              </w:rPr>
            </w:pPr>
            <w:ins w:id="2" w:author="罗明" w:date="2026-03-02T11:00:00Z">
              <w:r>
                <w:rPr>
                  <w:rFonts w:eastAsia="宋体"/>
                  <w:color w:val="FF0000"/>
                </w:rPr>
                <w:t>V1.4</w:t>
              </w:r>
            </w:ins>
          </w:p>
        </w:tc>
        <w:tc>
          <w:tcPr>
            <w:tcW w:w="849" w:type="pct"/>
            <w:shd w:val="clear" w:color="auto" w:fill="auto"/>
            <w:vAlign w:val="center"/>
          </w:tcPr>
          <w:p w14:paraId="559C8842" w14:textId="3CC3367A" w:rsidR="00E91574" w:rsidRDefault="00E91574" w:rsidP="00613B28">
            <w:pPr>
              <w:spacing w:after="0"/>
              <w:ind w:left="0" w:firstLine="0"/>
              <w:jc w:val="center"/>
              <w:rPr>
                <w:ins w:id="3" w:author="罗明" w:date="2026-03-02T11:00:00Z"/>
                <w:rFonts w:eastAsia="宋体"/>
                <w:color w:val="FF0000"/>
              </w:rPr>
            </w:pPr>
            <w:ins w:id="4" w:author="罗明" w:date="2026-03-02T11:00:00Z">
              <w:r>
                <w:rPr>
                  <w:rFonts w:eastAsia="宋体" w:hint="eastAsia"/>
                  <w:color w:val="FF0000"/>
                </w:rPr>
                <w:t>2</w:t>
              </w:r>
              <w:r>
                <w:rPr>
                  <w:rFonts w:eastAsia="宋体"/>
                  <w:color w:val="FF0000"/>
                </w:rPr>
                <w:t>026-3-2</w:t>
              </w:r>
            </w:ins>
          </w:p>
        </w:tc>
        <w:tc>
          <w:tcPr>
            <w:tcW w:w="2561" w:type="pct"/>
            <w:shd w:val="clear" w:color="auto" w:fill="auto"/>
          </w:tcPr>
          <w:p w14:paraId="71242C68" w14:textId="2221BD13" w:rsidR="00E91574" w:rsidRDefault="00E91574" w:rsidP="00613B28">
            <w:pPr>
              <w:pStyle w:val="12"/>
              <w:spacing w:after="0"/>
              <w:ind w:left="0" w:firstLineChars="0" w:firstLine="0"/>
              <w:rPr>
                <w:ins w:id="5" w:author="罗明" w:date="2026-03-02T11:00:00Z"/>
                <w:rFonts w:ascii="宋体" w:eastAsia="宋体" w:hAnsi="宋体" w:cs="宋体"/>
                <w:color w:val="FF0000"/>
              </w:rPr>
            </w:pPr>
            <w:ins w:id="6" w:author="罗明" w:date="2026-03-02T11:00:00Z">
              <w:r>
                <w:rPr>
                  <w:rFonts w:ascii="宋体" w:eastAsia="宋体" w:hAnsi="宋体" w:cs="宋体" w:hint="eastAsia"/>
                  <w:color w:val="FF0000"/>
                </w:rPr>
                <w:t>3</w:t>
              </w:r>
              <w:r>
                <w:rPr>
                  <w:rFonts w:ascii="宋体" w:eastAsia="宋体" w:hAnsi="宋体" w:cs="宋体"/>
                  <w:color w:val="FF0000"/>
                </w:rPr>
                <w:t>.1.1 心跳报文新增车辆</w:t>
              </w:r>
              <w:r>
                <w:rPr>
                  <w:rFonts w:ascii="宋体" w:eastAsia="宋体" w:hAnsi="宋体" w:cs="宋体" w:hint="eastAsia"/>
                  <w:color w:val="FF0000"/>
                </w:rPr>
                <w:t>V</w:t>
              </w:r>
              <w:r>
                <w:rPr>
                  <w:rFonts w:ascii="宋体" w:eastAsia="宋体" w:hAnsi="宋体" w:cs="宋体"/>
                  <w:color w:val="FF0000"/>
                </w:rPr>
                <w:t>IN</w:t>
              </w:r>
            </w:ins>
          </w:p>
        </w:tc>
        <w:tc>
          <w:tcPr>
            <w:tcW w:w="830" w:type="pct"/>
            <w:vAlign w:val="center"/>
          </w:tcPr>
          <w:p w14:paraId="13C88938" w14:textId="5EF781E3" w:rsidR="00E91574" w:rsidRDefault="00E91574" w:rsidP="00FD07F7">
            <w:pPr>
              <w:pStyle w:val="12"/>
              <w:spacing w:after="0"/>
              <w:ind w:left="0" w:firstLineChars="0" w:firstLine="0"/>
              <w:jc w:val="center"/>
              <w:rPr>
                <w:ins w:id="7" w:author="罗明" w:date="2026-03-02T11:00:00Z"/>
                <w:rFonts w:ascii="宋体" w:eastAsia="宋体" w:hAnsi="宋体" w:cs="宋体"/>
                <w:color w:val="auto"/>
              </w:rPr>
            </w:pPr>
            <w:ins w:id="8" w:author="罗明" w:date="2026-03-02T11:00:00Z">
              <w:r>
                <w:rPr>
                  <w:rFonts w:ascii="宋体" w:eastAsia="宋体" w:hAnsi="宋体" w:cs="宋体" w:hint="eastAsia"/>
                  <w:color w:val="auto"/>
                </w:rPr>
                <w:t>罗明</w:t>
              </w:r>
            </w:ins>
          </w:p>
        </w:tc>
      </w:tr>
    </w:tbl>
    <w:p w14:paraId="7F0F0779" w14:textId="490AED1A" w:rsidR="007124AB" w:rsidRDefault="007124AB" w:rsidP="007124AB">
      <w:pPr>
        <w:spacing w:after="120" w:line="240" w:lineRule="auto"/>
        <w:ind w:left="0" w:firstLine="0"/>
        <w:jc w:val="center"/>
        <w:rPr>
          <w:rFonts w:ascii="黑体" w:eastAsia="黑体" w:hAnsi="黑体"/>
          <w:b/>
          <w:bCs/>
        </w:rPr>
      </w:pPr>
    </w:p>
    <w:p w14:paraId="4336E1E0" w14:textId="77777777" w:rsidR="007124AB" w:rsidRDefault="007124AB">
      <w:pPr>
        <w:spacing w:after="0" w:line="240" w:lineRule="auto"/>
        <w:ind w:left="0" w:firstLine="0"/>
        <w:rPr>
          <w:rFonts w:ascii="黑体" w:eastAsia="黑体" w:hAnsi="黑体"/>
          <w:b/>
          <w:bCs/>
        </w:rPr>
      </w:pPr>
      <w:r>
        <w:rPr>
          <w:rFonts w:ascii="黑体" w:eastAsia="黑体" w:hAnsi="黑体"/>
          <w:b/>
          <w:bCs/>
        </w:rPr>
        <w:br w:type="page"/>
      </w:r>
    </w:p>
    <w:sdt>
      <w:sdtPr>
        <w:rPr>
          <w:rFonts w:ascii="黑体" w:eastAsia="黑体" w:hAnsi="黑体" w:cs="Times New Roman"/>
          <w:color w:val="auto"/>
          <w:kern w:val="2"/>
          <w:sz w:val="21"/>
          <w:szCs w:val="22"/>
          <w:lang w:val="zh-CN"/>
        </w:rPr>
        <w:id w:val="904029966"/>
        <w:docPartObj>
          <w:docPartGallery w:val="Table of Contents"/>
          <w:docPartUnique/>
        </w:docPartObj>
      </w:sdtPr>
      <w:sdtEndPr>
        <w:rPr>
          <w:rFonts w:ascii="Times New Roman" w:eastAsia="Times New Roman" w:hAnsi="Times New Roman"/>
          <w:b/>
          <w:bCs/>
          <w:color w:val="000000"/>
        </w:rPr>
      </w:sdtEndPr>
      <w:sdtContent>
        <w:p w14:paraId="475B544B" w14:textId="08DC9495" w:rsidR="00041975" w:rsidRPr="00041975" w:rsidRDefault="00041975" w:rsidP="00041975">
          <w:pPr>
            <w:pStyle w:val="TOC"/>
            <w:jc w:val="center"/>
            <w:rPr>
              <w:rFonts w:ascii="黑体" w:eastAsia="黑体" w:hAnsi="黑体"/>
              <w:color w:val="auto"/>
            </w:rPr>
          </w:pPr>
          <w:r w:rsidRPr="00041975">
            <w:rPr>
              <w:rFonts w:ascii="黑体" w:eastAsia="黑体" w:hAnsi="黑体"/>
              <w:color w:val="auto"/>
              <w:lang w:val="zh-CN"/>
            </w:rPr>
            <w:t>目录</w:t>
          </w:r>
        </w:p>
        <w:p w14:paraId="4B4AB8BA" w14:textId="4F210C9C" w:rsidR="006A2A27" w:rsidRDefault="00041975">
          <w:pPr>
            <w:pStyle w:val="13"/>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119050718" w:history="1">
            <w:r w:rsidR="006A2A27" w:rsidRPr="00295628">
              <w:rPr>
                <w:rStyle w:val="a5"/>
                <w:rFonts w:ascii="黑体" w:eastAsia="黑体" w:hAnsi="黑体"/>
                <w:noProof/>
              </w:rPr>
              <w:t>1.</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前言</w:t>
            </w:r>
            <w:r w:rsidR="006A2A27">
              <w:rPr>
                <w:noProof/>
                <w:webHidden/>
              </w:rPr>
              <w:tab/>
            </w:r>
            <w:r w:rsidR="006A2A27">
              <w:rPr>
                <w:noProof/>
                <w:webHidden/>
              </w:rPr>
              <w:fldChar w:fldCharType="begin"/>
            </w:r>
            <w:r w:rsidR="006A2A27">
              <w:rPr>
                <w:noProof/>
                <w:webHidden/>
              </w:rPr>
              <w:instrText xml:space="preserve"> PAGEREF _Toc119050718 \h </w:instrText>
            </w:r>
            <w:r w:rsidR="006A2A27">
              <w:rPr>
                <w:noProof/>
                <w:webHidden/>
              </w:rPr>
            </w:r>
            <w:r w:rsidR="006A2A27">
              <w:rPr>
                <w:noProof/>
                <w:webHidden/>
              </w:rPr>
              <w:fldChar w:fldCharType="separate"/>
            </w:r>
            <w:r w:rsidR="006A2A27">
              <w:rPr>
                <w:noProof/>
                <w:webHidden/>
              </w:rPr>
              <w:t>4</w:t>
            </w:r>
            <w:r w:rsidR="006A2A27">
              <w:rPr>
                <w:noProof/>
                <w:webHidden/>
              </w:rPr>
              <w:fldChar w:fldCharType="end"/>
            </w:r>
          </w:hyperlink>
        </w:p>
        <w:p w14:paraId="0C9D9B01" w14:textId="46D32F99" w:rsidR="006A2A27" w:rsidRDefault="00DD6F46">
          <w:pPr>
            <w:pStyle w:val="13"/>
            <w:rPr>
              <w:rFonts w:asciiTheme="minorHAnsi" w:eastAsiaTheme="minorEastAsia" w:hAnsiTheme="minorHAnsi" w:cstheme="minorBidi"/>
              <w:noProof/>
              <w:color w:val="auto"/>
            </w:rPr>
          </w:pPr>
          <w:hyperlink w:anchor="_Toc119050719" w:history="1">
            <w:r w:rsidR="006A2A27" w:rsidRPr="00295628">
              <w:rPr>
                <w:rStyle w:val="a5"/>
                <w:rFonts w:ascii="黑体" w:eastAsia="黑体" w:hAnsi="黑体"/>
                <w:noProof/>
              </w:rPr>
              <w:t>2.</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网络拓扑</w:t>
            </w:r>
            <w:r w:rsidR="006A2A27">
              <w:rPr>
                <w:noProof/>
                <w:webHidden/>
              </w:rPr>
              <w:tab/>
            </w:r>
            <w:r w:rsidR="006A2A27">
              <w:rPr>
                <w:noProof/>
                <w:webHidden/>
              </w:rPr>
              <w:fldChar w:fldCharType="begin"/>
            </w:r>
            <w:r w:rsidR="006A2A27">
              <w:rPr>
                <w:noProof/>
                <w:webHidden/>
              </w:rPr>
              <w:instrText xml:space="preserve"> PAGEREF _Toc119050719 \h </w:instrText>
            </w:r>
            <w:r w:rsidR="006A2A27">
              <w:rPr>
                <w:noProof/>
                <w:webHidden/>
              </w:rPr>
            </w:r>
            <w:r w:rsidR="006A2A27">
              <w:rPr>
                <w:noProof/>
                <w:webHidden/>
              </w:rPr>
              <w:fldChar w:fldCharType="separate"/>
            </w:r>
            <w:r w:rsidR="006A2A27">
              <w:rPr>
                <w:noProof/>
                <w:webHidden/>
              </w:rPr>
              <w:t>4</w:t>
            </w:r>
            <w:r w:rsidR="006A2A27">
              <w:rPr>
                <w:noProof/>
                <w:webHidden/>
              </w:rPr>
              <w:fldChar w:fldCharType="end"/>
            </w:r>
          </w:hyperlink>
        </w:p>
        <w:p w14:paraId="15502A44" w14:textId="7A8EF501" w:rsidR="006A2A27" w:rsidRDefault="00DD6F46">
          <w:pPr>
            <w:pStyle w:val="13"/>
            <w:rPr>
              <w:rFonts w:asciiTheme="minorHAnsi" w:eastAsiaTheme="minorEastAsia" w:hAnsiTheme="minorHAnsi" w:cstheme="minorBidi"/>
              <w:noProof/>
              <w:color w:val="auto"/>
            </w:rPr>
          </w:pPr>
          <w:hyperlink w:anchor="_Toc119050720" w:history="1">
            <w:r w:rsidR="006A2A27" w:rsidRPr="00295628">
              <w:rPr>
                <w:rStyle w:val="a5"/>
                <w:rFonts w:ascii="黑体" w:eastAsia="黑体" w:hAnsi="黑体"/>
                <w:noProof/>
              </w:rPr>
              <w:t>2.1.</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范围</w:t>
            </w:r>
            <w:r w:rsidR="006A2A27">
              <w:rPr>
                <w:noProof/>
                <w:webHidden/>
              </w:rPr>
              <w:tab/>
            </w:r>
            <w:r w:rsidR="006A2A27">
              <w:rPr>
                <w:noProof/>
                <w:webHidden/>
              </w:rPr>
              <w:fldChar w:fldCharType="begin"/>
            </w:r>
            <w:r w:rsidR="006A2A27">
              <w:rPr>
                <w:noProof/>
                <w:webHidden/>
              </w:rPr>
              <w:instrText xml:space="preserve"> PAGEREF _Toc119050720 \h </w:instrText>
            </w:r>
            <w:r w:rsidR="006A2A27">
              <w:rPr>
                <w:noProof/>
                <w:webHidden/>
              </w:rPr>
            </w:r>
            <w:r w:rsidR="006A2A27">
              <w:rPr>
                <w:noProof/>
                <w:webHidden/>
              </w:rPr>
              <w:fldChar w:fldCharType="separate"/>
            </w:r>
            <w:r w:rsidR="006A2A27">
              <w:rPr>
                <w:noProof/>
                <w:webHidden/>
              </w:rPr>
              <w:t>4</w:t>
            </w:r>
            <w:r w:rsidR="006A2A27">
              <w:rPr>
                <w:noProof/>
                <w:webHidden/>
              </w:rPr>
              <w:fldChar w:fldCharType="end"/>
            </w:r>
          </w:hyperlink>
        </w:p>
        <w:p w14:paraId="3F722F52" w14:textId="1AA8C02E" w:rsidR="006A2A27" w:rsidRDefault="00DD6F46">
          <w:pPr>
            <w:pStyle w:val="13"/>
            <w:rPr>
              <w:rFonts w:asciiTheme="minorHAnsi" w:eastAsiaTheme="minorEastAsia" w:hAnsiTheme="minorHAnsi" w:cstheme="minorBidi"/>
              <w:noProof/>
              <w:color w:val="auto"/>
            </w:rPr>
          </w:pPr>
          <w:hyperlink w:anchor="_Toc119050721" w:history="1">
            <w:r w:rsidR="006A2A27" w:rsidRPr="00295628">
              <w:rPr>
                <w:rStyle w:val="a5"/>
                <w:rFonts w:ascii="黑体" w:eastAsia="黑体" w:hAnsi="黑体"/>
                <w:noProof/>
              </w:rPr>
              <w:t>2.2.</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车载换电控制终端</w:t>
            </w:r>
            <w:r w:rsidR="006A2A27">
              <w:rPr>
                <w:noProof/>
                <w:webHidden/>
              </w:rPr>
              <w:tab/>
            </w:r>
            <w:r w:rsidR="006A2A27">
              <w:rPr>
                <w:noProof/>
                <w:webHidden/>
              </w:rPr>
              <w:fldChar w:fldCharType="begin"/>
            </w:r>
            <w:r w:rsidR="006A2A27">
              <w:rPr>
                <w:noProof/>
                <w:webHidden/>
              </w:rPr>
              <w:instrText xml:space="preserve"> PAGEREF _Toc119050721 \h </w:instrText>
            </w:r>
            <w:r w:rsidR="006A2A27">
              <w:rPr>
                <w:noProof/>
                <w:webHidden/>
              </w:rPr>
            </w:r>
            <w:r w:rsidR="006A2A27">
              <w:rPr>
                <w:noProof/>
                <w:webHidden/>
              </w:rPr>
              <w:fldChar w:fldCharType="separate"/>
            </w:r>
            <w:r w:rsidR="006A2A27">
              <w:rPr>
                <w:noProof/>
                <w:webHidden/>
              </w:rPr>
              <w:t>4</w:t>
            </w:r>
            <w:r w:rsidR="006A2A27">
              <w:rPr>
                <w:noProof/>
                <w:webHidden/>
              </w:rPr>
              <w:fldChar w:fldCharType="end"/>
            </w:r>
          </w:hyperlink>
        </w:p>
        <w:p w14:paraId="1A8E349C" w14:textId="5996C181" w:rsidR="006A2A27" w:rsidRDefault="00DD6F46">
          <w:pPr>
            <w:pStyle w:val="13"/>
            <w:rPr>
              <w:rFonts w:asciiTheme="minorHAnsi" w:eastAsiaTheme="minorEastAsia" w:hAnsiTheme="minorHAnsi" w:cstheme="minorBidi"/>
              <w:noProof/>
              <w:color w:val="auto"/>
            </w:rPr>
          </w:pPr>
          <w:hyperlink w:anchor="_Toc119050722" w:history="1">
            <w:r w:rsidR="006A2A27" w:rsidRPr="00295628">
              <w:rPr>
                <w:rStyle w:val="a5"/>
                <w:rFonts w:ascii="黑体" w:eastAsia="黑体" w:hAnsi="黑体"/>
                <w:noProof/>
              </w:rPr>
              <w:t>2.3.</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物联网平台</w:t>
            </w:r>
            <w:r w:rsidR="006A2A27">
              <w:rPr>
                <w:noProof/>
                <w:webHidden/>
              </w:rPr>
              <w:tab/>
            </w:r>
            <w:r w:rsidR="006A2A27">
              <w:rPr>
                <w:noProof/>
                <w:webHidden/>
              </w:rPr>
              <w:fldChar w:fldCharType="begin"/>
            </w:r>
            <w:r w:rsidR="006A2A27">
              <w:rPr>
                <w:noProof/>
                <w:webHidden/>
              </w:rPr>
              <w:instrText xml:space="preserve"> PAGEREF _Toc119050722 \h </w:instrText>
            </w:r>
            <w:r w:rsidR="006A2A27">
              <w:rPr>
                <w:noProof/>
                <w:webHidden/>
              </w:rPr>
            </w:r>
            <w:r w:rsidR="006A2A27">
              <w:rPr>
                <w:noProof/>
                <w:webHidden/>
              </w:rPr>
              <w:fldChar w:fldCharType="separate"/>
            </w:r>
            <w:r w:rsidR="006A2A27">
              <w:rPr>
                <w:noProof/>
                <w:webHidden/>
              </w:rPr>
              <w:t>4</w:t>
            </w:r>
            <w:r w:rsidR="006A2A27">
              <w:rPr>
                <w:noProof/>
                <w:webHidden/>
              </w:rPr>
              <w:fldChar w:fldCharType="end"/>
            </w:r>
          </w:hyperlink>
        </w:p>
        <w:p w14:paraId="5C84F3A7" w14:textId="07AE9EDA" w:rsidR="006A2A27" w:rsidRDefault="00DD6F46">
          <w:pPr>
            <w:pStyle w:val="13"/>
            <w:rPr>
              <w:rFonts w:asciiTheme="minorHAnsi" w:eastAsiaTheme="minorEastAsia" w:hAnsiTheme="minorHAnsi" w:cstheme="minorBidi"/>
              <w:noProof/>
              <w:color w:val="auto"/>
            </w:rPr>
          </w:pPr>
          <w:hyperlink w:anchor="_Toc119050723" w:history="1">
            <w:r w:rsidR="006A2A27" w:rsidRPr="00295628">
              <w:rPr>
                <w:rStyle w:val="a5"/>
                <w:rFonts w:ascii="黑体" w:eastAsia="黑体" w:hAnsi="黑体"/>
                <w:noProof/>
              </w:rPr>
              <w:t>2.4.</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接口定义</w:t>
            </w:r>
            <w:r w:rsidR="006A2A27">
              <w:rPr>
                <w:noProof/>
                <w:webHidden/>
              </w:rPr>
              <w:tab/>
            </w:r>
            <w:r w:rsidR="006A2A27">
              <w:rPr>
                <w:noProof/>
                <w:webHidden/>
              </w:rPr>
              <w:fldChar w:fldCharType="begin"/>
            </w:r>
            <w:r w:rsidR="006A2A27">
              <w:rPr>
                <w:noProof/>
                <w:webHidden/>
              </w:rPr>
              <w:instrText xml:space="preserve"> PAGEREF _Toc119050723 \h </w:instrText>
            </w:r>
            <w:r w:rsidR="006A2A27">
              <w:rPr>
                <w:noProof/>
                <w:webHidden/>
              </w:rPr>
            </w:r>
            <w:r w:rsidR="006A2A27">
              <w:rPr>
                <w:noProof/>
                <w:webHidden/>
              </w:rPr>
              <w:fldChar w:fldCharType="separate"/>
            </w:r>
            <w:r w:rsidR="006A2A27">
              <w:rPr>
                <w:noProof/>
                <w:webHidden/>
              </w:rPr>
              <w:t>5</w:t>
            </w:r>
            <w:r w:rsidR="006A2A27">
              <w:rPr>
                <w:noProof/>
                <w:webHidden/>
              </w:rPr>
              <w:fldChar w:fldCharType="end"/>
            </w:r>
          </w:hyperlink>
        </w:p>
        <w:p w14:paraId="7384233C" w14:textId="0577C314" w:rsidR="006A2A27" w:rsidRDefault="00DD6F46">
          <w:pPr>
            <w:pStyle w:val="13"/>
            <w:rPr>
              <w:rFonts w:asciiTheme="minorHAnsi" w:eastAsiaTheme="minorEastAsia" w:hAnsiTheme="minorHAnsi" w:cstheme="minorBidi"/>
              <w:noProof/>
              <w:color w:val="auto"/>
            </w:rPr>
          </w:pPr>
          <w:hyperlink w:anchor="_Toc119050727" w:history="1">
            <w:r w:rsidR="006A2A27" w:rsidRPr="00295628">
              <w:rPr>
                <w:rStyle w:val="a5"/>
                <w:rFonts w:ascii="黑体" w:eastAsia="黑体" w:hAnsi="黑体"/>
                <w:noProof/>
              </w:rPr>
              <w:t>2.5.</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通信规约</w:t>
            </w:r>
            <w:r w:rsidR="006A2A27">
              <w:rPr>
                <w:noProof/>
                <w:webHidden/>
              </w:rPr>
              <w:tab/>
            </w:r>
            <w:r w:rsidR="006A2A27">
              <w:rPr>
                <w:noProof/>
                <w:webHidden/>
              </w:rPr>
              <w:fldChar w:fldCharType="begin"/>
            </w:r>
            <w:r w:rsidR="006A2A27">
              <w:rPr>
                <w:noProof/>
                <w:webHidden/>
              </w:rPr>
              <w:instrText xml:space="preserve"> PAGEREF _Toc119050727 \h </w:instrText>
            </w:r>
            <w:r w:rsidR="006A2A27">
              <w:rPr>
                <w:noProof/>
                <w:webHidden/>
              </w:rPr>
            </w:r>
            <w:r w:rsidR="006A2A27">
              <w:rPr>
                <w:noProof/>
                <w:webHidden/>
              </w:rPr>
              <w:fldChar w:fldCharType="separate"/>
            </w:r>
            <w:r w:rsidR="006A2A27">
              <w:rPr>
                <w:noProof/>
                <w:webHidden/>
              </w:rPr>
              <w:t>5</w:t>
            </w:r>
            <w:r w:rsidR="006A2A27">
              <w:rPr>
                <w:noProof/>
                <w:webHidden/>
              </w:rPr>
              <w:fldChar w:fldCharType="end"/>
            </w:r>
          </w:hyperlink>
        </w:p>
        <w:p w14:paraId="2F489F45" w14:textId="3A79AFC8" w:rsidR="006A2A27" w:rsidRDefault="00DD6F46">
          <w:pPr>
            <w:pStyle w:val="13"/>
            <w:rPr>
              <w:rFonts w:asciiTheme="minorHAnsi" w:eastAsiaTheme="minorEastAsia" w:hAnsiTheme="minorHAnsi" w:cstheme="minorBidi"/>
              <w:noProof/>
              <w:color w:val="auto"/>
            </w:rPr>
          </w:pPr>
          <w:hyperlink w:anchor="_Toc119050728" w:history="1">
            <w:r w:rsidR="006A2A27" w:rsidRPr="00295628">
              <w:rPr>
                <w:rStyle w:val="a5"/>
                <w:rFonts w:ascii="黑体" w:eastAsia="黑体" w:hAnsi="黑体"/>
                <w:noProof/>
              </w:rPr>
              <w:t>2.6.</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通信方式</w:t>
            </w:r>
            <w:r w:rsidR="006A2A27">
              <w:rPr>
                <w:noProof/>
                <w:webHidden/>
              </w:rPr>
              <w:tab/>
            </w:r>
            <w:r w:rsidR="006A2A27">
              <w:rPr>
                <w:noProof/>
                <w:webHidden/>
              </w:rPr>
              <w:fldChar w:fldCharType="begin"/>
            </w:r>
            <w:r w:rsidR="006A2A27">
              <w:rPr>
                <w:noProof/>
                <w:webHidden/>
              </w:rPr>
              <w:instrText xml:space="preserve"> PAGEREF _Toc119050728 \h </w:instrText>
            </w:r>
            <w:r w:rsidR="006A2A27">
              <w:rPr>
                <w:noProof/>
                <w:webHidden/>
              </w:rPr>
            </w:r>
            <w:r w:rsidR="006A2A27">
              <w:rPr>
                <w:noProof/>
                <w:webHidden/>
              </w:rPr>
              <w:fldChar w:fldCharType="separate"/>
            </w:r>
            <w:r w:rsidR="006A2A27">
              <w:rPr>
                <w:noProof/>
                <w:webHidden/>
              </w:rPr>
              <w:t>5</w:t>
            </w:r>
            <w:r w:rsidR="006A2A27">
              <w:rPr>
                <w:noProof/>
                <w:webHidden/>
              </w:rPr>
              <w:fldChar w:fldCharType="end"/>
            </w:r>
          </w:hyperlink>
        </w:p>
        <w:p w14:paraId="1012F841" w14:textId="0E500539" w:rsidR="006A2A27" w:rsidRDefault="00DD6F46">
          <w:pPr>
            <w:pStyle w:val="13"/>
            <w:rPr>
              <w:rFonts w:asciiTheme="minorHAnsi" w:eastAsiaTheme="minorEastAsia" w:hAnsiTheme="minorHAnsi" w:cstheme="minorBidi"/>
              <w:noProof/>
              <w:color w:val="auto"/>
            </w:rPr>
          </w:pPr>
          <w:hyperlink w:anchor="_Toc119050729" w:history="1">
            <w:r w:rsidR="006A2A27" w:rsidRPr="00295628">
              <w:rPr>
                <w:rStyle w:val="a5"/>
                <w:rFonts w:ascii="黑体" w:eastAsia="黑体" w:hAnsi="黑体"/>
                <w:noProof/>
              </w:rPr>
              <w:t>2.7.</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报文格式</w:t>
            </w:r>
            <w:r w:rsidR="006A2A27">
              <w:rPr>
                <w:noProof/>
                <w:webHidden/>
              </w:rPr>
              <w:tab/>
            </w:r>
            <w:r w:rsidR="006A2A27">
              <w:rPr>
                <w:noProof/>
                <w:webHidden/>
              </w:rPr>
              <w:fldChar w:fldCharType="begin"/>
            </w:r>
            <w:r w:rsidR="006A2A27">
              <w:rPr>
                <w:noProof/>
                <w:webHidden/>
              </w:rPr>
              <w:instrText xml:space="preserve"> PAGEREF _Toc119050729 \h </w:instrText>
            </w:r>
            <w:r w:rsidR="006A2A27">
              <w:rPr>
                <w:noProof/>
                <w:webHidden/>
              </w:rPr>
            </w:r>
            <w:r w:rsidR="006A2A27">
              <w:rPr>
                <w:noProof/>
                <w:webHidden/>
              </w:rPr>
              <w:fldChar w:fldCharType="separate"/>
            </w:r>
            <w:r w:rsidR="006A2A27">
              <w:rPr>
                <w:noProof/>
                <w:webHidden/>
              </w:rPr>
              <w:t>5</w:t>
            </w:r>
            <w:r w:rsidR="006A2A27">
              <w:rPr>
                <w:noProof/>
                <w:webHidden/>
              </w:rPr>
              <w:fldChar w:fldCharType="end"/>
            </w:r>
          </w:hyperlink>
        </w:p>
        <w:p w14:paraId="42CA9574" w14:textId="30855DDA" w:rsidR="006A2A27" w:rsidRDefault="00DD6F46">
          <w:pPr>
            <w:pStyle w:val="13"/>
            <w:rPr>
              <w:rFonts w:asciiTheme="minorHAnsi" w:eastAsiaTheme="minorEastAsia" w:hAnsiTheme="minorHAnsi" w:cstheme="minorBidi"/>
              <w:noProof/>
              <w:color w:val="auto"/>
            </w:rPr>
          </w:pPr>
          <w:hyperlink w:anchor="_Toc119050730" w:history="1">
            <w:r w:rsidR="006A2A27" w:rsidRPr="00295628">
              <w:rPr>
                <w:rStyle w:val="a5"/>
                <w:rFonts w:ascii="黑体" w:eastAsia="黑体" w:hAnsi="黑体"/>
                <w:noProof/>
              </w:rPr>
              <w:t>3.</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通信协议</w:t>
            </w:r>
            <w:r w:rsidR="006A2A27">
              <w:rPr>
                <w:noProof/>
                <w:webHidden/>
              </w:rPr>
              <w:tab/>
            </w:r>
            <w:r w:rsidR="006A2A27">
              <w:rPr>
                <w:noProof/>
                <w:webHidden/>
              </w:rPr>
              <w:fldChar w:fldCharType="begin"/>
            </w:r>
            <w:r w:rsidR="006A2A27">
              <w:rPr>
                <w:noProof/>
                <w:webHidden/>
              </w:rPr>
              <w:instrText xml:space="preserve"> PAGEREF _Toc119050730 \h </w:instrText>
            </w:r>
            <w:r w:rsidR="006A2A27">
              <w:rPr>
                <w:noProof/>
                <w:webHidden/>
              </w:rPr>
            </w:r>
            <w:r w:rsidR="006A2A27">
              <w:rPr>
                <w:noProof/>
                <w:webHidden/>
              </w:rPr>
              <w:fldChar w:fldCharType="separate"/>
            </w:r>
            <w:r w:rsidR="006A2A27">
              <w:rPr>
                <w:noProof/>
                <w:webHidden/>
              </w:rPr>
              <w:t>7</w:t>
            </w:r>
            <w:r w:rsidR="006A2A27">
              <w:rPr>
                <w:noProof/>
                <w:webHidden/>
              </w:rPr>
              <w:fldChar w:fldCharType="end"/>
            </w:r>
          </w:hyperlink>
        </w:p>
        <w:p w14:paraId="70D453B0" w14:textId="2CCB1C45" w:rsidR="006A2A27" w:rsidRDefault="00DD6F46">
          <w:pPr>
            <w:pStyle w:val="13"/>
            <w:rPr>
              <w:rFonts w:asciiTheme="minorHAnsi" w:eastAsiaTheme="minorEastAsia" w:hAnsiTheme="minorHAnsi" w:cstheme="minorBidi"/>
              <w:noProof/>
              <w:color w:val="auto"/>
            </w:rPr>
          </w:pPr>
          <w:hyperlink w:anchor="_Toc119050731" w:history="1">
            <w:r w:rsidR="006A2A27" w:rsidRPr="00295628">
              <w:rPr>
                <w:rStyle w:val="a5"/>
                <w:rFonts w:ascii="黑体" w:eastAsia="黑体" w:hAnsi="黑体"/>
                <w:noProof/>
              </w:rPr>
              <w:t>3.1.</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换电控制终端至物联网平台接口协议</w:t>
            </w:r>
            <w:r w:rsidR="006A2A27">
              <w:rPr>
                <w:noProof/>
                <w:webHidden/>
              </w:rPr>
              <w:tab/>
            </w:r>
            <w:r w:rsidR="006A2A27">
              <w:rPr>
                <w:noProof/>
                <w:webHidden/>
              </w:rPr>
              <w:fldChar w:fldCharType="begin"/>
            </w:r>
            <w:r w:rsidR="006A2A27">
              <w:rPr>
                <w:noProof/>
                <w:webHidden/>
              </w:rPr>
              <w:instrText xml:space="preserve"> PAGEREF _Toc119050731 \h </w:instrText>
            </w:r>
            <w:r w:rsidR="006A2A27">
              <w:rPr>
                <w:noProof/>
                <w:webHidden/>
              </w:rPr>
            </w:r>
            <w:r w:rsidR="006A2A27">
              <w:rPr>
                <w:noProof/>
                <w:webHidden/>
              </w:rPr>
              <w:fldChar w:fldCharType="separate"/>
            </w:r>
            <w:r w:rsidR="006A2A27">
              <w:rPr>
                <w:noProof/>
                <w:webHidden/>
              </w:rPr>
              <w:t>7</w:t>
            </w:r>
            <w:r w:rsidR="006A2A27">
              <w:rPr>
                <w:noProof/>
                <w:webHidden/>
              </w:rPr>
              <w:fldChar w:fldCharType="end"/>
            </w:r>
          </w:hyperlink>
        </w:p>
        <w:p w14:paraId="1C9B6AE5" w14:textId="2BE804B4" w:rsidR="006A2A27" w:rsidRDefault="00DD6F46">
          <w:pPr>
            <w:pStyle w:val="20"/>
            <w:tabs>
              <w:tab w:val="left" w:pos="1470"/>
              <w:tab w:val="right" w:leader="dot" w:pos="8493"/>
            </w:tabs>
            <w:ind w:left="430"/>
            <w:rPr>
              <w:rFonts w:asciiTheme="minorHAnsi" w:eastAsiaTheme="minorEastAsia" w:hAnsiTheme="minorHAnsi" w:cstheme="minorBidi"/>
              <w:noProof/>
              <w:color w:val="auto"/>
            </w:rPr>
          </w:pPr>
          <w:hyperlink w:anchor="_Toc119050736" w:history="1">
            <w:r w:rsidR="006A2A27" w:rsidRPr="00295628">
              <w:rPr>
                <w:rStyle w:val="a5"/>
                <w:rFonts w:ascii="黑体" w:eastAsia="黑体" w:hAnsi="黑体"/>
                <w:noProof/>
              </w:rPr>
              <w:t>3.1.1.</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心跳包（0x18）</w:t>
            </w:r>
            <w:r w:rsidR="006A2A27">
              <w:rPr>
                <w:noProof/>
                <w:webHidden/>
              </w:rPr>
              <w:tab/>
            </w:r>
            <w:r w:rsidR="006A2A27">
              <w:rPr>
                <w:noProof/>
                <w:webHidden/>
              </w:rPr>
              <w:fldChar w:fldCharType="begin"/>
            </w:r>
            <w:r w:rsidR="006A2A27">
              <w:rPr>
                <w:noProof/>
                <w:webHidden/>
              </w:rPr>
              <w:instrText xml:space="preserve"> PAGEREF _Toc119050736 \h </w:instrText>
            </w:r>
            <w:r w:rsidR="006A2A27">
              <w:rPr>
                <w:noProof/>
                <w:webHidden/>
              </w:rPr>
            </w:r>
            <w:r w:rsidR="006A2A27">
              <w:rPr>
                <w:noProof/>
                <w:webHidden/>
              </w:rPr>
              <w:fldChar w:fldCharType="separate"/>
            </w:r>
            <w:r w:rsidR="006A2A27">
              <w:rPr>
                <w:noProof/>
                <w:webHidden/>
              </w:rPr>
              <w:t>7</w:t>
            </w:r>
            <w:r w:rsidR="006A2A27">
              <w:rPr>
                <w:noProof/>
                <w:webHidden/>
              </w:rPr>
              <w:fldChar w:fldCharType="end"/>
            </w:r>
          </w:hyperlink>
        </w:p>
        <w:p w14:paraId="116092A9" w14:textId="6B3720A7" w:rsidR="006A2A27" w:rsidRDefault="00DD6F46">
          <w:pPr>
            <w:pStyle w:val="20"/>
            <w:tabs>
              <w:tab w:val="left" w:pos="1470"/>
              <w:tab w:val="right" w:leader="dot" w:pos="8493"/>
            </w:tabs>
            <w:ind w:left="430"/>
            <w:rPr>
              <w:rFonts w:asciiTheme="minorHAnsi" w:eastAsiaTheme="minorEastAsia" w:hAnsiTheme="minorHAnsi" w:cstheme="minorBidi"/>
              <w:noProof/>
              <w:color w:val="auto"/>
            </w:rPr>
          </w:pPr>
          <w:hyperlink w:anchor="_Toc119050737" w:history="1">
            <w:r w:rsidR="006A2A27" w:rsidRPr="00295628">
              <w:rPr>
                <w:rStyle w:val="a5"/>
                <w:rFonts w:ascii="黑体" w:eastAsia="黑体" w:hAnsi="黑体"/>
                <w:noProof/>
              </w:rPr>
              <w:t>3.1.2.</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重连上报设备信息（0x1b）</w:t>
            </w:r>
            <w:r w:rsidR="006A2A27">
              <w:rPr>
                <w:noProof/>
                <w:webHidden/>
              </w:rPr>
              <w:tab/>
            </w:r>
            <w:r w:rsidR="006A2A27">
              <w:rPr>
                <w:noProof/>
                <w:webHidden/>
              </w:rPr>
              <w:fldChar w:fldCharType="begin"/>
            </w:r>
            <w:r w:rsidR="006A2A27">
              <w:rPr>
                <w:noProof/>
                <w:webHidden/>
              </w:rPr>
              <w:instrText xml:space="preserve"> PAGEREF _Toc119050737 \h </w:instrText>
            </w:r>
            <w:r w:rsidR="006A2A27">
              <w:rPr>
                <w:noProof/>
                <w:webHidden/>
              </w:rPr>
            </w:r>
            <w:r w:rsidR="006A2A27">
              <w:rPr>
                <w:noProof/>
                <w:webHidden/>
              </w:rPr>
              <w:fldChar w:fldCharType="separate"/>
            </w:r>
            <w:r w:rsidR="006A2A27">
              <w:rPr>
                <w:noProof/>
                <w:webHidden/>
              </w:rPr>
              <w:t>10</w:t>
            </w:r>
            <w:r w:rsidR="006A2A27">
              <w:rPr>
                <w:noProof/>
                <w:webHidden/>
              </w:rPr>
              <w:fldChar w:fldCharType="end"/>
            </w:r>
          </w:hyperlink>
        </w:p>
        <w:p w14:paraId="40E70B1A" w14:textId="1D0E03E0" w:rsidR="006A2A27" w:rsidRDefault="00DD6F46">
          <w:pPr>
            <w:pStyle w:val="20"/>
            <w:tabs>
              <w:tab w:val="left" w:pos="1470"/>
              <w:tab w:val="right" w:leader="dot" w:pos="8493"/>
            </w:tabs>
            <w:ind w:left="430"/>
            <w:rPr>
              <w:rFonts w:asciiTheme="minorHAnsi" w:eastAsiaTheme="minorEastAsia" w:hAnsiTheme="minorHAnsi" w:cstheme="minorBidi"/>
              <w:noProof/>
              <w:color w:val="auto"/>
            </w:rPr>
          </w:pPr>
          <w:hyperlink w:anchor="_Toc119050738" w:history="1">
            <w:r w:rsidR="006A2A27" w:rsidRPr="00295628">
              <w:rPr>
                <w:rStyle w:val="a5"/>
                <w:rFonts w:ascii="黑体" w:eastAsia="黑体" w:hAnsi="黑体"/>
                <w:noProof/>
              </w:rPr>
              <w:t>3.1.3.</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终端上发故障码信息（0x25）</w:t>
            </w:r>
            <w:r w:rsidR="006A2A27">
              <w:rPr>
                <w:noProof/>
                <w:webHidden/>
              </w:rPr>
              <w:tab/>
            </w:r>
            <w:r w:rsidR="006A2A27">
              <w:rPr>
                <w:noProof/>
                <w:webHidden/>
              </w:rPr>
              <w:fldChar w:fldCharType="begin"/>
            </w:r>
            <w:r w:rsidR="006A2A27">
              <w:rPr>
                <w:noProof/>
                <w:webHidden/>
              </w:rPr>
              <w:instrText xml:space="preserve"> PAGEREF _Toc119050738 \h </w:instrText>
            </w:r>
            <w:r w:rsidR="006A2A27">
              <w:rPr>
                <w:noProof/>
                <w:webHidden/>
              </w:rPr>
            </w:r>
            <w:r w:rsidR="006A2A27">
              <w:rPr>
                <w:noProof/>
                <w:webHidden/>
              </w:rPr>
              <w:fldChar w:fldCharType="separate"/>
            </w:r>
            <w:r w:rsidR="006A2A27">
              <w:rPr>
                <w:noProof/>
                <w:webHidden/>
              </w:rPr>
              <w:t>11</w:t>
            </w:r>
            <w:r w:rsidR="006A2A27">
              <w:rPr>
                <w:noProof/>
                <w:webHidden/>
              </w:rPr>
              <w:fldChar w:fldCharType="end"/>
            </w:r>
          </w:hyperlink>
        </w:p>
        <w:p w14:paraId="7AA1B6A3" w14:textId="401ADBE2" w:rsidR="006A2A27" w:rsidRDefault="00DD6F46">
          <w:pPr>
            <w:pStyle w:val="20"/>
            <w:tabs>
              <w:tab w:val="left" w:pos="1470"/>
              <w:tab w:val="right" w:leader="dot" w:pos="8493"/>
            </w:tabs>
            <w:ind w:left="430"/>
            <w:rPr>
              <w:rFonts w:asciiTheme="minorHAnsi" w:eastAsiaTheme="minorEastAsia" w:hAnsiTheme="minorHAnsi" w:cstheme="minorBidi"/>
              <w:noProof/>
              <w:color w:val="auto"/>
            </w:rPr>
          </w:pPr>
          <w:hyperlink w:anchor="_Toc119050739" w:history="1">
            <w:r w:rsidR="006A2A27" w:rsidRPr="00295628">
              <w:rPr>
                <w:rStyle w:val="a5"/>
                <w:rFonts w:ascii="黑体" w:eastAsia="黑体" w:hAnsi="黑体"/>
                <w:noProof/>
              </w:rPr>
              <w:t>3.1.4.</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换电站协议（玖行）（0x26）</w:t>
            </w:r>
            <w:r w:rsidR="006A2A27">
              <w:rPr>
                <w:noProof/>
                <w:webHidden/>
              </w:rPr>
              <w:tab/>
            </w:r>
            <w:r w:rsidR="006A2A27">
              <w:rPr>
                <w:noProof/>
                <w:webHidden/>
              </w:rPr>
              <w:fldChar w:fldCharType="begin"/>
            </w:r>
            <w:r w:rsidR="006A2A27">
              <w:rPr>
                <w:noProof/>
                <w:webHidden/>
              </w:rPr>
              <w:instrText xml:space="preserve"> PAGEREF _Toc119050739 \h </w:instrText>
            </w:r>
            <w:r w:rsidR="006A2A27">
              <w:rPr>
                <w:noProof/>
                <w:webHidden/>
              </w:rPr>
            </w:r>
            <w:r w:rsidR="006A2A27">
              <w:rPr>
                <w:noProof/>
                <w:webHidden/>
              </w:rPr>
              <w:fldChar w:fldCharType="separate"/>
            </w:r>
            <w:r w:rsidR="006A2A27">
              <w:rPr>
                <w:noProof/>
                <w:webHidden/>
              </w:rPr>
              <w:t>11</w:t>
            </w:r>
            <w:r w:rsidR="006A2A27">
              <w:rPr>
                <w:noProof/>
                <w:webHidden/>
              </w:rPr>
              <w:fldChar w:fldCharType="end"/>
            </w:r>
          </w:hyperlink>
        </w:p>
        <w:p w14:paraId="28E89562" w14:textId="15594A43" w:rsidR="006A2A27" w:rsidRDefault="00DD6F46">
          <w:pPr>
            <w:pStyle w:val="20"/>
            <w:tabs>
              <w:tab w:val="left" w:pos="1470"/>
              <w:tab w:val="right" w:leader="dot" w:pos="8493"/>
            </w:tabs>
            <w:ind w:left="430"/>
            <w:rPr>
              <w:rFonts w:asciiTheme="minorHAnsi" w:eastAsiaTheme="minorEastAsia" w:hAnsiTheme="minorHAnsi" w:cstheme="minorBidi"/>
              <w:noProof/>
              <w:color w:val="auto"/>
            </w:rPr>
          </w:pPr>
          <w:hyperlink w:anchor="_Toc119050740" w:history="1">
            <w:r w:rsidR="006A2A27" w:rsidRPr="00295628">
              <w:rPr>
                <w:rStyle w:val="a5"/>
                <w:rFonts w:ascii="黑体" w:eastAsia="黑体" w:hAnsi="黑体"/>
                <w:noProof/>
              </w:rPr>
              <w:t>3.1.5.</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终端补发信息（0x29）</w:t>
            </w:r>
            <w:r w:rsidR="006A2A27">
              <w:rPr>
                <w:noProof/>
                <w:webHidden/>
              </w:rPr>
              <w:tab/>
            </w:r>
            <w:r w:rsidR="006A2A27">
              <w:rPr>
                <w:noProof/>
                <w:webHidden/>
              </w:rPr>
              <w:fldChar w:fldCharType="begin"/>
            </w:r>
            <w:r w:rsidR="006A2A27">
              <w:rPr>
                <w:noProof/>
                <w:webHidden/>
              </w:rPr>
              <w:instrText xml:space="preserve"> PAGEREF _Toc119050740 \h </w:instrText>
            </w:r>
            <w:r w:rsidR="006A2A27">
              <w:rPr>
                <w:noProof/>
                <w:webHidden/>
              </w:rPr>
            </w:r>
            <w:r w:rsidR="006A2A27">
              <w:rPr>
                <w:noProof/>
                <w:webHidden/>
              </w:rPr>
              <w:fldChar w:fldCharType="separate"/>
            </w:r>
            <w:r w:rsidR="006A2A27">
              <w:rPr>
                <w:noProof/>
                <w:webHidden/>
              </w:rPr>
              <w:t>16</w:t>
            </w:r>
            <w:r w:rsidR="006A2A27">
              <w:rPr>
                <w:noProof/>
                <w:webHidden/>
              </w:rPr>
              <w:fldChar w:fldCharType="end"/>
            </w:r>
          </w:hyperlink>
        </w:p>
        <w:p w14:paraId="7DB7A857" w14:textId="4F3621C8" w:rsidR="006A2A27" w:rsidRDefault="00DD6F46">
          <w:pPr>
            <w:pStyle w:val="20"/>
            <w:tabs>
              <w:tab w:val="left" w:pos="1470"/>
              <w:tab w:val="right" w:leader="dot" w:pos="8493"/>
            </w:tabs>
            <w:ind w:left="430"/>
            <w:rPr>
              <w:rFonts w:asciiTheme="minorHAnsi" w:eastAsiaTheme="minorEastAsia" w:hAnsiTheme="minorHAnsi" w:cstheme="minorBidi"/>
              <w:noProof/>
              <w:color w:val="auto"/>
            </w:rPr>
          </w:pPr>
          <w:hyperlink w:anchor="_Toc119050741" w:history="1">
            <w:r w:rsidR="006A2A27" w:rsidRPr="00295628">
              <w:rPr>
                <w:rStyle w:val="a5"/>
                <w:rFonts w:ascii="黑体" w:eastAsia="黑体" w:hAnsi="黑体"/>
                <w:noProof/>
              </w:rPr>
              <w:t>3.1.6.</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设备登出（0x2b）</w:t>
            </w:r>
            <w:r w:rsidR="006A2A27">
              <w:rPr>
                <w:noProof/>
                <w:webHidden/>
              </w:rPr>
              <w:tab/>
            </w:r>
            <w:r w:rsidR="006A2A27">
              <w:rPr>
                <w:noProof/>
                <w:webHidden/>
              </w:rPr>
              <w:fldChar w:fldCharType="begin"/>
            </w:r>
            <w:r w:rsidR="006A2A27">
              <w:rPr>
                <w:noProof/>
                <w:webHidden/>
              </w:rPr>
              <w:instrText xml:space="preserve"> PAGEREF _Toc119050741 \h </w:instrText>
            </w:r>
            <w:r w:rsidR="006A2A27">
              <w:rPr>
                <w:noProof/>
                <w:webHidden/>
              </w:rPr>
            </w:r>
            <w:r w:rsidR="006A2A27">
              <w:rPr>
                <w:noProof/>
                <w:webHidden/>
              </w:rPr>
              <w:fldChar w:fldCharType="separate"/>
            </w:r>
            <w:r w:rsidR="006A2A27">
              <w:rPr>
                <w:noProof/>
                <w:webHidden/>
              </w:rPr>
              <w:t>20</w:t>
            </w:r>
            <w:r w:rsidR="006A2A27">
              <w:rPr>
                <w:noProof/>
                <w:webHidden/>
              </w:rPr>
              <w:fldChar w:fldCharType="end"/>
            </w:r>
          </w:hyperlink>
        </w:p>
        <w:p w14:paraId="09C20659" w14:textId="5C21E59C" w:rsidR="006A2A27" w:rsidRDefault="00DD6F46">
          <w:pPr>
            <w:pStyle w:val="20"/>
            <w:tabs>
              <w:tab w:val="left" w:pos="1470"/>
              <w:tab w:val="right" w:leader="dot" w:pos="8493"/>
            </w:tabs>
            <w:ind w:left="430"/>
            <w:rPr>
              <w:rFonts w:asciiTheme="minorHAnsi" w:eastAsiaTheme="minorEastAsia" w:hAnsiTheme="minorHAnsi" w:cstheme="minorBidi"/>
              <w:noProof/>
              <w:color w:val="auto"/>
            </w:rPr>
          </w:pPr>
          <w:hyperlink w:anchor="_Toc119050742" w:history="1">
            <w:r w:rsidR="006A2A27" w:rsidRPr="00295628">
              <w:rPr>
                <w:rStyle w:val="a5"/>
                <w:rFonts w:ascii="黑体" w:eastAsia="黑体" w:hAnsi="黑体"/>
                <w:noProof/>
              </w:rPr>
              <w:t>3.1.7.</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终端连接换电站信息（0x2c）</w:t>
            </w:r>
            <w:r w:rsidR="006A2A27">
              <w:rPr>
                <w:noProof/>
                <w:webHidden/>
              </w:rPr>
              <w:tab/>
            </w:r>
            <w:r w:rsidR="006A2A27">
              <w:rPr>
                <w:noProof/>
                <w:webHidden/>
              </w:rPr>
              <w:fldChar w:fldCharType="begin"/>
            </w:r>
            <w:r w:rsidR="006A2A27">
              <w:rPr>
                <w:noProof/>
                <w:webHidden/>
              </w:rPr>
              <w:instrText xml:space="preserve"> PAGEREF _Toc119050742 \h </w:instrText>
            </w:r>
            <w:r w:rsidR="006A2A27">
              <w:rPr>
                <w:noProof/>
                <w:webHidden/>
              </w:rPr>
            </w:r>
            <w:r w:rsidR="006A2A27">
              <w:rPr>
                <w:noProof/>
                <w:webHidden/>
              </w:rPr>
              <w:fldChar w:fldCharType="separate"/>
            </w:r>
            <w:r w:rsidR="006A2A27">
              <w:rPr>
                <w:noProof/>
                <w:webHidden/>
              </w:rPr>
              <w:t>20</w:t>
            </w:r>
            <w:r w:rsidR="006A2A27">
              <w:rPr>
                <w:noProof/>
                <w:webHidden/>
              </w:rPr>
              <w:fldChar w:fldCharType="end"/>
            </w:r>
          </w:hyperlink>
        </w:p>
        <w:p w14:paraId="737A37CE" w14:textId="62BB1FC2" w:rsidR="006A2A27" w:rsidRDefault="00DD6F46">
          <w:pPr>
            <w:pStyle w:val="20"/>
            <w:tabs>
              <w:tab w:val="left" w:pos="1470"/>
              <w:tab w:val="right" w:leader="dot" w:pos="8493"/>
            </w:tabs>
            <w:ind w:left="430"/>
            <w:rPr>
              <w:rFonts w:asciiTheme="minorHAnsi" w:eastAsiaTheme="minorEastAsia" w:hAnsiTheme="minorHAnsi" w:cstheme="minorBidi"/>
              <w:noProof/>
              <w:color w:val="auto"/>
            </w:rPr>
          </w:pPr>
          <w:hyperlink w:anchor="_Toc119050743" w:history="1">
            <w:r w:rsidR="006A2A27" w:rsidRPr="00295628">
              <w:rPr>
                <w:rStyle w:val="a5"/>
                <w:rFonts w:ascii="黑体" w:eastAsia="黑体" w:hAnsi="黑体"/>
                <w:noProof/>
              </w:rPr>
              <w:t>3.1.8.</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电池详细参数（0x2d）</w:t>
            </w:r>
            <w:r w:rsidR="006A2A27">
              <w:rPr>
                <w:noProof/>
                <w:webHidden/>
              </w:rPr>
              <w:tab/>
            </w:r>
            <w:r w:rsidR="006A2A27">
              <w:rPr>
                <w:noProof/>
                <w:webHidden/>
              </w:rPr>
              <w:fldChar w:fldCharType="begin"/>
            </w:r>
            <w:r w:rsidR="006A2A27">
              <w:rPr>
                <w:noProof/>
                <w:webHidden/>
              </w:rPr>
              <w:instrText xml:space="preserve"> PAGEREF _Toc119050743 \h </w:instrText>
            </w:r>
            <w:r w:rsidR="006A2A27">
              <w:rPr>
                <w:noProof/>
                <w:webHidden/>
              </w:rPr>
            </w:r>
            <w:r w:rsidR="006A2A27">
              <w:rPr>
                <w:noProof/>
                <w:webHidden/>
              </w:rPr>
              <w:fldChar w:fldCharType="separate"/>
            </w:r>
            <w:r w:rsidR="006A2A27">
              <w:rPr>
                <w:noProof/>
                <w:webHidden/>
              </w:rPr>
              <w:t>22</w:t>
            </w:r>
            <w:r w:rsidR="006A2A27">
              <w:rPr>
                <w:noProof/>
                <w:webHidden/>
              </w:rPr>
              <w:fldChar w:fldCharType="end"/>
            </w:r>
          </w:hyperlink>
        </w:p>
        <w:p w14:paraId="32BBD1DF" w14:textId="3A786599" w:rsidR="006A2A27" w:rsidRDefault="00DD6F46">
          <w:pPr>
            <w:pStyle w:val="20"/>
            <w:tabs>
              <w:tab w:val="left" w:pos="1470"/>
              <w:tab w:val="right" w:leader="dot" w:pos="8493"/>
            </w:tabs>
            <w:ind w:left="430"/>
            <w:rPr>
              <w:rFonts w:asciiTheme="minorHAnsi" w:eastAsiaTheme="minorEastAsia" w:hAnsiTheme="minorHAnsi" w:cstheme="minorBidi"/>
              <w:noProof/>
              <w:color w:val="auto"/>
            </w:rPr>
          </w:pPr>
          <w:hyperlink w:anchor="_Toc119050744" w:history="1">
            <w:r w:rsidR="006A2A27" w:rsidRPr="00295628">
              <w:rPr>
                <w:rStyle w:val="a5"/>
                <w:rFonts w:ascii="黑体" w:eastAsia="黑体" w:hAnsi="黑体"/>
                <w:noProof/>
              </w:rPr>
              <w:t>3.1.9.</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称重参数（0x2e）</w:t>
            </w:r>
            <w:r w:rsidR="006A2A27">
              <w:rPr>
                <w:noProof/>
                <w:webHidden/>
              </w:rPr>
              <w:tab/>
            </w:r>
            <w:r w:rsidR="006A2A27">
              <w:rPr>
                <w:noProof/>
                <w:webHidden/>
              </w:rPr>
              <w:fldChar w:fldCharType="begin"/>
            </w:r>
            <w:r w:rsidR="006A2A27">
              <w:rPr>
                <w:noProof/>
                <w:webHidden/>
              </w:rPr>
              <w:instrText xml:space="preserve"> PAGEREF _Toc119050744 \h </w:instrText>
            </w:r>
            <w:r w:rsidR="006A2A27">
              <w:rPr>
                <w:noProof/>
                <w:webHidden/>
              </w:rPr>
            </w:r>
            <w:r w:rsidR="006A2A27">
              <w:rPr>
                <w:noProof/>
                <w:webHidden/>
              </w:rPr>
              <w:fldChar w:fldCharType="separate"/>
            </w:r>
            <w:r w:rsidR="006A2A27">
              <w:rPr>
                <w:noProof/>
                <w:webHidden/>
              </w:rPr>
              <w:t>25</w:t>
            </w:r>
            <w:r w:rsidR="006A2A27">
              <w:rPr>
                <w:noProof/>
                <w:webHidden/>
              </w:rPr>
              <w:fldChar w:fldCharType="end"/>
            </w:r>
          </w:hyperlink>
        </w:p>
        <w:p w14:paraId="6A6F318C" w14:textId="333C8A78" w:rsidR="006A2A27" w:rsidRDefault="00DD6F46">
          <w:pPr>
            <w:pStyle w:val="13"/>
            <w:rPr>
              <w:rFonts w:asciiTheme="minorHAnsi" w:eastAsiaTheme="minorEastAsia" w:hAnsiTheme="minorHAnsi" w:cstheme="minorBidi"/>
              <w:noProof/>
              <w:color w:val="auto"/>
            </w:rPr>
          </w:pPr>
          <w:hyperlink w:anchor="_Toc119050745" w:history="1">
            <w:r w:rsidR="006A2A27" w:rsidRPr="00295628">
              <w:rPr>
                <w:rStyle w:val="a5"/>
                <w:rFonts w:ascii="黑体" w:eastAsia="黑体" w:hAnsi="黑体"/>
                <w:noProof/>
              </w:rPr>
              <w:t>3.2.</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物联网平台至终端接口协议</w:t>
            </w:r>
            <w:r w:rsidR="006A2A27">
              <w:rPr>
                <w:noProof/>
                <w:webHidden/>
              </w:rPr>
              <w:tab/>
            </w:r>
            <w:r w:rsidR="006A2A27">
              <w:rPr>
                <w:noProof/>
                <w:webHidden/>
              </w:rPr>
              <w:fldChar w:fldCharType="begin"/>
            </w:r>
            <w:r w:rsidR="006A2A27">
              <w:rPr>
                <w:noProof/>
                <w:webHidden/>
              </w:rPr>
              <w:instrText xml:space="preserve"> PAGEREF _Toc119050745 \h </w:instrText>
            </w:r>
            <w:r w:rsidR="006A2A27">
              <w:rPr>
                <w:noProof/>
                <w:webHidden/>
              </w:rPr>
            </w:r>
            <w:r w:rsidR="006A2A27">
              <w:rPr>
                <w:noProof/>
                <w:webHidden/>
              </w:rPr>
              <w:fldChar w:fldCharType="separate"/>
            </w:r>
            <w:r w:rsidR="006A2A27">
              <w:rPr>
                <w:noProof/>
                <w:webHidden/>
              </w:rPr>
              <w:t>26</w:t>
            </w:r>
            <w:r w:rsidR="006A2A27">
              <w:rPr>
                <w:noProof/>
                <w:webHidden/>
              </w:rPr>
              <w:fldChar w:fldCharType="end"/>
            </w:r>
          </w:hyperlink>
        </w:p>
        <w:p w14:paraId="46CCCA62" w14:textId="3BD36447" w:rsidR="006A2A27" w:rsidRDefault="00DD6F46">
          <w:pPr>
            <w:pStyle w:val="20"/>
            <w:tabs>
              <w:tab w:val="left" w:pos="1470"/>
              <w:tab w:val="right" w:leader="dot" w:pos="8493"/>
            </w:tabs>
            <w:ind w:left="430"/>
            <w:rPr>
              <w:rFonts w:asciiTheme="minorHAnsi" w:eastAsiaTheme="minorEastAsia" w:hAnsiTheme="minorHAnsi" w:cstheme="minorBidi"/>
              <w:noProof/>
              <w:color w:val="auto"/>
            </w:rPr>
          </w:pPr>
          <w:hyperlink w:anchor="_Toc119050746" w:history="1">
            <w:r w:rsidR="006A2A27" w:rsidRPr="00295628">
              <w:rPr>
                <w:rStyle w:val="a5"/>
                <w:rFonts w:ascii="黑体" w:eastAsia="黑体" w:hAnsi="黑体"/>
                <w:noProof/>
              </w:rPr>
              <w:t>3.2.1.</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获取设备信息（0x01）</w:t>
            </w:r>
            <w:r w:rsidR="006A2A27">
              <w:rPr>
                <w:noProof/>
                <w:webHidden/>
              </w:rPr>
              <w:tab/>
            </w:r>
            <w:r w:rsidR="006A2A27">
              <w:rPr>
                <w:noProof/>
                <w:webHidden/>
              </w:rPr>
              <w:fldChar w:fldCharType="begin"/>
            </w:r>
            <w:r w:rsidR="006A2A27">
              <w:rPr>
                <w:noProof/>
                <w:webHidden/>
              </w:rPr>
              <w:instrText xml:space="preserve"> PAGEREF _Toc119050746 \h </w:instrText>
            </w:r>
            <w:r w:rsidR="006A2A27">
              <w:rPr>
                <w:noProof/>
                <w:webHidden/>
              </w:rPr>
            </w:r>
            <w:r w:rsidR="006A2A27">
              <w:rPr>
                <w:noProof/>
                <w:webHidden/>
              </w:rPr>
              <w:fldChar w:fldCharType="separate"/>
            </w:r>
            <w:r w:rsidR="006A2A27">
              <w:rPr>
                <w:noProof/>
                <w:webHidden/>
              </w:rPr>
              <w:t>26</w:t>
            </w:r>
            <w:r w:rsidR="006A2A27">
              <w:rPr>
                <w:noProof/>
                <w:webHidden/>
              </w:rPr>
              <w:fldChar w:fldCharType="end"/>
            </w:r>
          </w:hyperlink>
        </w:p>
        <w:p w14:paraId="397CFB7A" w14:textId="35CB2329" w:rsidR="006A2A27" w:rsidRDefault="00DD6F46">
          <w:pPr>
            <w:pStyle w:val="20"/>
            <w:tabs>
              <w:tab w:val="left" w:pos="1470"/>
              <w:tab w:val="right" w:leader="dot" w:pos="8493"/>
            </w:tabs>
            <w:ind w:left="430"/>
            <w:rPr>
              <w:rFonts w:asciiTheme="minorHAnsi" w:eastAsiaTheme="minorEastAsia" w:hAnsiTheme="minorHAnsi" w:cstheme="minorBidi"/>
              <w:noProof/>
              <w:color w:val="auto"/>
            </w:rPr>
          </w:pPr>
          <w:hyperlink w:anchor="_Toc119050747" w:history="1">
            <w:r w:rsidR="006A2A27" w:rsidRPr="00295628">
              <w:rPr>
                <w:rStyle w:val="a5"/>
                <w:rFonts w:ascii="黑体" w:eastAsia="黑体" w:hAnsi="黑体"/>
                <w:noProof/>
              </w:rPr>
              <w:t>3.2.2.</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设置终端系统时间（0x02）</w:t>
            </w:r>
            <w:r w:rsidR="006A2A27">
              <w:rPr>
                <w:noProof/>
                <w:webHidden/>
              </w:rPr>
              <w:tab/>
            </w:r>
            <w:r w:rsidR="006A2A27">
              <w:rPr>
                <w:noProof/>
                <w:webHidden/>
              </w:rPr>
              <w:fldChar w:fldCharType="begin"/>
            </w:r>
            <w:r w:rsidR="006A2A27">
              <w:rPr>
                <w:noProof/>
                <w:webHidden/>
              </w:rPr>
              <w:instrText xml:space="preserve"> PAGEREF _Toc119050747 \h </w:instrText>
            </w:r>
            <w:r w:rsidR="006A2A27">
              <w:rPr>
                <w:noProof/>
                <w:webHidden/>
              </w:rPr>
            </w:r>
            <w:r w:rsidR="006A2A27">
              <w:rPr>
                <w:noProof/>
                <w:webHidden/>
              </w:rPr>
              <w:fldChar w:fldCharType="separate"/>
            </w:r>
            <w:r w:rsidR="006A2A27">
              <w:rPr>
                <w:noProof/>
                <w:webHidden/>
              </w:rPr>
              <w:t>26</w:t>
            </w:r>
            <w:r w:rsidR="006A2A27">
              <w:rPr>
                <w:noProof/>
                <w:webHidden/>
              </w:rPr>
              <w:fldChar w:fldCharType="end"/>
            </w:r>
          </w:hyperlink>
        </w:p>
        <w:p w14:paraId="0AC8440D" w14:textId="57CFA8E7" w:rsidR="006A2A27" w:rsidRDefault="00DD6F46">
          <w:pPr>
            <w:pStyle w:val="20"/>
            <w:tabs>
              <w:tab w:val="left" w:pos="1470"/>
              <w:tab w:val="right" w:leader="dot" w:pos="8493"/>
            </w:tabs>
            <w:ind w:left="430"/>
            <w:rPr>
              <w:rFonts w:asciiTheme="minorHAnsi" w:eastAsiaTheme="minorEastAsia" w:hAnsiTheme="minorHAnsi" w:cstheme="minorBidi"/>
              <w:noProof/>
              <w:color w:val="auto"/>
            </w:rPr>
          </w:pPr>
          <w:hyperlink w:anchor="_Toc119050748" w:history="1">
            <w:r w:rsidR="006A2A27" w:rsidRPr="00295628">
              <w:rPr>
                <w:rStyle w:val="a5"/>
                <w:rFonts w:ascii="黑体" w:eastAsia="黑体" w:hAnsi="黑体"/>
                <w:noProof/>
              </w:rPr>
              <w:t>3.2.3.</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获取终端系统时间（0x03）</w:t>
            </w:r>
            <w:r w:rsidR="006A2A27">
              <w:rPr>
                <w:noProof/>
                <w:webHidden/>
              </w:rPr>
              <w:tab/>
            </w:r>
            <w:r w:rsidR="006A2A27">
              <w:rPr>
                <w:noProof/>
                <w:webHidden/>
              </w:rPr>
              <w:fldChar w:fldCharType="begin"/>
            </w:r>
            <w:r w:rsidR="006A2A27">
              <w:rPr>
                <w:noProof/>
                <w:webHidden/>
              </w:rPr>
              <w:instrText xml:space="preserve"> PAGEREF _Toc119050748 \h </w:instrText>
            </w:r>
            <w:r w:rsidR="006A2A27">
              <w:rPr>
                <w:noProof/>
                <w:webHidden/>
              </w:rPr>
            </w:r>
            <w:r w:rsidR="006A2A27">
              <w:rPr>
                <w:noProof/>
                <w:webHidden/>
              </w:rPr>
              <w:fldChar w:fldCharType="separate"/>
            </w:r>
            <w:r w:rsidR="006A2A27">
              <w:rPr>
                <w:noProof/>
                <w:webHidden/>
              </w:rPr>
              <w:t>27</w:t>
            </w:r>
            <w:r w:rsidR="006A2A27">
              <w:rPr>
                <w:noProof/>
                <w:webHidden/>
              </w:rPr>
              <w:fldChar w:fldCharType="end"/>
            </w:r>
          </w:hyperlink>
        </w:p>
        <w:p w14:paraId="3FE75A33" w14:textId="0FE0DE45" w:rsidR="006A2A27" w:rsidRDefault="00DD6F46">
          <w:pPr>
            <w:pStyle w:val="20"/>
            <w:tabs>
              <w:tab w:val="left" w:pos="1470"/>
              <w:tab w:val="right" w:leader="dot" w:pos="8493"/>
            </w:tabs>
            <w:ind w:left="430"/>
            <w:rPr>
              <w:rFonts w:asciiTheme="minorHAnsi" w:eastAsiaTheme="minorEastAsia" w:hAnsiTheme="minorHAnsi" w:cstheme="minorBidi"/>
              <w:noProof/>
              <w:color w:val="auto"/>
            </w:rPr>
          </w:pPr>
          <w:hyperlink w:anchor="_Toc119050749" w:history="1">
            <w:r w:rsidR="006A2A27" w:rsidRPr="00295628">
              <w:rPr>
                <w:rStyle w:val="a5"/>
                <w:rFonts w:ascii="黑体" w:eastAsia="黑体" w:hAnsi="黑体"/>
                <w:noProof/>
              </w:rPr>
              <w:t>3.2.4.</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重启终端（0x04）</w:t>
            </w:r>
            <w:r w:rsidR="006A2A27">
              <w:rPr>
                <w:noProof/>
                <w:webHidden/>
              </w:rPr>
              <w:tab/>
            </w:r>
            <w:r w:rsidR="006A2A27">
              <w:rPr>
                <w:noProof/>
                <w:webHidden/>
              </w:rPr>
              <w:fldChar w:fldCharType="begin"/>
            </w:r>
            <w:r w:rsidR="006A2A27">
              <w:rPr>
                <w:noProof/>
                <w:webHidden/>
              </w:rPr>
              <w:instrText xml:space="preserve"> PAGEREF _Toc119050749 \h </w:instrText>
            </w:r>
            <w:r w:rsidR="006A2A27">
              <w:rPr>
                <w:noProof/>
                <w:webHidden/>
              </w:rPr>
            </w:r>
            <w:r w:rsidR="006A2A27">
              <w:rPr>
                <w:noProof/>
                <w:webHidden/>
              </w:rPr>
              <w:fldChar w:fldCharType="separate"/>
            </w:r>
            <w:r w:rsidR="006A2A27">
              <w:rPr>
                <w:noProof/>
                <w:webHidden/>
              </w:rPr>
              <w:t>27</w:t>
            </w:r>
            <w:r w:rsidR="006A2A27">
              <w:rPr>
                <w:noProof/>
                <w:webHidden/>
              </w:rPr>
              <w:fldChar w:fldCharType="end"/>
            </w:r>
          </w:hyperlink>
        </w:p>
        <w:p w14:paraId="297C2833" w14:textId="3488044A" w:rsidR="006A2A27" w:rsidRDefault="00DD6F46">
          <w:pPr>
            <w:pStyle w:val="20"/>
            <w:tabs>
              <w:tab w:val="left" w:pos="1470"/>
              <w:tab w:val="right" w:leader="dot" w:pos="8493"/>
            </w:tabs>
            <w:ind w:left="430"/>
            <w:rPr>
              <w:rFonts w:asciiTheme="minorHAnsi" w:eastAsiaTheme="minorEastAsia" w:hAnsiTheme="minorHAnsi" w:cstheme="minorBidi"/>
              <w:noProof/>
              <w:color w:val="auto"/>
            </w:rPr>
          </w:pPr>
          <w:hyperlink w:anchor="_Toc119050750" w:history="1">
            <w:r w:rsidR="006A2A27" w:rsidRPr="00295628">
              <w:rPr>
                <w:rStyle w:val="a5"/>
                <w:rFonts w:ascii="黑体" w:eastAsia="黑体" w:hAnsi="黑体"/>
                <w:noProof/>
              </w:rPr>
              <w:t>3.2.5.</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车辆控制（0x05）</w:t>
            </w:r>
            <w:r w:rsidR="006A2A27">
              <w:rPr>
                <w:noProof/>
                <w:webHidden/>
              </w:rPr>
              <w:tab/>
            </w:r>
            <w:r w:rsidR="006A2A27">
              <w:rPr>
                <w:noProof/>
                <w:webHidden/>
              </w:rPr>
              <w:fldChar w:fldCharType="begin"/>
            </w:r>
            <w:r w:rsidR="006A2A27">
              <w:rPr>
                <w:noProof/>
                <w:webHidden/>
              </w:rPr>
              <w:instrText xml:space="preserve"> PAGEREF _Toc119050750 \h </w:instrText>
            </w:r>
            <w:r w:rsidR="006A2A27">
              <w:rPr>
                <w:noProof/>
                <w:webHidden/>
              </w:rPr>
            </w:r>
            <w:r w:rsidR="006A2A27">
              <w:rPr>
                <w:noProof/>
                <w:webHidden/>
              </w:rPr>
              <w:fldChar w:fldCharType="separate"/>
            </w:r>
            <w:r w:rsidR="006A2A27">
              <w:rPr>
                <w:noProof/>
                <w:webHidden/>
              </w:rPr>
              <w:t>27</w:t>
            </w:r>
            <w:r w:rsidR="006A2A27">
              <w:rPr>
                <w:noProof/>
                <w:webHidden/>
              </w:rPr>
              <w:fldChar w:fldCharType="end"/>
            </w:r>
          </w:hyperlink>
        </w:p>
        <w:p w14:paraId="1B1F05EB" w14:textId="3F0ABE2E" w:rsidR="006A2A27" w:rsidRDefault="00DD6F46">
          <w:pPr>
            <w:pStyle w:val="20"/>
            <w:tabs>
              <w:tab w:val="left" w:pos="1470"/>
              <w:tab w:val="right" w:leader="dot" w:pos="8493"/>
            </w:tabs>
            <w:ind w:left="430"/>
            <w:rPr>
              <w:rFonts w:asciiTheme="minorHAnsi" w:eastAsiaTheme="minorEastAsia" w:hAnsiTheme="minorHAnsi" w:cstheme="minorBidi"/>
              <w:noProof/>
              <w:color w:val="auto"/>
            </w:rPr>
          </w:pPr>
          <w:hyperlink w:anchor="_Toc119050751" w:history="1">
            <w:r w:rsidR="006A2A27" w:rsidRPr="00295628">
              <w:rPr>
                <w:rStyle w:val="a5"/>
                <w:rFonts w:ascii="黑体" w:eastAsia="黑体" w:hAnsi="黑体"/>
                <w:noProof/>
              </w:rPr>
              <w:t>3.2.6.</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设置车辆参数（0x11）</w:t>
            </w:r>
            <w:r w:rsidR="006A2A27">
              <w:rPr>
                <w:noProof/>
                <w:webHidden/>
              </w:rPr>
              <w:tab/>
            </w:r>
            <w:r w:rsidR="006A2A27">
              <w:rPr>
                <w:noProof/>
                <w:webHidden/>
              </w:rPr>
              <w:fldChar w:fldCharType="begin"/>
            </w:r>
            <w:r w:rsidR="006A2A27">
              <w:rPr>
                <w:noProof/>
                <w:webHidden/>
              </w:rPr>
              <w:instrText xml:space="preserve"> PAGEREF _Toc119050751 \h </w:instrText>
            </w:r>
            <w:r w:rsidR="006A2A27">
              <w:rPr>
                <w:noProof/>
                <w:webHidden/>
              </w:rPr>
            </w:r>
            <w:r w:rsidR="006A2A27">
              <w:rPr>
                <w:noProof/>
                <w:webHidden/>
              </w:rPr>
              <w:fldChar w:fldCharType="separate"/>
            </w:r>
            <w:r w:rsidR="006A2A27">
              <w:rPr>
                <w:noProof/>
                <w:webHidden/>
              </w:rPr>
              <w:t>28</w:t>
            </w:r>
            <w:r w:rsidR="006A2A27">
              <w:rPr>
                <w:noProof/>
                <w:webHidden/>
              </w:rPr>
              <w:fldChar w:fldCharType="end"/>
            </w:r>
          </w:hyperlink>
        </w:p>
        <w:p w14:paraId="1032D699" w14:textId="0521D6D9" w:rsidR="006A2A27" w:rsidRDefault="00DD6F46">
          <w:pPr>
            <w:pStyle w:val="20"/>
            <w:tabs>
              <w:tab w:val="left" w:pos="1470"/>
              <w:tab w:val="right" w:leader="dot" w:pos="8493"/>
            </w:tabs>
            <w:ind w:left="430"/>
            <w:rPr>
              <w:rFonts w:asciiTheme="minorHAnsi" w:eastAsiaTheme="minorEastAsia" w:hAnsiTheme="minorHAnsi" w:cstheme="minorBidi"/>
              <w:noProof/>
              <w:color w:val="auto"/>
            </w:rPr>
          </w:pPr>
          <w:hyperlink w:anchor="_Toc119050752" w:history="1">
            <w:r w:rsidR="006A2A27" w:rsidRPr="00295628">
              <w:rPr>
                <w:rStyle w:val="a5"/>
                <w:rFonts w:ascii="黑体" w:eastAsia="黑体" w:hAnsi="黑体"/>
                <w:noProof/>
              </w:rPr>
              <w:t>3.2.7.</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查询车辆参数（0x12）</w:t>
            </w:r>
            <w:r w:rsidR="006A2A27">
              <w:rPr>
                <w:noProof/>
                <w:webHidden/>
              </w:rPr>
              <w:tab/>
            </w:r>
            <w:r w:rsidR="006A2A27">
              <w:rPr>
                <w:noProof/>
                <w:webHidden/>
              </w:rPr>
              <w:fldChar w:fldCharType="begin"/>
            </w:r>
            <w:r w:rsidR="006A2A27">
              <w:rPr>
                <w:noProof/>
                <w:webHidden/>
              </w:rPr>
              <w:instrText xml:space="preserve"> PAGEREF _Toc119050752 \h </w:instrText>
            </w:r>
            <w:r w:rsidR="006A2A27">
              <w:rPr>
                <w:noProof/>
                <w:webHidden/>
              </w:rPr>
            </w:r>
            <w:r w:rsidR="006A2A27">
              <w:rPr>
                <w:noProof/>
                <w:webHidden/>
              </w:rPr>
              <w:fldChar w:fldCharType="separate"/>
            </w:r>
            <w:r w:rsidR="006A2A27">
              <w:rPr>
                <w:noProof/>
                <w:webHidden/>
              </w:rPr>
              <w:t>30</w:t>
            </w:r>
            <w:r w:rsidR="006A2A27">
              <w:rPr>
                <w:noProof/>
                <w:webHidden/>
              </w:rPr>
              <w:fldChar w:fldCharType="end"/>
            </w:r>
          </w:hyperlink>
        </w:p>
        <w:p w14:paraId="095F7757" w14:textId="50414630" w:rsidR="006A2A27" w:rsidRDefault="00DD6F46">
          <w:pPr>
            <w:pStyle w:val="20"/>
            <w:tabs>
              <w:tab w:val="left" w:pos="1470"/>
              <w:tab w:val="right" w:leader="dot" w:pos="8493"/>
            </w:tabs>
            <w:ind w:left="430"/>
            <w:rPr>
              <w:rFonts w:asciiTheme="minorHAnsi" w:eastAsiaTheme="minorEastAsia" w:hAnsiTheme="minorHAnsi" w:cstheme="minorBidi"/>
              <w:noProof/>
              <w:color w:val="auto"/>
            </w:rPr>
          </w:pPr>
          <w:hyperlink w:anchor="_Toc119050753" w:history="1">
            <w:r w:rsidR="006A2A27" w:rsidRPr="00295628">
              <w:rPr>
                <w:rStyle w:val="a5"/>
                <w:rFonts w:ascii="黑体" w:eastAsia="黑体" w:hAnsi="黑体"/>
                <w:noProof/>
              </w:rPr>
              <w:t>3.2.8.</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设置服务器地址：IP 或域名（0x14）</w:t>
            </w:r>
            <w:r w:rsidR="006A2A27">
              <w:rPr>
                <w:noProof/>
                <w:webHidden/>
              </w:rPr>
              <w:tab/>
            </w:r>
            <w:r w:rsidR="006A2A27">
              <w:rPr>
                <w:noProof/>
                <w:webHidden/>
              </w:rPr>
              <w:fldChar w:fldCharType="begin"/>
            </w:r>
            <w:r w:rsidR="006A2A27">
              <w:rPr>
                <w:noProof/>
                <w:webHidden/>
              </w:rPr>
              <w:instrText xml:space="preserve"> PAGEREF _Toc119050753 \h </w:instrText>
            </w:r>
            <w:r w:rsidR="006A2A27">
              <w:rPr>
                <w:noProof/>
                <w:webHidden/>
              </w:rPr>
            </w:r>
            <w:r w:rsidR="006A2A27">
              <w:rPr>
                <w:noProof/>
                <w:webHidden/>
              </w:rPr>
              <w:fldChar w:fldCharType="separate"/>
            </w:r>
            <w:r w:rsidR="006A2A27">
              <w:rPr>
                <w:noProof/>
                <w:webHidden/>
              </w:rPr>
              <w:t>32</w:t>
            </w:r>
            <w:r w:rsidR="006A2A27">
              <w:rPr>
                <w:noProof/>
                <w:webHidden/>
              </w:rPr>
              <w:fldChar w:fldCharType="end"/>
            </w:r>
          </w:hyperlink>
        </w:p>
        <w:p w14:paraId="2E71EA39" w14:textId="0D295710" w:rsidR="006A2A27" w:rsidRDefault="00DD6F46">
          <w:pPr>
            <w:pStyle w:val="20"/>
            <w:tabs>
              <w:tab w:val="left" w:pos="1470"/>
              <w:tab w:val="right" w:leader="dot" w:pos="8493"/>
            </w:tabs>
            <w:ind w:left="430"/>
            <w:rPr>
              <w:rFonts w:asciiTheme="minorHAnsi" w:eastAsiaTheme="minorEastAsia" w:hAnsiTheme="minorHAnsi" w:cstheme="minorBidi"/>
              <w:noProof/>
              <w:color w:val="auto"/>
            </w:rPr>
          </w:pPr>
          <w:hyperlink w:anchor="_Toc119050754" w:history="1">
            <w:r w:rsidR="006A2A27" w:rsidRPr="00295628">
              <w:rPr>
                <w:rStyle w:val="a5"/>
                <w:rFonts w:ascii="黑体" w:eastAsia="黑体" w:hAnsi="黑体"/>
                <w:noProof/>
              </w:rPr>
              <w:t>3.2.9.</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远程升级（0x16）</w:t>
            </w:r>
            <w:r w:rsidR="006A2A27">
              <w:rPr>
                <w:noProof/>
                <w:webHidden/>
              </w:rPr>
              <w:tab/>
            </w:r>
            <w:r w:rsidR="006A2A27">
              <w:rPr>
                <w:noProof/>
                <w:webHidden/>
              </w:rPr>
              <w:fldChar w:fldCharType="begin"/>
            </w:r>
            <w:r w:rsidR="006A2A27">
              <w:rPr>
                <w:noProof/>
                <w:webHidden/>
              </w:rPr>
              <w:instrText xml:space="preserve"> PAGEREF _Toc119050754 \h </w:instrText>
            </w:r>
            <w:r w:rsidR="006A2A27">
              <w:rPr>
                <w:noProof/>
                <w:webHidden/>
              </w:rPr>
            </w:r>
            <w:r w:rsidR="006A2A27">
              <w:rPr>
                <w:noProof/>
                <w:webHidden/>
              </w:rPr>
              <w:fldChar w:fldCharType="separate"/>
            </w:r>
            <w:r w:rsidR="006A2A27">
              <w:rPr>
                <w:noProof/>
                <w:webHidden/>
              </w:rPr>
              <w:t>32</w:t>
            </w:r>
            <w:r w:rsidR="006A2A27">
              <w:rPr>
                <w:noProof/>
                <w:webHidden/>
              </w:rPr>
              <w:fldChar w:fldCharType="end"/>
            </w:r>
          </w:hyperlink>
        </w:p>
        <w:p w14:paraId="63334739" w14:textId="0A200F90" w:rsidR="006A2A27" w:rsidRDefault="00DD6F46">
          <w:pPr>
            <w:pStyle w:val="20"/>
            <w:tabs>
              <w:tab w:val="left" w:pos="1470"/>
              <w:tab w:val="right" w:leader="dot" w:pos="8493"/>
            </w:tabs>
            <w:ind w:left="430"/>
            <w:rPr>
              <w:rFonts w:asciiTheme="minorHAnsi" w:eastAsiaTheme="minorEastAsia" w:hAnsiTheme="minorHAnsi" w:cstheme="minorBidi"/>
              <w:noProof/>
              <w:color w:val="auto"/>
            </w:rPr>
          </w:pPr>
          <w:hyperlink w:anchor="_Toc119050755" w:history="1">
            <w:r w:rsidR="006A2A27" w:rsidRPr="00295628">
              <w:rPr>
                <w:rStyle w:val="a5"/>
                <w:rFonts w:ascii="黑体" w:eastAsia="黑体" w:hAnsi="黑体"/>
                <w:noProof/>
              </w:rPr>
              <w:t>3.2.10.</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恢复出厂设置（0x17）</w:t>
            </w:r>
            <w:r w:rsidR="006A2A27">
              <w:rPr>
                <w:noProof/>
                <w:webHidden/>
              </w:rPr>
              <w:tab/>
            </w:r>
            <w:r w:rsidR="006A2A27">
              <w:rPr>
                <w:noProof/>
                <w:webHidden/>
              </w:rPr>
              <w:fldChar w:fldCharType="begin"/>
            </w:r>
            <w:r w:rsidR="006A2A27">
              <w:rPr>
                <w:noProof/>
                <w:webHidden/>
              </w:rPr>
              <w:instrText xml:space="preserve"> PAGEREF _Toc119050755 \h </w:instrText>
            </w:r>
            <w:r w:rsidR="006A2A27">
              <w:rPr>
                <w:noProof/>
                <w:webHidden/>
              </w:rPr>
            </w:r>
            <w:r w:rsidR="006A2A27">
              <w:rPr>
                <w:noProof/>
                <w:webHidden/>
              </w:rPr>
              <w:fldChar w:fldCharType="separate"/>
            </w:r>
            <w:r w:rsidR="006A2A27">
              <w:rPr>
                <w:noProof/>
                <w:webHidden/>
              </w:rPr>
              <w:t>33</w:t>
            </w:r>
            <w:r w:rsidR="006A2A27">
              <w:rPr>
                <w:noProof/>
                <w:webHidden/>
              </w:rPr>
              <w:fldChar w:fldCharType="end"/>
            </w:r>
          </w:hyperlink>
        </w:p>
        <w:p w14:paraId="41405097" w14:textId="4ACDE31A" w:rsidR="006A2A27" w:rsidRDefault="00DD6F46">
          <w:pPr>
            <w:pStyle w:val="20"/>
            <w:tabs>
              <w:tab w:val="left" w:pos="1470"/>
              <w:tab w:val="right" w:leader="dot" w:pos="8493"/>
            </w:tabs>
            <w:ind w:left="430"/>
            <w:rPr>
              <w:rFonts w:asciiTheme="minorHAnsi" w:eastAsiaTheme="minorEastAsia" w:hAnsiTheme="minorHAnsi" w:cstheme="minorBidi"/>
              <w:noProof/>
              <w:color w:val="auto"/>
            </w:rPr>
          </w:pPr>
          <w:hyperlink w:anchor="_Toc119050756" w:history="1">
            <w:r w:rsidR="006A2A27" w:rsidRPr="00295628">
              <w:rPr>
                <w:rStyle w:val="a5"/>
                <w:rFonts w:ascii="黑体" w:eastAsia="黑体" w:hAnsi="黑体"/>
                <w:noProof/>
              </w:rPr>
              <w:t>3.2.11.</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获取日志（0x1F）</w:t>
            </w:r>
            <w:r w:rsidR="006A2A27">
              <w:rPr>
                <w:noProof/>
                <w:webHidden/>
              </w:rPr>
              <w:tab/>
            </w:r>
            <w:r w:rsidR="006A2A27">
              <w:rPr>
                <w:noProof/>
                <w:webHidden/>
              </w:rPr>
              <w:fldChar w:fldCharType="begin"/>
            </w:r>
            <w:r w:rsidR="006A2A27">
              <w:rPr>
                <w:noProof/>
                <w:webHidden/>
              </w:rPr>
              <w:instrText xml:space="preserve"> PAGEREF _Toc119050756 \h </w:instrText>
            </w:r>
            <w:r w:rsidR="006A2A27">
              <w:rPr>
                <w:noProof/>
                <w:webHidden/>
              </w:rPr>
            </w:r>
            <w:r w:rsidR="006A2A27">
              <w:rPr>
                <w:noProof/>
                <w:webHidden/>
              </w:rPr>
              <w:fldChar w:fldCharType="separate"/>
            </w:r>
            <w:r w:rsidR="006A2A27">
              <w:rPr>
                <w:noProof/>
                <w:webHidden/>
              </w:rPr>
              <w:t>33</w:t>
            </w:r>
            <w:r w:rsidR="006A2A27">
              <w:rPr>
                <w:noProof/>
                <w:webHidden/>
              </w:rPr>
              <w:fldChar w:fldCharType="end"/>
            </w:r>
          </w:hyperlink>
        </w:p>
        <w:p w14:paraId="5B60867F" w14:textId="6268AE45" w:rsidR="006A2A27" w:rsidRDefault="00DD6F46">
          <w:pPr>
            <w:pStyle w:val="20"/>
            <w:tabs>
              <w:tab w:val="left" w:pos="1470"/>
              <w:tab w:val="right" w:leader="dot" w:pos="8493"/>
            </w:tabs>
            <w:ind w:left="430"/>
            <w:rPr>
              <w:rFonts w:asciiTheme="minorHAnsi" w:eastAsiaTheme="minorEastAsia" w:hAnsiTheme="minorHAnsi" w:cstheme="minorBidi"/>
              <w:noProof/>
              <w:color w:val="auto"/>
            </w:rPr>
          </w:pPr>
          <w:hyperlink w:anchor="_Toc119050757" w:history="1">
            <w:r w:rsidR="006A2A27" w:rsidRPr="00295628">
              <w:rPr>
                <w:rStyle w:val="a5"/>
                <w:rFonts w:ascii="黑体" w:eastAsia="黑体" w:hAnsi="黑体"/>
                <w:noProof/>
              </w:rPr>
              <w:t>3.2.12.</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设置日志上传条件（0x20）</w:t>
            </w:r>
            <w:r w:rsidR="006A2A27">
              <w:rPr>
                <w:noProof/>
                <w:webHidden/>
              </w:rPr>
              <w:tab/>
            </w:r>
            <w:r w:rsidR="006A2A27">
              <w:rPr>
                <w:noProof/>
                <w:webHidden/>
              </w:rPr>
              <w:fldChar w:fldCharType="begin"/>
            </w:r>
            <w:r w:rsidR="006A2A27">
              <w:rPr>
                <w:noProof/>
                <w:webHidden/>
              </w:rPr>
              <w:instrText xml:space="preserve"> PAGEREF _Toc119050757 \h </w:instrText>
            </w:r>
            <w:r w:rsidR="006A2A27">
              <w:rPr>
                <w:noProof/>
                <w:webHidden/>
              </w:rPr>
            </w:r>
            <w:r w:rsidR="006A2A27">
              <w:rPr>
                <w:noProof/>
                <w:webHidden/>
              </w:rPr>
              <w:fldChar w:fldCharType="separate"/>
            </w:r>
            <w:r w:rsidR="006A2A27">
              <w:rPr>
                <w:noProof/>
                <w:webHidden/>
              </w:rPr>
              <w:t>34</w:t>
            </w:r>
            <w:r w:rsidR="006A2A27">
              <w:rPr>
                <w:noProof/>
                <w:webHidden/>
              </w:rPr>
              <w:fldChar w:fldCharType="end"/>
            </w:r>
          </w:hyperlink>
        </w:p>
        <w:p w14:paraId="2114A795" w14:textId="04799561" w:rsidR="006A2A27" w:rsidRDefault="00DD6F46">
          <w:pPr>
            <w:pStyle w:val="13"/>
            <w:rPr>
              <w:rFonts w:asciiTheme="minorHAnsi" w:eastAsiaTheme="minorEastAsia" w:hAnsiTheme="minorHAnsi" w:cstheme="minorBidi"/>
              <w:noProof/>
              <w:color w:val="auto"/>
            </w:rPr>
          </w:pPr>
          <w:hyperlink w:anchor="_Toc119050758" w:history="1">
            <w:r w:rsidR="006A2A27" w:rsidRPr="00295628">
              <w:rPr>
                <w:rStyle w:val="a5"/>
                <w:rFonts w:ascii="黑体" w:eastAsia="黑体" w:hAnsi="黑体"/>
                <w:noProof/>
              </w:rPr>
              <w:t>4.</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附录</w:t>
            </w:r>
            <w:r w:rsidR="006A2A27">
              <w:rPr>
                <w:noProof/>
                <w:webHidden/>
              </w:rPr>
              <w:tab/>
            </w:r>
            <w:r w:rsidR="006A2A27">
              <w:rPr>
                <w:noProof/>
                <w:webHidden/>
              </w:rPr>
              <w:fldChar w:fldCharType="begin"/>
            </w:r>
            <w:r w:rsidR="006A2A27">
              <w:rPr>
                <w:noProof/>
                <w:webHidden/>
              </w:rPr>
              <w:instrText xml:space="preserve"> PAGEREF _Toc119050758 \h </w:instrText>
            </w:r>
            <w:r w:rsidR="006A2A27">
              <w:rPr>
                <w:noProof/>
                <w:webHidden/>
              </w:rPr>
            </w:r>
            <w:r w:rsidR="006A2A27">
              <w:rPr>
                <w:noProof/>
                <w:webHidden/>
              </w:rPr>
              <w:fldChar w:fldCharType="separate"/>
            </w:r>
            <w:r w:rsidR="006A2A27">
              <w:rPr>
                <w:noProof/>
                <w:webHidden/>
              </w:rPr>
              <w:t>36</w:t>
            </w:r>
            <w:r w:rsidR="006A2A27">
              <w:rPr>
                <w:noProof/>
                <w:webHidden/>
              </w:rPr>
              <w:fldChar w:fldCharType="end"/>
            </w:r>
          </w:hyperlink>
        </w:p>
        <w:p w14:paraId="306DB2C1" w14:textId="7AFDE53C" w:rsidR="006A2A27" w:rsidRDefault="00DD6F46">
          <w:pPr>
            <w:pStyle w:val="13"/>
            <w:rPr>
              <w:rFonts w:asciiTheme="minorHAnsi" w:eastAsiaTheme="minorEastAsia" w:hAnsiTheme="minorHAnsi" w:cstheme="minorBidi"/>
              <w:noProof/>
              <w:color w:val="auto"/>
            </w:rPr>
          </w:pPr>
          <w:hyperlink w:anchor="_Toc119050759" w:history="1">
            <w:r w:rsidR="006A2A27" w:rsidRPr="00295628">
              <w:rPr>
                <w:rStyle w:val="a5"/>
                <w:rFonts w:ascii="黑体" w:eastAsia="黑体" w:hAnsi="黑体"/>
                <w:noProof/>
              </w:rPr>
              <w:t>4.1.</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TBOX故障代码</w:t>
            </w:r>
            <w:r w:rsidR="006A2A27">
              <w:rPr>
                <w:noProof/>
                <w:webHidden/>
              </w:rPr>
              <w:tab/>
            </w:r>
            <w:r w:rsidR="006A2A27">
              <w:rPr>
                <w:noProof/>
                <w:webHidden/>
              </w:rPr>
              <w:fldChar w:fldCharType="begin"/>
            </w:r>
            <w:r w:rsidR="006A2A27">
              <w:rPr>
                <w:noProof/>
                <w:webHidden/>
              </w:rPr>
              <w:instrText xml:space="preserve"> PAGEREF _Toc119050759 \h </w:instrText>
            </w:r>
            <w:r w:rsidR="006A2A27">
              <w:rPr>
                <w:noProof/>
                <w:webHidden/>
              </w:rPr>
            </w:r>
            <w:r w:rsidR="006A2A27">
              <w:rPr>
                <w:noProof/>
                <w:webHidden/>
              </w:rPr>
              <w:fldChar w:fldCharType="separate"/>
            </w:r>
            <w:r w:rsidR="006A2A27">
              <w:rPr>
                <w:noProof/>
                <w:webHidden/>
              </w:rPr>
              <w:t>36</w:t>
            </w:r>
            <w:r w:rsidR="006A2A27">
              <w:rPr>
                <w:noProof/>
                <w:webHidden/>
              </w:rPr>
              <w:fldChar w:fldCharType="end"/>
            </w:r>
          </w:hyperlink>
        </w:p>
        <w:p w14:paraId="7B6F75B8" w14:textId="7962F21F" w:rsidR="006A2A27" w:rsidRDefault="00DD6F46">
          <w:pPr>
            <w:pStyle w:val="13"/>
            <w:rPr>
              <w:rFonts w:asciiTheme="minorHAnsi" w:eastAsiaTheme="minorEastAsia" w:hAnsiTheme="minorHAnsi" w:cstheme="minorBidi"/>
              <w:noProof/>
              <w:color w:val="auto"/>
            </w:rPr>
          </w:pPr>
          <w:hyperlink w:anchor="_Toc119050760" w:history="1">
            <w:r w:rsidR="006A2A27" w:rsidRPr="00295628">
              <w:rPr>
                <w:rStyle w:val="a5"/>
                <w:rFonts w:ascii="黑体" w:eastAsia="黑体" w:hAnsi="黑体"/>
                <w:noProof/>
              </w:rPr>
              <w:t>4.2.</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32960国标扩展本协议</w:t>
            </w:r>
            <w:r w:rsidR="006A2A27">
              <w:rPr>
                <w:noProof/>
                <w:webHidden/>
              </w:rPr>
              <w:tab/>
            </w:r>
            <w:r w:rsidR="006A2A27">
              <w:rPr>
                <w:noProof/>
                <w:webHidden/>
              </w:rPr>
              <w:fldChar w:fldCharType="begin"/>
            </w:r>
            <w:r w:rsidR="006A2A27">
              <w:rPr>
                <w:noProof/>
                <w:webHidden/>
              </w:rPr>
              <w:instrText xml:space="preserve"> PAGEREF _Toc119050760 \h </w:instrText>
            </w:r>
            <w:r w:rsidR="006A2A27">
              <w:rPr>
                <w:noProof/>
                <w:webHidden/>
              </w:rPr>
            </w:r>
            <w:r w:rsidR="006A2A27">
              <w:rPr>
                <w:noProof/>
                <w:webHidden/>
              </w:rPr>
              <w:fldChar w:fldCharType="separate"/>
            </w:r>
            <w:r w:rsidR="006A2A27">
              <w:rPr>
                <w:noProof/>
                <w:webHidden/>
              </w:rPr>
              <w:t>36</w:t>
            </w:r>
            <w:r w:rsidR="006A2A27">
              <w:rPr>
                <w:noProof/>
                <w:webHidden/>
              </w:rPr>
              <w:fldChar w:fldCharType="end"/>
            </w:r>
          </w:hyperlink>
        </w:p>
        <w:p w14:paraId="7E040B5A" w14:textId="59910E67" w:rsidR="006A2A27" w:rsidRDefault="00DD6F46">
          <w:pPr>
            <w:pStyle w:val="20"/>
            <w:tabs>
              <w:tab w:val="left" w:pos="1470"/>
              <w:tab w:val="right" w:leader="dot" w:pos="8493"/>
            </w:tabs>
            <w:ind w:left="430"/>
            <w:rPr>
              <w:rFonts w:asciiTheme="minorHAnsi" w:eastAsiaTheme="minorEastAsia" w:hAnsiTheme="minorHAnsi" w:cstheme="minorBidi"/>
              <w:noProof/>
              <w:color w:val="auto"/>
            </w:rPr>
          </w:pPr>
          <w:hyperlink w:anchor="_Toc119050761" w:history="1">
            <w:r w:rsidR="006A2A27" w:rsidRPr="00295628">
              <w:rPr>
                <w:rStyle w:val="a5"/>
                <w:rFonts w:ascii="黑体" w:eastAsia="黑体" w:hAnsi="黑体"/>
                <w:noProof/>
              </w:rPr>
              <w:t>4.2.1.</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实时信息上报（0x02）</w:t>
            </w:r>
            <w:r w:rsidR="006A2A27">
              <w:rPr>
                <w:noProof/>
                <w:webHidden/>
              </w:rPr>
              <w:tab/>
            </w:r>
            <w:r w:rsidR="006A2A27">
              <w:rPr>
                <w:noProof/>
                <w:webHidden/>
              </w:rPr>
              <w:fldChar w:fldCharType="begin"/>
            </w:r>
            <w:r w:rsidR="006A2A27">
              <w:rPr>
                <w:noProof/>
                <w:webHidden/>
              </w:rPr>
              <w:instrText xml:space="preserve"> PAGEREF _Toc119050761 \h </w:instrText>
            </w:r>
            <w:r w:rsidR="006A2A27">
              <w:rPr>
                <w:noProof/>
                <w:webHidden/>
              </w:rPr>
            </w:r>
            <w:r w:rsidR="006A2A27">
              <w:rPr>
                <w:noProof/>
                <w:webHidden/>
              </w:rPr>
              <w:fldChar w:fldCharType="separate"/>
            </w:r>
            <w:r w:rsidR="006A2A27">
              <w:rPr>
                <w:noProof/>
                <w:webHidden/>
              </w:rPr>
              <w:t>37</w:t>
            </w:r>
            <w:r w:rsidR="006A2A27">
              <w:rPr>
                <w:noProof/>
                <w:webHidden/>
              </w:rPr>
              <w:fldChar w:fldCharType="end"/>
            </w:r>
          </w:hyperlink>
        </w:p>
        <w:p w14:paraId="7C34711B" w14:textId="7E0C2443" w:rsidR="006A2A27" w:rsidRDefault="00DD6F46">
          <w:pPr>
            <w:pStyle w:val="20"/>
            <w:tabs>
              <w:tab w:val="left" w:pos="1470"/>
              <w:tab w:val="right" w:leader="dot" w:pos="8493"/>
            </w:tabs>
            <w:ind w:left="430"/>
            <w:rPr>
              <w:rFonts w:asciiTheme="minorHAnsi" w:eastAsiaTheme="minorEastAsia" w:hAnsiTheme="minorHAnsi" w:cstheme="minorBidi"/>
              <w:noProof/>
              <w:color w:val="auto"/>
            </w:rPr>
          </w:pPr>
          <w:hyperlink w:anchor="_Toc119050762" w:history="1">
            <w:r w:rsidR="006A2A27" w:rsidRPr="00295628">
              <w:rPr>
                <w:rStyle w:val="a5"/>
                <w:rFonts w:ascii="黑体" w:eastAsia="黑体" w:hAnsi="黑体"/>
                <w:noProof/>
              </w:rPr>
              <w:t>4.2.2.</w:t>
            </w:r>
            <w:r w:rsidR="006A2A27">
              <w:rPr>
                <w:rFonts w:asciiTheme="minorHAnsi" w:eastAsiaTheme="minorEastAsia" w:hAnsiTheme="minorHAnsi" w:cstheme="minorBidi"/>
                <w:noProof/>
                <w:color w:val="auto"/>
              </w:rPr>
              <w:tab/>
            </w:r>
            <w:r w:rsidR="006A2A27" w:rsidRPr="00295628">
              <w:rPr>
                <w:rStyle w:val="a5"/>
                <w:rFonts w:ascii="黑体" w:eastAsia="黑体" w:hAnsi="黑体"/>
                <w:noProof/>
              </w:rPr>
              <w:t>车载终端控制命令（0x82）</w:t>
            </w:r>
            <w:r w:rsidR="006A2A27">
              <w:rPr>
                <w:noProof/>
                <w:webHidden/>
              </w:rPr>
              <w:tab/>
            </w:r>
            <w:r w:rsidR="006A2A27">
              <w:rPr>
                <w:noProof/>
                <w:webHidden/>
              </w:rPr>
              <w:fldChar w:fldCharType="begin"/>
            </w:r>
            <w:r w:rsidR="006A2A27">
              <w:rPr>
                <w:noProof/>
                <w:webHidden/>
              </w:rPr>
              <w:instrText xml:space="preserve"> PAGEREF _Toc119050762 \h </w:instrText>
            </w:r>
            <w:r w:rsidR="006A2A27">
              <w:rPr>
                <w:noProof/>
                <w:webHidden/>
              </w:rPr>
            </w:r>
            <w:r w:rsidR="006A2A27">
              <w:rPr>
                <w:noProof/>
                <w:webHidden/>
              </w:rPr>
              <w:fldChar w:fldCharType="separate"/>
            </w:r>
            <w:r w:rsidR="006A2A27">
              <w:rPr>
                <w:noProof/>
                <w:webHidden/>
              </w:rPr>
              <w:t>39</w:t>
            </w:r>
            <w:r w:rsidR="006A2A27">
              <w:rPr>
                <w:noProof/>
                <w:webHidden/>
              </w:rPr>
              <w:fldChar w:fldCharType="end"/>
            </w:r>
          </w:hyperlink>
        </w:p>
        <w:p w14:paraId="15BD9F95" w14:textId="02E40AEE" w:rsidR="00041975" w:rsidRDefault="00041975">
          <w:r>
            <w:rPr>
              <w:b/>
              <w:bCs/>
              <w:lang w:val="zh-CN"/>
            </w:rPr>
            <w:fldChar w:fldCharType="end"/>
          </w:r>
        </w:p>
      </w:sdtContent>
    </w:sdt>
    <w:p w14:paraId="566C289D" w14:textId="320B2510" w:rsidR="004E3A6D" w:rsidRDefault="004E3A6D">
      <w:pPr>
        <w:rPr>
          <w:rFonts w:ascii="宋体" w:eastAsia="宋体" w:hAnsi="宋体"/>
        </w:rPr>
      </w:pPr>
    </w:p>
    <w:p w14:paraId="0E5EF431" w14:textId="77777777" w:rsidR="004E3A6D" w:rsidRDefault="004E3A6D">
      <w:pPr>
        <w:spacing w:after="0" w:line="240" w:lineRule="auto"/>
        <w:ind w:left="0" w:firstLine="0"/>
        <w:rPr>
          <w:rFonts w:ascii="宋体" w:eastAsia="宋体" w:hAnsi="宋体"/>
        </w:rPr>
      </w:pPr>
      <w:r>
        <w:rPr>
          <w:rFonts w:ascii="宋体" w:eastAsia="宋体" w:hAnsi="宋体"/>
        </w:rPr>
        <w:br w:type="page"/>
      </w:r>
    </w:p>
    <w:p w14:paraId="17304943" w14:textId="77777777" w:rsidR="004E3A6D" w:rsidRPr="00604078" w:rsidRDefault="004E3A6D" w:rsidP="00604078">
      <w:pPr>
        <w:pStyle w:val="1"/>
        <w:numPr>
          <w:ilvl w:val="0"/>
          <w:numId w:val="4"/>
        </w:numPr>
        <w:spacing w:beforeLines="100" w:before="240" w:afterLines="100" w:after="240" w:line="240" w:lineRule="auto"/>
        <w:ind w:left="0" w:right="0" w:firstLine="0"/>
        <w:rPr>
          <w:rFonts w:ascii="黑体" w:eastAsia="黑体" w:hAnsi="黑体"/>
          <w:sz w:val="21"/>
          <w:szCs w:val="21"/>
        </w:rPr>
      </w:pPr>
      <w:bookmarkStart w:id="9" w:name="_Toc118124819"/>
      <w:bookmarkStart w:id="10" w:name="_Toc119050718"/>
      <w:r w:rsidRPr="00604078">
        <w:rPr>
          <w:rFonts w:ascii="黑体" w:eastAsia="黑体" w:hAnsi="黑体"/>
          <w:sz w:val="21"/>
          <w:szCs w:val="21"/>
        </w:rPr>
        <w:lastRenderedPageBreak/>
        <w:t>前言</w:t>
      </w:r>
      <w:bookmarkEnd w:id="9"/>
      <w:bookmarkEnd w:id="10"/>
    </w:p>
    <w:p w14:paraId="32775ED7" w14:textId="30722715" w:rsidR="004E3A6D" w:rsidRDefault="004E3A6D" w:rsidP="00604078">
      <w:pPr>
        <w:spacing w:after="0" w:line="400" w:lineRule="exact"/>
        <w:ind w:left="0" w:firstLine="420"/>
        <w:rPr>
          <w:rFonts w:ascii="宋体" w:eastAsia="宋体" w:hAnsi="宋体"/>
        </w:rPr>
      </w:pPr>
      <w:r>
        <w:rPr>
          <w:rFonts w:ascii="宋体" w:eastAsia="宋体" w:hAnsi="宋体" w:cs="宋体"/>
        </w:rPr>
        <w:t>本文规定了</w:t>
      </w:r>
      <w:r w:rsidR="007B2E16">
        <w:rPr>
          <w:rFonts w:ascii="宋体" w:eastAsia="宋体" w:hAnsi="宋体" w:cs="宋体" w:hint="eastAsia"/>
        </w:rPr>
        <w:t>车载</w:t>
      </w:r>
      <w:r w:rsidR="000F375D">
        <w:rPr>
          <w:rFonts w:ascii="宋体" w:eastAsia="宋体" w:hAnsi="宋体" w:cs="宋体" w:hint="eastAsia"/>
        </w:rPr>
        <w:t>换电</w:t>
      </w:r>
      <w:r w:rsidR="007B2E16">
        <w:rPr>
          <w:rFonts w:ascii="宋体" w:eastAsia="宋体" w:hAnsi="宋体" w:cs="宋体" w:hint="eastAsia"/>
        </w:rPr>
        <w:t>控制</w:t>
      </w:r>
      <w:r>
        <w:rPr>
          <w:rFonts w:ascii="宋体" w:eastAsia="宋体" w:hAnsi="宋体" w:cs="宋体"/>
        </w:rPr>
        <w:t>终端与</w:t>
      </w:r>
      <w:r w:rsidR="000F375D">
        <w:rPr>
          <w:rFonts w:ascii="宋体" w:eastAsia="宋体" w:hAnsi="宋体" w:cs="宋体" w:hint="eastAsia"/>
        </w:rPr>
        <w:t>物联网平台</w:t>
      </w:r>
      <w:r>
        <w:rPr>
          <w:rFonts w:ascii="宋体" w:eastAsia="宋体" w:hAnsi="宋体" w:cs="宋体"/>
        </w:rPr>
        <w:t xml:space="preserve">之间的接口通信协议。通过 </w:t>
      </w:r>
      <w:r w:rsidR="000F375D">
        <w:rPr>
          <w:rFonts w:ascii="宋体" w:eastAsia="宋体" w:hAnsi="宋体" w:cs="宋体" w:hint="eastAsia"/>
        </w:rPr>
        <w:t>移动网络的</w:t>
      </w:r>
      <w:r>
        <w:rPr>
          <w:rFonts w:ascii="宋体" w:eastAsia="宋体" w:hAnsi="宋体" w:cs="宋体"/>
        </w:rPr>
        <w:t xml:space="preserve"> TCP/IP 长连接的方式发送至</w:t>
      </w:r>
      <w:r w:rsidR="000F375D">
        <w:rPr>
          <w:rFonts w:ascii="宋体" w:eastAsia="宋体" w:hAnsi="宋体" w:cs="宋体" w:hint="eastAsia"/>
        </w:rPr>
        <w:t>物联网平台</w:t>
      </w:r>
      <w:r>
        <w:rPr>
          <w:rFonts w:ascii="宋体" w:eastAsia="宋体" w:hAnsi="宋体" w:cs="宋体"/>
        </w:rPr>
        <w:t>。</w:t>
      </w:r>
      <w:proofErr w:type="gramStart"/>
      <w:r w:rsidR="000F375D">
        <w:rPr>
          <w:rFonts w:ascii="宋体" w:eastAsia="宋体" w:hAnsi="宋体" w:cs="宋体" w:hint="eastAsia"/>
        </w:rPr>
        <w:t>充换电</w:t>
      </w:r>
      <w:r>
        <w:rPr>
          <w:rFonts w:ascii="宋体" w:eastAsia="宋体" w:hAnsi="宋体" w:cs="宋体"/>
        </w:rPr>
        <w:t>业务</w:t>
      </w:r>
      <w:proofErr w:type="gramEnd"/>
      <w:r>
        <w:rPr>
          <w:rFonts w:ascii="宋体" w:eastAsia="宋体" w:hAnsi="宋体" w:cs="宋体"/>
        </w:rPr>
        <w:t>数据通过</w:t>
      </w:r>
      <w:r w:rsidR="000F375D">
        <w:rPr>
          <w:rFonts w:ascii="宋体" w:eastAsia="宋体" w:hAnsi="宋体" w:cs="宋体" w:hint="eastAsia"/>
        </w:rPr>
        <w:t>物联网</w:t>
      </w:r>
      <w:r>
        <w:rPr>
          <w:rFonts w:ascii="宋体" w:eastAsia="宋体" w:hAnsi="宋体" w:cs="宋体"/>
        </w:rPr>
        <w:t>平台下发及配置。协议内容包括网络拓扑、通信方式、 应用层报文格式和定义等内容。</w:t>
      </w:r>
    </w:p>
    <w:p w14:paraId="287E2D3B" w14:textId="77777777" w:rsidR="004E3A6D" w:rsidRPr="00604078" w:rsidRDefault="004E3A6D" w:rsidP="00604078">
      <w:pPr>
        <w:spacing w:after="0" w:line="400" w:lineRule="exact"/>
        <w:ind w:left="0" w:firstLine="420"/>
        <w:rPr>
          <w:rFonts w:ascii="宋体" w:eastAsia="宋体" w:hAnsi="宋体" w:cs="宋体"/>
        </w:rPr>
      </w:pPr>
      <w:r>
        <w:rPr>
          <w:rFonts w:ascii="宋体" w:eastAsia="宋体" w:hAnsi="宋体" w:cs="宋体"/>
        </w:rPr>
        <w:t>声明： 本文件中出现的任何文字叙述、文档格式、插图、照片、方法、过程等内容，除另有特别注明，版权均属本公司所有，受到有关知识产权及版权法保护。任何个人、机构未经书面授权许可，不得以任何方式复制或引用本文件的任何片断。</w:t>
      </w:r>
    </w:p>
    <w:p w14:paraId="70D8E960" w14:textId="7D9B07CA" w:rsidR="0031081B" w:rsidRDefault="0031081B" w:rsidP="00604078">
      <w:pPr>
        <w:pStyle w:val="1"/>
        <w:numPr>
          <w:ilvl w:val="0"/>
          <w:numId w:val="4"/>
        </w:numPr>
        <w:spacing w:beforeLines="100" w:before="240" w:afterLines="100" w:after="240" w:line="240" w:lineRule="auto"/>
        <w:ind w:left="0" w:right="0" w:firstLine="0"/>
        <w:rPr>
          <w:rFonts w:ascii="黑体" w:eastAsia="黑体" w:hAnsi="黑体"/>
          <w:sz w:val="21"/>
          <w:szCs w:val="21"/>
        </w:rPr>
      </w:pPr>
      <w:bookmarkStart w:id="11" w:name="_Toc118124820"/>
      <w:bookmarkStart w:id="12" w:name="_Toc119050719"/>
      <w:r>
        <w:rPr>
          <w:rFonts w:ascii="黑体" w:eastAsia="黑体" w:hAnsi="黑体" w:hint="eastAsia"/>
          <w:sz w:val="21"/>
          <w:szCs w:val="21"/>
        </w:rPr>
        <w:t>网络拓扑</w:t>
      </w:r>
      <w:bookmarkEnd w:id="11"/>
      <w:bookmarkEnd w:id="12"/>
    </w:p>
    <w:p w14:paraId="3F86D887" w14:textId="0CE6451C" w:rsidR="0031081B" w:rsidRDefault="0031081B" w:rsidP="0031081B">
      <w:pPr>
        <w:jc w:val="center"/>
        <w:rPr>
          <w:rFonts w:eastAsia="黑体"/>
        </w:rPr>
      </w:pPr>
      <w:r>
        <w:rPr>
          <w:rFonts w:eastAsia="黑体"/>
          <w:noProof/>
        </w:rPr>
        <w:drawing>
          <wp:inline distT="0" distB="0" distL="0" distR="0" wp14:anchorId="17673B2E" wp14:editId="26DCBAB4">
            <wp:extent cx="2814955" cy="2051271"/>
            <wp:effectExtent l="0" t="0" r="444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9"/>
                        </a:ext>
                      </a:extLst>
                    </a:blip>
                    <a:stretch>
                      <a:fillRect/>
                    </a:stretch>
                  </pic:blipFill>
                  <pic:spPr bwMode="auto">
                    <a:xfrm>
                      <a:off x="0" y="0"/>
                      <a:ext cx="2823673" cy="2057624"/>
                    </a:xfrm>
                    <a:prstGeom prst="rect">
                      <a:avLst/>
                    </a:prstGeom>
                  </pic:spPr>
                </pic:pic>
              </a:graphicData>
            </a:graphic>
          </wp:inline>
        </w:drawing>
      </w:r>
    </w:p>
    <w:p w14:paraId="78F5F6B8" w14:textId="6BC62C3F" w:rsidR="0031081B" w:rsidRPr="0031081B" w:rsidRDefault="0031081B" w:rsidP="0031081B">
      <w:pPr>
        <w:spacing w:after="0" w:line="400" w:lineRule="exact"/>
        <w:ind w:left="0" w:firstLine="0"/>
        <w:jc w:val="center"/>
        <w:rPr>
          <w:rFonts w:ascii="宋体" w:eastAsia="宋体" w:hAnsi="宋体"/>
          <w:sz w:val="18"/>
          <w:szCs w:val="20"/>
        </w:rPr>
      </w:pPr>
      <w:r w:rsidRPr="0031081B">
        <w:rPr>
          <w:rFonts w:ascii="宋体" w:eastAsia="宋体" w:hAnsi="宋体" w:hint="eastAsia"/>
          <w:sz w:val="18"/>
          <w:szCs w:val="20"/>
        </w:rPr>
        <w:t>图1</w:t>
      </w:r>
      <w:r w:rsidRPr="0031081B">
        <w:rPr>
          <w:rFonts w:ascii="宋体" w:eastAsia="宋体" w:hAnsi="宋体"/>
          <w:sz w:val="18"/>
          <w:szCs w:val="20"/>
        </w:rPr>
        <w:t xml:space="preserve"> T-BOX</w:t>
      </w:r>
      <w:r w:rsidRPr="0031081B">
        <w:rPr>
          <w:rFonts w:ascii="宋体" w:eastAsia="宋体" w:hAnsi="宋体" w:hint="eastAsia"/>
          <w:sz w:val="18"/>
          <w:szCs w:val="20"/>
        </w:rPr>
        <w:t>与云平台通讯示意</w:t>
      </w:r>
    </w:p>
    <w:p w14:paraId="0B9A0315" w14:textId="23AE4D51" w:rsidR="004E3A6D" w:rsidRPr="00604078" w:rsidRDefault="00604078" w:rsidP="0031081B">
      <w:pPr>
        <w:pStyle w:val="1"/>
        <w:numPr>
          <w:ilvl w:val="1"/>
          <w:numId w:val="4"/>
        </w:numPr>
        <w:spacing w:beforeLines="100" w:before="240" w:afterLines="100" w:after="240" w:line="240" w:lineRule="auto"/>
        <w:ind w:right="0"/>
        <w:rPr>
          <w:rFonts w:ascii="黑体" w:eastAsia="黑体" w:hAnsi="黑体"/>
          <w:sz w:val="21"/>
          <w:szCs w:val="21"/>
        </w:rPr>
      </w:pPr>
      <w:bookmarkStart w:id="13" w:name="_Toc118124821"/>
      <w:bookmarkStart w:id="14" w:name="_Toc119050720"/>
      <w:r>
        <w:rPr>
          <w:rFonts w:ascii="黑体" w:eastAsia="黑体" w:hAnsi="黑体" w:hint="eastAsia"/>
          <w:sz w:val="21"/>
          <w:szCs w:val="21"/>
        </w:rPr>
        <w:t>范围</w:t>
      </w:r>
      <w:bookmarkEnd w:id="13"/>
      <w:bookmarkEnd w:id="14"/>
    </w:p>
    <w:p w14:paraId="2E74FD85" w14:textId="10DD3ADC" w:rsidR="004E3A6D" w:rsidRDefault="004E3A6D" w:rsidP="00F46224">
      <w:pPr>
        <w:spacing w:after="0" w:line="400" w:lineRule="exact"/>
        <w:ind w:left="0" w:firstLine="482"/>
        <w:rPr>
          <w:rFonts w:ascii="宋体" w:eastAsia="宋体" w:hAnsi="宋体"/>
        </w:rPr>
      </w:pPr>
      <w:r>
        <w:rPr>
          <w:rFonts w:ascii="宋体" w:eastAsia="宋体" w:hAnsi="宋体" w:cs="宋体"/>
        </w:rPr>
        <w:t>本接口协议用于界定</w:t>
      </w:r>
      <w:r w:rsidR="007B2E16">
        <w:rPr>
          <w:rFonts w:ascii="宋体" w:eastAsia="宋体" w:hAnsi="宋体" w:cs="宋体" w:hint="eastAsia"/>
        </w:rPr>
        <w:t>车载</w:t>
      </w:r>
      <w:r w:rsidR="00F46224">
        <w:rPr>
          <w:rFonts w:ascii="宋体" w:eastAsia="宋体" w:hAnsi="宋体" w:cs="宋体" w:hint="eastAsia"/>
        </w:rPr>
        <w:t>换电控制</w:t>
      </w:r>
      <w:r>
        <w:rPr>
          <w:rFonts w:ascii="宋体" w:eastAsia="宋体" w:hAnsi="宋体" w:cs="宋体"/>
        </w:rPr>
        <w:t>终端</w:t>
      </w:r>
      <w:r w:rsidR="00F46224">
        <w:rPr>
          <w:rFonts w:ascii="宋体" w:eastAsia="宋体" w:hAnsi="宋体" w:cs="宋体" w:hint="eastAsia"/>
        </w:rPr>
        <w:t>（T</w:t>
      </w:r>
      <w:r w:rsidR="00F46224">
        <w:rPr>
          <w:rFonts w:ascii="宋体" w:eastAsia="宋体" w:hAnsi="宋体" w:cs="宋体"/>
        </w:rPr>
        <w:t>-BOX</w:t>
      </w:r>
      <w:r w:rsidR="00F46224">
        <w:rPr>
          <w:rFonts w:ascii="宋体" w:eastAsia="宋体" w:hAnsi="宋体" w:cs="宋体" w:hint="eastAsia"/>
        </w:rPr>
        <w:t>）</w:t>
      </w:r>
      <w:r>
        <w:rPr>
          <w:rFonts w:ascii="宋体" w:eastAsia="宋体" w:hAnsi="宋体" w:cs="宋体"/>
        </w:rPr>
        <w:t>与</w:t>
      </w:r>
      <w:r w:rsidR="00F46224">
        <w:rPr>
          <w:rFonts w:ascii="宋体" w:eastAsia="宋体" w:hAnsi="宋体" w:cs="宋体" w:hint="eastAsia"/>
        </w:rPr>
        <w:t>物联</w:t>
      </w:r>
      <w:r w:rsidR="00A804C9">
        <w:rPr>
          <w:rFonts w:ascii="宋体" w:eastAsia="宋体" w:hAnsi="宋体" w:cs="宋体" w:hint="eastAsia"/>
        </w:rPr>
        <w:t>网</w:t>
      </w:r>
      <w:r w:rsidR="00F46224">
        <w:rPr>
          <w:rFonts w:ascii="宋体" w:eastAsia="宋体" w:hAnsi="宋体" w:cs="宋体" w:hint="eastAsia"/>
        </w:rPr>
        <w:t>平台</w:t>
      </w:r>
      <w:r>
        <w:rPr>
          <w:rFonts w:ascii="宋体" w:eastAsia="宋体" w:hAnsi="宋体" w:cs="宋体"/>
        </w:rPr>
        <w:t>之间的通信协议规范。</w:t>
      </w:r>
    </w:p>
    <w:p w14:paraId="4E382BCD" w14:textId="1AA237D5" w:rsidR="0031081B" w:rsidRPr="0031081B" w:rsidRDefault="0031081B" w:rsidP="0031081B">
      <w:pPr>
        <w:pStyle w:val="1"/>
        <w:numPr>
          <w:ilvl w:val="1"/>
          <w:numId w:val="4"/>
        </w:numPr>
        <w:spacing w:beforeLines="100" w:before="240" w:afterLines="100" w:after="240" w:line="240" w:lineRule="auto"/>
        <w:ind w:right="0"/>
        <w:rPr>
          <w:rFonts w:ascii="黑体" w:eastAsia="黑体" w:hAnsi="黑体"/>
          <w:sz w:val="21"/>
          <w:szCs w:val="21"/>
        </w:rPr>
      </w:pPr>
      <w:bookmarkStart w:id="15" w:name="_Toc118124822"/>
      <w:bookmarkStart w:id="16" w:name="_Toc119050721"/>
      <w:r>
        <w:rPr>
          <w:rFonts w:ascii="黑体" w:eastAsia="黑体" w:hAnsi="黑体" w:hint="eastAsia"/>
          <w:sz w:val="21"/>
          <w:szCs w:val="21"/>
        </w:rPr>
        <w:t>车载换电</w:t>
      </w:r>
      <w:r w:rsidR="007B2E16">
        <w:rPr>
          <w:rFonts w:ascii="黑体" w:eastAsia="黑体" w:hAnsi="黑体" w:hint="eastAsia"/>
          <w:sz w:val="21"/>
          <w:szCs w:val="21"/>
        </w:rPr>
        <w:t>控制终端</w:t>
      </w:r>
      <w:bookmarkEnd w:id="15"/>
      <w:bookmarkEnd w:id="16"/>
    </w:p>
    <w:p w14:paraId="50B9C2F6" w14:textId="1EC65F71" w:rsidR="0031081B" w:rsidRDefault="00887993" w:rsidP="00F46224">
      <w:pPr>
        <w:spacing w:after="0" w:line="400" w:lineRule="exact"/>
        <w:ind w:left="0" w:firstLine="482"/>
        <w:rPr>
          <w:rFonts w:ascii="宋体" w:eastAsia="宋体" w:hAnsi="宋体" w:cs="宋体"/>
        </w:rPr>
      </w:pPr>
      <w:r>
        <w:rPr>
          <w:rFonts w:ascii="宋体" w:eastAsia="宋体" w:hAnsi="宋体" w:cs="宋体" w:hint="eastAsia"/>
        </w:rPr>
        <w:t>车载换电控制终端（或换电控制器或换电控制终端）</w:t>
      </w:r>
      <w:r w:rsidR="0031081B" w:rsidRPr="00F46224">
        <w:rPr>
          <w:rFonts w:ascii="宋体" w:eastAsia="宋体" w:hAnsi="宋体" w:cs="宋体" w:hint="eastAsia"/>
        </w:rPr>
        <w:t>负责车辆设备通信接入，同时收集车辆模块</w:t>
      </w:r>
      <w:r w:rsidR="00F74393">
        <w:rPr>
          <w:rFonts w:ascii="宋体" w:eastAsia="宋体" w:hAnsi="宋体" w:cs="宋体" w:hint="eastAsia"/>
        </w:rPr>
        <w:t>（</w:t>
      </w:r>
      <w:r w:rsidR="00F74393" w:rsidRPr="00F46224">
        <w:rPr>
          <w:rFonts w:ascii="宋体" w:eastAsia="宋体" w:hAnsi="宋体" w:cs="宋体"/>
        </w:rPr>
        <w:t>BMS</w:t>
      </w:r>
      <w:r w:rsidR="00F74393" w:rsidRPr="00F46224">
        <w:rPr>
          <w:rFonts w:ascii="宋体" w:eastAsia="宋体" w:hAnsi="宋体" w:cs="宋体" w:hint="eastAsia"/>
        </w:rPr>
        <w:t>状态、</w:t>
      </w:r>
      <w:r w:rsidR="00F74393" w:rsidRPr="00F46224">
        <w:rPr>
          <w:rFonts w:ascii="宋体" w:eastAsia="宋体" w:hAnsi="宋体" w:cs="宋体"/>
        </w:rPr>
        <w:t>VCU</w:t>
      </w:r>
      <w:r w:rsidR="00F74393" w:rsidRPr="00F46224">
        <w:rPr>
          <w:rFonts w:ascii="宋体" w:eastAsia="宋体" w:hAnsi="宋体" w:cs="宋体" w:hint="eastAsia"/>
        </w:rPr>
        <w:t>状态、告警状态</w:t>
      </w:r>
      <w:r w:rsidR="00F74393">
        <w:rPr>
          <w:rFonts w:ascii="宋体" w:eastAsia="宋体" w:hAnsi="宋体" w:cs="宋体" w:hint="eastAsia"/>
        </w:rPr>
        <w:t>等）</w:t>
      </w:r>
      <w:r w:rsidR="0031081B" w:rsidRPr="00F46224">
        <w:rPr>
          <w:rFonts w:ascii="宋体" w:eastAsia="宋体" w:hAnsi="宋体" w:cs="宋体" w:hint="eastAsia"/>
        </w:rPr>
        <w:t>的实时状态信息，并将这些信息发</w:t>
      </w:r>
      <w:r w:rsidR="007B2E16">
        <w:rPr>
          <w:rFonts w:ascii="宋体" w:eastAsia="宋体" w:hAnsi="宋体" w:cs="宋体" w:hint="eastAsia"/>
        </w:rPr>
        <w:t>送</w:t>
      </w:r>
      <w:r w:rsidR="0031081B" w:rsidRPr="00F46224">
        <w:rPr>
          <w:rFonts w:ascii="宋体" w:eastAsia="宋体" w:hAnsi="宋体" w:cs="宋体" w:hint="eastAsia"/>
        </w:rPr>
        <w:t>到</w:t>
      </w:r>
      <w:proofErr w:type="gramStart"/>
      <w:r w:rsidR="00F46224">
        <w:rPr>
          <w:rFonts w:ascii="宋体" w:eastAsia="宋体" w:hAnsi="宋体" w:cs="宋体" w:hint="eastAsia"/>
        </w:rPr>
        <w:t>智电物</w:t>
      </w:r>
      <w:proofErr w:type="gramEnd"/>
      <w:r w:rsidR="00F46224">
        <w:rPr>
          <w:rFonts w:ascii="宋体" w:eastAsia="宋体" w:hAnsi="宋体" w:cs="宋体" w:hint="eastAsia"/>
        </w:rPr>
        <w:t>联</w:t>
      </w:r>
      <w:r w:rsidR="007B2E16">
        <w:rPr>
          <w:rFonts w:ascii="宋体" w:eastAsia="宋体" w:hAnsi="宋体" w:cs="宋体" w:hint="eastAsia"/>
        </w:rPr>
        <w:t>网</w:t>
      </w:r>
      <w:r w:rsidR="00F46224">
        <w:rPr>
          <w:rFonts w:ascii="宋体" w:eastAsia="宋体" w:hAnsi="宋体" w:cs="宋体" w:hint="eastAsia"/>
        </w:rPr>
        <w:t>平台</w:t>
      </w:r>
      <w:r w:rsidR="0031081B" w:rsidRPr="00F46224">
        <w:rPr>
          <w:rFonts w:ascii="宋体" w:eastAsia="宋体" w:hAnsi="宋体" w:cs="宋体" w:hint="eastAsia"/>
        </w:rPr>
        <w:t>。</w:t>
      </w:r>
    </w:p>
    <w:p w14:paraId="19E9C9C8" w14:textId="2770EAAD" w:rsidR="00F46224" w:rsidRPr="00F46224" w:rsidRDefault="00F46224" w:rsidP="00F46224">
      <w:pPr>
        <w:pStyle w:val="1"/>
        <w:numPr>
          <w:ilvl w:val="1"/>
          <w:numId w:val="4"/>
        </w:numPr>
        <w:spacing w:beforeLines="100" w:before="240" w:afterLines="100" w:after="240" w:line="240" w:lineRule="auto"/>
        <w:ind w:right="0"/>
        <w:rPr>
          <w:rFonts w:ascii="黑体" w:eastAsia="黑体" w:hAnsi="黑体"/>
          <w:sz w:val="21"/>
          <w:szCs w:val="21"/>
        </w:rPr>
      </w:pPr>
      <w:bookmarkStart w:id="17" w:name="_Toc118124823"/>
      <w:bookmarkStart w:id="18" w:name="_Toc119050722"/>
      <w:r>
        <w:rPr>
          <w:rFonts w:ascii="黑体" w:eastAsia="黑体" w:hAnsi="黑体" w:hint="eastAsia"/>
          <w:sz w:val="21"/>
          <w:szCs w:val="21"/>
        </w:rPr>
        <w:t>物联</w:t>
      </w:r>
      <w:r w:rsidR="002065BA">
        <w:rPr>
          <w:rFonts w:ascii="黑体" w:eastAsia="黑体" w:hAnsi="黑体" w:hint="eastAsia"/>
          <w:sz w:val="21"/>
          <w:szCs w:val="21"/>
        </w:rPr>
        <w:t>网</w:t>
      </w:r>
      <w:r>
        <w:rPr>
          <w:rFonts w:ascii="黑体" w:eastAsia="黑体" w:hAnsi="黑体" w:hint="eastAsia"/>
          <w:sz w:val="21"/>
          <w:szCs w:val="21"/>
        </w:rPr>
        <w:t>平台</w:t>
      </w:r>
      <w:bookmarkEnd w:id="17"/>
      <w:bookmarkEnd w:id="18"/>
    </w:p>
    <w:p w14:paraId="3A38FE10" w14:textId="6EE29CB2" w:rsidR="00F46224" w:rsidRDefault="00081C82" w:rsidP="00F46224">
      <w:pPr>
        <w:spacing w:after="0" w:line="400" w:lineRule="exact"/>
        <w:ind w:left="0" w:firstLine="482"/>
        <w:rPr>
          <w:rFonts w:ascii="宋体" w:eastAsia="宋体" w:hAnsi="宋体" w:cs="宋体"/>
        </w:rPr>
      </w:pPr>
      <w:r>
        <w:rPr>
          <w:rFonts w:ascii="宋体" w:eastAsia="宋体" w:hAnsi="宋体" w:cs="宋体" w:hint="eastAsia"/>
        </w:rPr>
        <w:t>负责</w:t>
      </w:r>
      <w:r w:rsidR="002065BA">
        <w:rPr>
          <w:rFonts w:ascii="宋体" w:eastAsia="宋体" w:hAnsi="宋体" w:cs="宋体" w:hint="eastAsia"/>
        </w:rPr>
        <w:t>车载</w:t>
      </w:r>
      <w:r>
        <w:rPr>
          <w:rFonts w:ascii="宋体" w:eastAsia="宋体" w:hAnsi="宋体" w:cs="宋体" w:hint="eastAsia"/>
        </w:rPr>
        <w:t>换电终端设备接入，</w:t>
      </w:r>
      <w:r w:rsidR="00F74393">
        <w:rPr>
          <w:rFonts w:ascii="宋体" w:eastAsia="宋体" w:hAnsi="宋体" w:cs="宋体" w:hint="eastAsia"/>
        </w:rPr>
        <w:t>接收换电控制器上报</w:t>
      </w:r>
      <w:r>
        <w:rPr>
          <w:rFonts w:ascii="宋体" w:eastAsia="宋体" w:hAnsi="宋体" w:cs="宋体" w:hint="eastAsia"/>
        </w:rPr>
        <w:t>车辆及电池</w:t>
      </w:r>
      <w:r w:rsidR="00F74393">
        <w:rPr>
          <w:rFonts w:ascii="宋体" w:eastAsia="宋体" w:hAnsi="宋体" w:cs="宋体" w:hint="eastAsia"/>
        </w:rPr>
        <w:t>信息并负责解析、</w:t>
      </w:r>
      <w:r>
        <w:rPr>
          <w:rFonts w:ascii="宋体" w:eastAsia="宋体" w:hAnsi="宋体" w:cs="宋体" w:hint="eastAsia"/>
        </w:rPr>
        <w:t>转发、存储</w:t>
      </w:r>
      <w:r w:rsidR="00F74393">
        <w:rPr>
          <w:rFonts w:ascii="宋体" w:eastAsia="宋体" w:hAnsi="宋体" w:cs="宋体" w:hint="eastAsia"/>
        </w:rPr>
        <w:t>。</w:t>
      </w:r>
      <w:r>
        <w:rPr>
          <w:rFonts w:ascii="宋体" w:eastAsia="宋体" w:hAnsi="宋体" w:cs="宋体" w:hint="eastAsia"/>
        </w:rPr>
        <w:t>支持远程升级（F</w:t>
      </w:r>
      <w:r>
        <w:rPr>
          <w:rFonts w:ascii="宋体" w:eastAsia="宋体" w:hAnsi="宋体" w:cs="宋体"/>
        </w:rPr>
        <w:t>OTA</w:t>
      </w:r>
      <w:r>
        <w:rPr>
          <w:rFonts w:ascii="宋体" w:eastAsia="宋体" w:hAnsi="宋体" w:cs="宋体" w:hint="eastAsia"/>
        </w:rPr>
        <w:t>）和终端日志管理，并可通过下行命令对</w:t>
      </w:r>
      <w:r w:rsidR="002065BA">
        <w:rPr>
          <w:rFonts w:ascii="宋体" w:eastAsia="宋体" w:hAnsi="宋体" w:cs="宋体" w:hint="eastAsia"/>
        </w:rPr>
        <w:t>车载</w:t>
      </w:r>
      <w:r>
        <w:rPr>
          <w:rFonts w:ascii="宋体" w:eastAsia="宋体" w:hAnsi="宋体" w:cs="宋体" w:hint="eastAsia"/>
        </w:rPr>
        <w:t>换电终端进行控制和操作。</w:t>
      </w:r>
    </w:p>
    <w:p w14:paraId="55BDC8DD" w14:textId="09928C32" w:rsidR="004E3A6D" w:rsidRDefault="004E3A6D" w:rsidP="00331317">
      <w:pPr>
        <w:pStyle w:val="1"/>
        <w:numPr>
          <w:ilvl w:val="1"/>
          <w:numId w:val="4"/>
        </w:numPr>
        <w:spacing w:beforeLines="100" w:before="240" w:afterLines="100" w:after="240" w:line="240" w:lineRule="auto"/>
        <w:ind w:right="0"/>
        <w:rPr>
          <w:rFonts w:ascii="黑体" w:eastAsia="黑体" w:hAnsi="黑体"/>
          <w:b w:val="0"/>
          <w:sz w:val="21"/>
          <w:szCs w:val="21"/>
        </w:rPr>
      </w:pPr>
      <w:bookmarkStart w:id="19" w:name="_Toc118124824"/>
      <w:bookmarkStart w:id="20" w:name="_Toc119050723"/>
      <w:r w:rsidRPr="00331317">
        <w:rPr>
          <w:rFonts w:ascii="黑体" w:eastAsia="黑体" w:hAnsi="黑体"/>
          <w:b w:val="0"/>
          <w:sz w:val="21"/>
          <w:szCs w:val="21"/>
        </w:rPr>
        <w:lastRenderedPageBreak/>
        <w:t>接口定义</w:t>
      </w:r>
      <w:bookmarkEnd w:id="19"/>
      <w:bookmarkEnd w:id="20"/>
    </w:p>
    <w:p w14:paraId="56190FD0" w14:textId="29F442EE" w:rsidR="00331317" w:rsidRPr="00331317" w:rsidRDefault="00331317" w:rsidP="00331317">
      <w:pPr>
        <w:spacing w:after="0" w:line="400" w:lineRule="exact"/>
        <w:ind w:left="0" w:firstLine="482"/>
        <w:rPr>
          <w:rFonts w:ascii="宋体" w:eastAsia="宋体" w:hAnsi="宋体" w:cs="宋体"/>
        </w:rPr>
      </w:pPr>
      <w:r w:rsidRPr="00331317">
        <w:rPr>
          <w:rFonts w:ascii="宋体" w:eastAsia="宋体" w:hAnsi="宋体" w:cs="宋体"/>
        </w:rPr>
        <w:t>TBox</w:t>
      </w:r>
      <w:r w:rsidRPr="00331317">
        <w:rPr>
          <w:rFonts w:ascii="宋体" w:eastAsia="宋体" w:hAnsi="宋体" w:cs="宋体" w:hint="eastAsia"/>
        </w:rPr>
        <w:t>和</w:t>
      </w:r>
      <w:proofErr w:type="gramStart"/>
      <w:r>
        <w:rPr>
          <w:rFonts w:ascii="宋体" w:eastAsia="宋体" w:hAnsi="宋体" w:cs="宋体" w:hint="eastAsia"/>
        </w:rPr>
        <w:t>物联</w:t>
      </w:r>
      <w:r w:rsidR="002065BA">
        <w:rPr>
          <w:rFonts w:ascii="宋体" w:eastAsia="宋体" w:hAnsi="宋体" w:cs="宋体" w:hint="eastAsia"/>
        </w:rPr>
        <w:t>网</w:t>
      </w:r>
      <w:proofErr w:type="gramEnd"/>
      <w:r>
        <w:rPr>
          <w:rFonts w:ascii="宋体" w:eastAsia="宋体" w:hAnsi="宋体" w:cs="宋体" w:hint="eastAsia"/>
        </w:rPr>
        <w:t>平台</w:t>
      </w:r>
      <w:r w:rsidRPr="00331317">
        <w:rPr>
          <w:rFonts w:ascii="宋体" w:eastAsia="宋体" w:hAnsi="宋体" w:cs="宋体" w:hint="eastAsia"/>
        </w:rPr>
        <w:t>之间的通信接口采用基于</w:t>
      </w:r>
      <w:r w:rsidRPr="00331317">
        <w:rPr>
          <w:rFonts w:ascii="宋体" w:eastAsia="宋体" w:hAnsi="宋体" w:cs="宋体"/>
        </w:rPr>
        <w:t>TCP/IP Socket</w:t>
      </w:r>
      <w:r w:rsidRPr="00331317">
        <w:rPr>
          <w:rFonts w:ascii="宋体" w:eastAsia="宋体" w:hAnsi="宋体" w:cs="宋体" w:hint="eastAsia"/>
        </w:rPr>
        <w:t>的通信方式实现，按照长连接工作模式。两个系统可部署在同一个或者不同的企业网络环境中，可以通过</w:t>
      </w:r>
      <w:r w:rsidR="00A804C9">
        <w:rPr>
          <w:rFonts w:ascii="宋体" w:eastAsia="宋体" w:hAnsi="宋体" w:cs="宋体" w:hint="eastAsia"/>
        </w:rPr>
        <w:t>移动</w:t>
      </w:r>
      <w:r>
        <w:rPr>
          <w:rFonts w:ascii="宋体" w:eastAsia="宋体" w:hAnsi="宋体" w:cs="宋体" w:hint="eastAsia"/>
        </w:rPr>
        <w:t>网络实现</w:t>
      </w:r>
      <w:r w:rsidRPr="00331317">
        <w:rPr>
          <w:rFonts w:ascii="宋体" w:eastAsia="宋体" w:hAnsi="宋体" w:cs="宋体" w:hint="eastAsia"/>
        </w:rPr>
        <w:t>互相连接。</w:t>
      </w:r>
    </w:p>
    <w:p w14:paraId="6CCFBA1F" w14:textId="77777777" w:rsidR="004E3A6D" w:rsidRDefault="004E3A6D">
      <w:pPr>
        <w:pStyle w:val="12"/>
        <w:keepNext/>
        <w:keepLines/>
        <w:numPr>
          <w:ilvl w:val="0"/>
          <w:numId w:val="5"/>
        </w:numPr>
        <w:spacing w:after="5"/>
        <w:ind w:firstLineChars="0"/>
        <w:outlineLvl w:val="2"/>
        <w:rPr>
          <w:rFonts w:ascii="宋体" w:eastAsia="宋体" w:hAnsi="宋体" w:cs="宋体"/>
          <w:vanish/>
          <w:sz w:val="32"/>
        </w:rPr>
      </w:pPr>
      <w:bookmarkStart w:id="21" w:name="_Toc20748910"/>
      <w:bookmarkStart w:id="22" w:name="_Toc20752675"/>
      <w:bookmarkStart w:id="23" w:name="_Toc20745185"/>
      <w:bookmarkStart w:id="24" w:name="_Toc47358604"/>
      <w:bookmarkStart w:id="25" w:name="_Toc29375202"/>
      <w:bookmarkStart w:id="26" w:name="_Toc29375266"/>
      <w:bookmarkStart w:id="27" w:name="_Toc20746128"/>
      <w:bookmarkStart w:id="28" w:name="_Toc21427324"/>
      <w:bookmarkStart w:id="29" w:name="_Toc20752798"/>
      <w:bookmarkStart w:id="30" w:name="_Toc20744283"/>
      <w:bookmarkStart w:id="31" w:name="_Toc42701262"/>
      <w:bookmarkStart w:id="32" w:name="_Toc54626648"/>
      <w:bookmarkStart w:id="33" w:name="_Toc42701127"/>
      <w:bookmarkStart w:id="34" w:name="_Toc43218838"/>
      <w:bookmarkStart w:id="35" w:name="_Toc54626578"/>
      <w:bookmarkStart w:id="36" w:name="_Toc42701036"/>
      <w:bookmarkStart w:id="37" w:name="_Toc20744253"/>
      <w:bookmarkStart w:id="38" w:name="_Toc54099726"/>
      <w:bookmarkStart w:id="39" w:name="_Toc20750705"/>
      <w:bookmarkStart w:id="40" w:name="_Toc42169291"/>
      <w:bookmarkStart w:id="41" w:name="_Toc20745115"/>
      <w:bookmarkStart w:id="42" w:name="_Toc36196503"/>
      <w:bookmarkStart w:id="43" w:name="_Toc29557076"/>
      <w:bookmarkStart w:id="44" w:name="_Toc36195136"/>
      <w:bookmarkStart w:id="45" w:name="_Toc54099795"/>
      <w:bookmarkStart w:id="46" w:name="_Toc29375330"/>
      <w:bookmarkStart w:id="47" w:name="_Toc20744310"/>
      <w:bookmarkStart w:id="48" w:name="_Toc20750447"/>
      <w:bookmarkStart w:id="49" w:name="_Toc117861921"/>
      <w:bookmarkStart w:id="50" w:name="_Toc118124825"/>
      <w:bookmarkStart w:id="51" w:name="_Toc118125492"/>
      <w:bookmarkStart w:id="52" w:name="_Toc119050724"/>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7824306B" w14:textId="77777777" w:rsidR="004E3A6D" w:rsidRDefault="004E3A6D">
      <w:pPr>
        <w:pStyle w:val="12"/>
        <w:keepNext/>
        <w:keepLines/>
        <w:numPr>
          <w:ilvl w:val="0"/>
          <w:numId w:val="5"/>
        </w:numPr>
        <w:spacing w:after="5"/>
        <w:ind w:firstLineChars="0"/>
        <w:outlineLvl w:val="2"/>
        <w:rPr>
          <w:rFonts w:ascii="宋体" w:eastAsia="宋体" w:hAnsi="宋体" w:cs="宋体"/>
          <w:vanish/>
          <w:sz w:val="32"/>
        </w:rPr>
      </w:pPr>
      <w:bookmarkStart w:id="53" w:name="_Toc36196504"/>
      <w:bookmarkStart w:id="54" w:name="_Toc29375203"/>
      <w:bookmarkStart w:id="55" w:name="_Toc20746129"/>
      <w:bookmarkStart w:id="56" w:name="_Toc20752799"/>
      <w:bookmarkStart w:id="57" w:name="_Toc43218839"/>
      <w:bookmarkStart w:id="58" w:name="_Toc20748911"/>
      <w:bookmarkStart w:id="59" w:name="_Toc20752676"/>
      <w:bookmarkStart w:id="60" w:name="_Toc42701263"/>
      <w:bookmarkStart w:id="61" w:name="_Toc20744284"/>
      <w:bookmarkStart w:id="62" w:name="_Toc20750706"/>
      <w:bookmarkStart w:id="63" w:name="_Toc20745116"/>
      <w:bookmarkStart w:id="64" w:name="_Toc29375331"/>
      <w:bookmarkStart w:id="65" w:name="_Toc36195137"/>
      <w:bookmarkStart w:id="66" w:name="_Toc29557077"/>
      <w:bookmarkStart w:id="67" w:name="_Toc54099796"/>
      <w:bookmarkStart w:id="68" w:name="_Toc21427325"/>
      <w:bookmarkStart w:id="69" w:name="_Toc42701037"/>
      <w:bookmarkStart w:id="70" w:name="_Toc20744311"/>
      <w:bookmarkStart w:id="71" w:name="_Toc42169292"/>
      <w:bookmarkStart w:id="72" w:name="_Toc20750448"/>
      <w:bookmarkStart w:id="73" w:name="_Toc20744254"/>
      <w:bookmarkStart w:id="74" w:name="_Toc29375267"/>
      <w:bookmarkStart w:id="75" w:name="_Toc42701128"/>
      <w:bookmarkStart w:id="76" w:name="_Toc54099727"/>
      <w:bookmarkStart w:id="77" w:name="_Toc20745186"/>
      <w:bookmarkStart w:id="78" w:name="_Toc54626649"/>
      <w:bookmarkStart w:id="79" w:name="_Toc54626579"/>
      <w:bookmarkStart w:id="80" w:name="_Toc47358605"/>
      <w:bookmarkStart w:id="81" w:name="_Toc117861922"/>
      <w:bookmarkStart w:id="82" w:name="_Toc118124826"/>
      <w:bookmarkStart w:id="83" w:name="_Toc118125493"/>
      <w:bookmarkStart w:id="84" w:name="_Toc119050725"/>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p>
    <w:p w14:paraId="1F626E23" w14:textId="77777777" w:rsidR="004E3A6D" w:rsidRDefault="004E3A6D">
      <w:pPr>
        <w:pStyle w:val="12"/>
        <w:keepNext/>
        <w:keepLines/>
        <w:numPr>
          <w:ilvl w:val="0"/>
          <w:numId w:val="5"/>
        </w:numPr>
        <w:spacing w:after="5"/>
        <w:ind w:firstLineChars="0"/>
        <w:outlineLvl w:val="2"/>
        <w:rPr>
          <w:rFonts w:ascii="宋体" w:eastAsia="宋体" w:hAnsi="宋体" w:cs="宋体"/>
          <w:vanish/>
          <w:sz w:val="32"/>
        </w:rPr>
      </w:pPr>
      <w:bookmarkStart w:id="85" w:name="_Toc29557078"/>
      <w:bookmarkStart w:id="86" w:name="_Toc20744285"/>
      <w:bookmarkStart w:id="87" w:name="_Toc20745187"/>
      <w:bookmarkStart w:id="88" w:name="_Toc29375204"/>
      <w:bookmarkStart w:id="89" w:name="_Toc20750449"/>
      <w:bookmarkStart w:id="90" w:name="_Toc42701264"/>
      <w:bookmarkStart w:id="91" w:name="_Toc43218840"/>
      <w:bookmarkStart w:id="92" w:name="_Toc21427326"/>
      <w:bookmarkStart w:id="93" w:name="_Toc42169293"/>
      <w:bookmarkStart w:id="94" w:name="_Toc54099728"/>
      <w:bookmarkStart w:id="95" w:name="_Toc42701129"/>
      <w:bookmarkStart w:id="96" w:name="_Toc20752800"/>
      <w:bookmarkStart w:id="97" w:name="_Toc47358606"/>
      <w:bookmarkStart w:id="98" w:name="_Toc20745117"/>
      <w:bookmarkStart w:id="99" w:name="_Toc42701038"/>
      <w:bookmarkStart w:id="100" w:name="_Toc20744255"/>
      <w:bookmarkStart w:id="101" w:name="_Toc20744312"/>
      <w:bookmarkStart w:id="102" w:name="_Toc36195138"/>
      <w:bookmarkStart w:id="103" w:name="_Toc29375332"/>
      <w:bookmarkStart w:id="104" w:name="_Toc36196505"/>
      <w:bookmarkStart w:id="105" w:name="_Toc20746130"/>
      <w:bookmarkStart w:id="106" w:name="_Toc20750707"/>
      <w:bookmarkStart w:id="107" w:name="_Toc54626580"/>
      <w:bookmarkStart w:id="108" w:name="_Toc54626650"/>
      <w:bookmarkStart w:id="109" w:name="_Toc29375268"/>
      <w:bookmarkStart w:id="110" w:name="_Toc20748912"/>
      <w:bookmarkStart w:id="111" w:name="_Toc54099797"/>
      <w:bookmarkStart w:id="112" w:name="_Toc20752677"/>
      <w:bookmarkStart w:id="113" w:name="_Toc117861923"/>
      <w:bookmarkStart w:id="114" w:name="_Toc118124827"/>
      <w:bookmarkStart w:id="115" w:name="_Toc118125494"/>
      <w:bookmarkStart w:id="116" w:name="_Toc119050726"/>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14:paraId="1E27F288" w14:textId="77777777" w:rsidR="004E3A6D" w:rsidRPr="00331317" w:rsidRDefault="004E3A6D" w:rsidP="00331317">
      <w:pPr>
        <w:pStyle w:val="1"/>
        <w:numPr>
          <w:ilvl w:val="1"/>
          <w:numId w:val="4"/>
        </w:numPr>
        <w:spacing w:beforeLines="100" w:before="240" w:afterLines="100" w:after="240" w:line="240" w:lineRule="auto"/>
        <w:ind w:right="0"/>
        <w:rPr>
          <w:rFonts w:ascii="黑体" w:eastAsia="黑体" w:hAnsi="黑体"/>
          <w:b w:val="0"/>
          <w:sz w:val="21"/>
          <w:szCs w:val="21"/>
        </w:rPr>
      </w:pPr>
      <w:bookmarkStart w:id="117" w:name="_Toc118124828"/>
      <w:bookmarkStart w:id="118" w:name="_Toc119050727"/>
      <w:r w:rsidRPr="00331317">
        <w:rPr>
          <w:rFonts w:ascii="黑体" w:eastAsia="黑体" w:hAnsi="黑体"/>
          <w:b w:val="0"/>
          <w:sz w:val="21"/>
          <w:szCs w:val="21"/>
        </w:rPr>
        <w:t>通信规约</w:t>
      </w:r>
      <w:bookmarkEnd w:id="117"/>
      <w:bookmarkEnd w:id="118"/>
    </w:p>
    <w:p w14:paraId="7D901F9F" w14:textId="210156BE" w:rsidR="004E3A6D" w:rsidRPr="00331317" w:rsidRDefault="004E3A6D" w:rsidP="00331317">
      <w:pPr>
        <w:pStyle w:val="ac"/>
        <w:numPr>
          <w:ilvl w:val="0"/>
          <w:numId w:val="12"/>
        </w:numPr>
        <w:spacing w:after="0" w:line="400" w:lineRule="exact"/>
        <w:ind w:firstLineChars="0"/>
        <w:rPr>
          <w:rFonts w:ascii="宋体" w:eastAsia="宋体" w:hAnsi="宋体"/>
        </w:rPr>
      </w:pPr>
      <w:r w:rsidRPr="00331317">
        <w:rPr>
          <w:rFonts w:ascii="宋体" w:eastAsia="宋体" w:hAnsi="宋体" w:cs="宋体"/>
        </w:rPr>
        <w:t>客户端自动向服务端发起连接请求，连接成功后，采用推送方式，向服务器方发送协议数据包</w:t>
      </w:r>
      <w:r w:rsidR="00331317">
        <w:rPr>
          <w:rFonts w:ascii="宋体" w:eastAsia="宋体" w:hAnsi="宋体" w:cs="宋体" w:hint="eastAsia"/>
        </w:rPr>
        <w:t>；</w:t>
      </w:r>
    </w:p>
    <w:p w14:paraId="1D1A1D43" w14:textId="77777777" w:rsidR="004E3A6D" w:rsidRPr="00331317" w:rsidRDefault="004E3A6D" w:rsidP="00331317">
      <w:pPr>
        <w:pStyle w:val="ac"/>
        <w:numPr>
          <w:ilvl w:val="0"/>
          <w:numId w:val="12"/>
        </w:numPr>
        <w:spacing w:after="0" w:line="400" w:lineRule="exact"/>
        <w:ind w:firstLineChars="0"/>
        <w:rPr>
          <w:rFonts w:ascii="宋体" w:eastAsia="宋体" w:hAnsi="宋体"/>
        </w:rPr>
      </w:pPr>
      <w:r w:rsidRPr="00331317">
        <w:rPr>
          <w:rFonts w:ascii="宋体" w:eastAsia="宋体" w:hAnsi="宋体" w:cs="宋体"/>
        </w:rPr>
        <w:t>一律采用单包传输方式，不采用多包传输方式；</w:t>
      </w:r>
    </w:p>
    <w:p w14:paraId="0DE1489E" w14:textId="4B698E04" w:rsidR="004E3A6D" w:rsidRPr="00331317" w:rsidRDefault="004E3A6D" w:rsidP="00331317">
      <w:pPr>
        <w:pStyle w:val="ac"/>
        <w:numPr>
          <w:ilvl w:val="0"/>
          <w:numId w:val="12"/>
        </w:numPr>
        <w:spacing w:after="0" w:line="400" w:lineRule="exact"/>
        <w:ind w:firstLineChars="0"/>
        <w:rPr>
          <w:rFonts w:ascii="宋体" w:eastAsia="宋体" w:hAnsi="宋体"/>
        </w:rPr>
      </w:pPr>
      <w:r w:rsidRPr="00331317">
        <w:rPr>
          <w:rFonts w:ascii="宋体" w:eastAsia="宋体" w:hAnsi="宋体" w:cs="宋体"/>
        </w:rPr>
        <w:t>客户端的发送模式和频率可以设置</w:t>
      </w:r>
      <w:r w:rsidR="00331317">
        <w:rPr>
          <w:rFonts w:ascii="宋体" w:eastAsia="宋体" w:hAnsi="宋体" w:cs="宋体" w:hint="eastAsia"/>
        </w:rPr>
        <w:t>；</w:t>
      </w:r>
    </w:p>
    <w:p w14:paraId="16AB8E7F" w14:textId="0319BB8D" w:rsidR="004E3A6D" w:rsidRPr="00331317" w:rsidRDefault="004E3A6D" w:rsidP="00331317">
      <w:pPr>
        <w:pStyle w:val="ac"/>
        <w:numPr>
          <w:ilvl w:val="0"/>
          <w:numId w:val="12"/>
        </w:numPr>
        <w:spacing w:after="0" w:line="400" w:lineRule="exact"/>
        <w:ind w:firstLineChars="0"/>
        <w:rPr>
          <w:rFonts w:ascii="宋体" w:eastAsia="宋体" w:hAnsi="宋体"/>
        </w:rPr>
      </w:pPr>
      <w:r w:rsidRPr="00331317">
        <w:rPr>
          <w:rFonts w:ascii="宋体" w:eastAsia="宋体" w:hAnsi="宋体" w:cs="宋体"/>
        </w:rPr>
        <w:t>对接收的数据包一律采用 CRC 校验方式校验数据的合法性</w:t>
      </w:r>
      <w:r w:rsidR="00331317">
        <w:rPr>
          <w:rFonts w:ascii="宋体" w:eastAsia="宋体" w:hAnsi="宋体" w:cs="宋体" w:hint="eastAsia"/>
        </w:rPr>
        <w:t>；</w:t>
      </w:r>
    </w:p>
    <w:p w14:paraId="7083DEE0" w14:textId="1AB85D2F" w:rsidR="00331317" w:rsidRPr="00636117" w:rsidRDefault="00636117" w:rsidP="0072501B">
      <w:pPr>
        <w:pStyle w:val="ac"/>
        <w:numPr>
          <w:ilvl w:val="0"/>
          <w:numId w:val="12"/>
        </w:numPr>
        <w:spacing w:after="0" w:line="400" w:lineRule="exact"/>
        <w:ind w:firstLineChars="0"/>
        <w:rPr>
          <w:rFonts w:ascii="宋体" w:eastAsia="宋体" w:hAnsi="宋体"/>
        </w:rPr>
      </w:pPr>
      <w:r>
        <w:rPr>
          <w:rFonts w:ascii="宋体" w:eastAsia="宋体" w:hAnsi="宋体" w:cs="宋体" w:hint="eastAsia"/>
        </w:rPr>
        <w:t>车载</w:t>
      </w:r>
      <w:r w:rsidR="00331317" w:rsidRPr="00331317">
        <w:rPr>
          <w:rFonts w:ascii="宋体" w:eastAsia="宋体" w:hAnsi="宋体" w:cs="宋体" w:hint="eastAsia"/>
        </w:rPr>
        <w:t>换电终端</w:t>
      </w:r>
      <w:r w:rsidR="004E3A6D" w:rsidRPr="00331317">
        <w:rPr>
          <w:rFonts w:ascii="宋体" w:eastAsia="宋体" w:hAnsi="宋体" w:cs="宋体"/>
        </w:rPr>
        <w:t>需要自动维护通信连接状态的有效性，在断链以后，自动进行连接尝试直到连接恢复</w:t>
      </w:r>
      <w:r w:rsidR="00331317">
        <w:rPr>
          <w:rFonts w:ascii="宋体" w:eastAsia="宋体" w:hAnsi="宋体" w:cs="宋体" w:hint="eastAsia"/>
        </w:rPr>
        <w:t>；</w:t>
      </w:r>
    </w:p>
    <w:p w14:paraId="23611324" w14:textId="04E071D1" w:rsidR="00636117" w:rsidRPr="00331317" w:rsidRDefault="00636117" w:rsidP="0072501B">
      <w:pPr>
        <w:pStyle w:val="ac"/>
        <w:numPr>
          <w:ilvl w:val="0"/>
          <w:numId w:val="12"/>
        </w:numPr>
        <w:spacing w:after="0" w:line="400" w:lineRule="exact"/>
        <w:ind w:firstLineChars="0"/>
        <w:rPr>
          <w:rFonts w:ascii="宋体" w:eastAsia="宋体" w:hAnsi="宋体"/>
        </w:rPr>
      </w:pPr>
      <w:commentRangeStart w:id="119"/>
      <w:r>
        <w:rPr>
          <w:rFonts w:ascii="宋体" w:eastAsia="宋体" w:hAnsi="宋体" w:cs="宋体" w:hint="eastAsia"/>
        </w:rPr>
        <w:t>上报周期</w:t>
      </w:r>
      <w:commentRangeEnd w:id="119"/>
      <w:r w:rsidR="00CF5756">
        <w:rPr>
          <w:rStyle w:val="ad"/>
        </w:rPr>
        <w:commentReference w:id="119"/>
      </w:r>
      <w:r>
        <w:rPr>
          <w:rFonts w:ascii="宋体" w:eastAsia="宋体" w:hAnsi="宋体" w:cs="宋体" w:hint="eastAsia"/>
        </w:rPr>
        <w:t>：移动网络正常连接时，每3</w:t>
      </w:r>
      <w:r>
        <w:rPr>
          <w:rFonts w:ascii="宋体" w:eastAsia="宋体" w:hAnsi="宋体" w:cs="宋体"/>
        </w:rPr>
        <w:t>0</w:t>
      </w:r>
      <w:r>
        <w:rPr>
          <w:rFonts w:ascii="宋体" w:eastAsia="宋体" w:hAnsi="宋体" w:cs="宋体" w:hint="eastAsia"/>
        </w:rPr>
        <w:t>s上报一次；</w:t>
      </w:r>
    </w:p>
    <w:p w14:paraId="12716730" w14:textId="78D2B02B" w:rsidR="004E3A6D" w:rsidRPr="00331317" w:rsidRDefault="004E3A6D" w:rsidP="0072501B">
      <w:pPr>
        <w:pStyle w:val="ac"/>
        <w:numPr>
          <w:ilvl w:val="0"/>
          <w:numId w:val="12"/>
        </w:numPr>
        <w:spacing w:after="0" w:line="400" w:lineRule="exact"/>
        <w:ind w:firstLineChars="0"/>
        <w:rPr>
          <w:rFonts w:ascii="宋体" w:eastAsia="宋体" w:hAnsi="宋体"/>
        </w:rPr>
      </w:pPr>
      <w:commentRangeStart w:id="120"/>
      <w:r w:rsidRPr="00331317">
        <w:rPr>
          <w:rFonts w:ascii="宋体" w:eastAsia="宋体" w:hAnsi="宋体" w:cs="宋体"/>
        </w:rPr>
        <w:t>重连频率</w:t>
      </w:r>
      <w:commentRangeEnd w:id="120"/>
      <w:r w:rsidR="00CF5756">
        <w:rPr>
          <w:rStyle w:val="ad"/>
        </w:rPr>
        <w:commentReference w:id="120"/>
      </w:r>
      <w:r w:rsidRPr="00331317">
        <w:rPr>
          <w:rFonts w:ascii="宋体" w:eastAsia="宋体" w:hAnsi="宋体" w:cs="宋体"/>
        </w:rPr>
        <w:t>：</w:t>
      </w:r>
      <w:r w:rsidR="00636117">
        <w:rPr>
          <w:rFonts w:ascii="宋体" w:eastAsia="宋体" w:hAnsi="宋体" w:cs="宋体" w:hint="eastAsia"/>
        </w:rPr>
        <w:t>移动网络无法链接时，3</w:t>
      </w:r>
      <w:r w:rsidR="00636117">
        <w:rPr>
          <w:rFonts w:ascii="宋体" w:eastAsia="宋体" w:hAnsi="宋体" w:cs="宋体"/>
        </w:rPr>
        <w:t>60</w:t>
      </w:r>
      <w:r w:rsidR="00636117">
        <w:rPr>
          <w:rFonts w:ascii="宋体" w:eastAsia="宋体" w:hAnsi="宋体" w:cs="宋体" w:hint="eastAsia"/>
        </w:rPr>
        <w:t>s后重试。</w:t>
      </w:r>
    </w:p>
    <w:p w14:paraId="23904640" w14:textId="77777777" w:rsidR="004E3A6D" w:rsidRPr="00331317" w:rsidRDefault="004E3A6D" w:rsidP="00331317">
      <w:pPr>
        <w:pStyle w:val="1"/>
        <w:numPr>
          <w:ilvl w:val="1"/>
          <w:numId w:val="4"/>
        </w:numPr>
        <w:spacing w:beforeLines="100" w:before="240" w:afterLines="100" w:after="240" w:line="240" w:lineRule="auto"/>
        <w:ind w:right="0"/>
        <w:rPr>
          <w:rFonts w:ascii="黑体" w:eastAsia="黑体" w:hAnsi="黑体"/>
          <w:b w:val="0"/>
          <w:sz w:val="21"/>
          <w:szCs w:val="21"/>
        </w:rPr>
      </w:pPr>
      <w:bookmarkStart w:id="121" w:name="_Toc118124829"/>
      <w:bookmarkStart w:id="122" w:name="_Toc119050728"/>
      <w:r w:rsidRPr="00331317">
        <w:rPr>
          <w:rFonts w:ascii="黑体" w:eastAsia="黑体" w:hAnsi="黑体"/>
          <w:b w:val="0"/>
          <w:sz w:val="21"/>
          <w:szCs w:val="21"/>
        </w:rPr>
        <w:t>通信方式</w:t>
      </w:r>
      <w:bookmarkEnd w:id="121"/>
      <w:bookmarkEnd w:id="122"/>
    </w:p>
    <w:p w14:paraId="70E3C65C" w14:textId="45BD6964" w:rsidR="004E3A6D" w:rsidRPr="00331317" w:rsidRDefault="004E3A6D" w:rsidP="00331317">
      <w:pPr>
        <w:pStyle w:val="ac"/>
        <w:numPr>
          <w:ilvl w:val="0"/>
          <w:numId w:val="13"/>
        </w:numPr>
        <w:spacing w:after="0" w:line="400" w:lineRule="exact"/>
        <w:ind w:firstLineChars="0"/>
        <w:rPr>
          <w:rFonts w:ascii="宋体" w:eastAsia="宋体" w:hAnsi="宋体" w:cs="宋体"/>
        </w:rPr>
      </w:pPr>
      <w:r>
        <w:rPr>
          <w:rFonts w:ascii="宋体" w:eastAsia="宋体" w:hAnsi="宋体" w:cs="宋体"/>
        </w:rPr>
        <w:t>车</w:t>
      </w:r>
      <w:r w:rsidR="002065BA">
        <w:rPr>
          <w:rFonts w:ascii="宋体" w:eastAsia="宋体" w:hAnsi="宋体" w:cs="宋体" w:hint="eastAsia"/>
        </w:rPr>
        <w:t>载换电控制</w:t>
      </w:r>
      <w:r>
        <w:rPr>
          <w:rFonts w:ascii="宋体" w:eastAsia="宋体" w:hAnsi="宋体" w:cs="宋体"/>
        </w:rPr>
        <w:t>终端作为客户端</w:t>
      </w:r>
      <w:r w:rsidR="00331317">
        <w:rPr>
          <w:rFonts w:ascii="宋体" w:eastAsia="宋体" w:hAnsi="宋体" w:cs="宋体" w:hint="eastAsia"/>
        </w:rPr>
        <w:t>；</w:t>
      </w:r>
    </w:p>
    <w:p w14:paraId="6D3DB1B4" w14:textId="0E810044" w:rsidR="004E3A6D" w:rsidRPr="00331317" w:rsidRDefault="002065BA" w:rsidP="00331317">
      <w:pPr>
        <w:pStyle w:val="ac"/>
        <w:numPr>
          <w:ilvl w:val="0"/>
          <w:numId w:val="13"/>
        </w:numPr>
        <w:spacing w:after="0" w:line="400" w:lineRule="exact"/>
        <w:ind w:firstLineChars="0"/>
        <w:rPr>
          <w:rFonts w:ascii="宋体" w:eastAsia="宋体" w:hAnsi="宋体" w:cs="宋体"/>
        </w:rPr>
      </w:pPr>
      <w:r>
        <w:rPr>
          <w:rFonts w:ascii="宋体" w:eastAsia="宋体" w:hAnsi="宋体" w:cs="宋体" w:hint="eastAsia"/>
        </w:rPr>
        <w:t>物联网平台</w:t>
      </w:r>
      <w:r w:rsidR="004E3A6D">
        <w:rPr>
          <w:rFonts w:ascii="宋体" w:eastAsia="宋体" w:hAnsi="宋体" w:cs="宋体"/>
        </w:rPr>
        <w:t>作为服务器端</w:t>
      </w:r>
      <w:r w:rsidR="00331317">
        <w:rPr>
          <w:rFonts w:ascii="宋体" w:eastAsia="宋体" w:hAnsi="宋体" w:cs="宋体" w:hint="eastAsia"/>
        </w:rPr>
        <w:t>；</w:t>
      </w:r>
    </w:p>
    <w:p w14:paraId="72D73103" w14:textId="450CB3DF" w:rsidR="004E3A6D" w:rsidRPr="00331317" w:rsidRDefault="004E3A6D" w:rsidP="00331317">
      <w:pPr>
        <w:pStyle w:val="ac"/>
        <w:numPr>
          <w:ilvl w:val="0"/>
          <w:numId w:val="13"/>
        </w:numPr>
        <w:spacing w:after="0" w:line="400" w:lineRule="exact"/>
        <w:ind w:firstLineChars="0"/>
        <w:rPr>
          <w:rFonts w:ascii="宋体" w:eastAsia="宋体" w:hAnsi="宋体" w:cs="宋体"/>
        </w:rPr>
      </w:pPr>
      <w:r>
        <w:rPr>
          <w:rFonts w:ascii="宋体" w:eastAsia="宋体" w:hAnsi="宋体" w:cs="宋体"/>
        </w:rPr>
        <w:t>时间格式：11 06 01 10 13 12 =&gt; 17年06月01号16点 19分 18秒</w:t>
      </w:r>
      <w:r w:rsidR="00331317">
        <w:rPr>
          <w:rFonts w:ascii="宋体" w:eastAsia="宋体" w:hAnsi="宋体" w:cs="宋体" w:hint="eastAsia"/>
        </w:rPr>
        <w:t>；</w:t>
      </w:r>
    </w:p>
    <w:p w14:paraId="44802C36" w14:textId="7ACF82E0" w:rsidR="004E3A6D" w:rsidRPr="00331317" w:rsidRDefault="004E3A6D" w:rsidP="00331317">
      <w:pPr>
        <w:pStyle w:val="ac"/>
        <w:numPr>
          <w:ilvl w:val="0"/>
          <w:numId w:val="13"/>
        </w:numPr>
        <w:spacing w:after="0" w:line="400" w:lineRule="exact"/>
        <w:ind w:firstLineChars="0"/>
        <w:rPr>
          <w:rFonts w:ascii="宋体" w:eastAsia="宋体" w:hAnsi="宋体" w:cs="宋体"/>
        </w:rPr>
      </w:pPr>
      <w:r>
        <w:rPr>
          <w:rFonts w:ascii="宋体" w:eastAsia="宋体" w:hAnsi="宋体" w:cs="宋体"/>
        </w:rPr>
        <w:t>所有协议中除去特别说明以外，高字节在前，低字节在后</w:t>
      </w:r>
      <w:r w:rsidR="00331317">
        <w:rPr>
          <w:rFonts w:ascii="宋体" w:eastAsia="宋体" w:hAnsi="宋体" w:cs="宋体" w:hint="eastAsia"/>
        </w:rPr>
        <w:t>；</w:t>
      </w:r>
    </w:p>
    <w:p w14:paraId="042CF1A8" w14:textId="77777777" w:rsidR="004E3A6D" w:rsidRDefault="004E3A6D">
      <w:pPr>
        <w:spacing w:after="37" w:line="265" w:lineRule="auto"/>
        <w:ind w:left="-5"/>
        <w:rPr>
          <w:rFonts w:ascii="宋体" w:eastAsia="宋体" w:hAnsi="宋体"/>
        </w:rPr>
      </w:pPr>
      <w:r>
        <w:rPr>
          <w:rFonts w:ascii="宋体" w:eastAsia="宋体" w:hAnsi="宋体" w:cs="宋体"/>
        </w:rPr>
        <w:t>例如：</w:t>
      </w:r>
      <w:proofErr w:type="gramStart"/>
      <w:r>
        <w:rPr>
          <w:rFonts w:ascii="宋体" w:eastAsia="宋体" w:hAnsi="宋体" w:cs="宋体"/>
        </w:rPr>
        <w:t>short</w:t>
      </w:r>
      <w:proofErr w:type="gramEnd"/>
      <w:r>
        <w:rPr>
          <w:rFonts w:ascii="宋体" w:eastAsia="宋体" w:hAnsi="宋体" w:cs="宋体"/>
        </w:rPr>
        <w:t xml:space="preserve"> 0x00 01</w:t>
      </w:r>
    </w:p>
    <w:p w14:paraId="4B3F6BEF" w14:textId="77777777" w:rsidR="004E3A6D" w:rsidRDefault="004E3A6D">
      <w:pPr>
        <w:tabs>
          <w:tab w:val="center" w:pos="2939"/>
        </w:tabs>
        <w:spacing w:after="246" w:line="265" w:lineRule="auto"/>
        <w:ind w:left="-15" w:firstLine="0"/>
        <w:rPr>
          <w:rFonts w:ascii="宋体" w:eastAsia="宋体" w:hAnsi="宋体"/>
        </w:rPr>
      </w:pPr>
      <w:r>
        <w:rPr>
          <w:rFonts w:ascii="宋体" w:eastAsia="宋体" w:hAnsi="宋体" w:cs="宋体"/>
        </w:rPr>
        <w:t>在报文中</w:t>
      </w:r>
      <w:r>
        <w:rPr>
          <w:rFonts w:ascii="宋体" w:eastAsia="宋体" w:hAnsi="宋体" w:cs="宋体"/>
        </w:rPr>
        <w:tab/>
        <w:t>0xFF</w:t>
      </w:r>
      <w:proofErr w:type="gramStart"/>
      <w:r>
        <w:rPr>
          <w:rFonts w:ascii="宋体" w:eastAsia="宋体" w:hAnsi="宋体" w:cs="宋体"/>
        </w:rPr>
        <w:t xml:space="preserve"> FF FF</w:t>
      </w:r>
      <w:proofErr w:type="gramEnd"/>
      <w:r>
        <w:rPr>
          <w:rFonts w:ascii="宋体" w:eastAsia="宋体" w:hAnsi="宋体" w:cs="宋体"/>
        </w:rPr>
        <w:t>{ short 00 01}</w:t>
      </w:r>
      <w:proofErr w:type="gramStart"/>
      <w:r>
        <w:rPr>
          <w:rFonts w:ascii="宋体" w:eastAsia="宋体" w:hAnsi="宋体" w:cs="宋体"/>
        </w:rPr>
        <w:t xml:space="preserve"> FF FF</w:t>
      </w:r>
      <w:proofErr w:type="gramEnd"/>
      <w:r>
        <w:rPr>
          <w:rFonts w:ascii="宋体" w:eastAsia="宋体" w:hAnsi="宋体" w:cs="宋体"/>
        </w:rPr>
        <w:t xml:space="preserve"> FF</w:t>
      </w:r>
    </w:p>
    <w:p w14:paraId="5B1C889D" w14:textId="77777777" w:rsidR="004E3A6D" w:rsidRPr="00331317" w:rsidRDefault="004E3A6D" w:rsidP="00331317">
      <w:pPr>
        <w:pStyle w:val="1"/>
        <w:numPr>
          <w:ilvl w:val="1"/>
          <w:numId w:val="4"/>
        </w:numPr>
        <w:spacing w:beforeLines="100" w:before="240" w:afterLines="100" w:after="240" w:line="240" w:lineRule="auto"/>
        <w:ind w:right="0"/>
        <w:rPr>
          <w:rFonts w:ascii="黑体" w:eastAsia="黑体" w:hAnsi="黑体"/>
          <w:b w:val="0"/>
          <w:sz w:val="21"/>
          <w:szCs w:val="21"/>
        </w:rPr>
      </w:pPr>
      <w:bookmarkStart w:id="123" w:name="_Toc118124830"/>
      <w:bookmarkStart w:id="124" w:name="_Toc119050729"/>
      <w:r w:rsidRPr="00331317">
        <w:rPr>
          <w:rFonts w:ascii="黑体" w:eastAsia="黑体" w:hAnsi="黑体"/>
          <w:b w:val="0"/>
          <w:sz w:val="21"/>
          <w:szCs w:val="21"/>
        </w:rPr>
        <w:t>报文格式</w:t>
      </w:r>
      <w:bookmarkEnd w:id="123"/>
      <w:bookmarkEnd w:id="124"/>
    </w:p>
    <w:p w14:paraId="70B1D23D" w14:textId="361A0DF0" w:rsidR="004E3A6D" w:rsidRDefault="004E3A6D">
      <w:pPr>
        <w:rPr>
          <w:rFonts w:ascii="宋体" w:eastAsia="宋体" w:hAnsi="宋体"/>
        </w:rPr>
      </w:pPr>
      <w:r>
        <w:rPr>
          <w:rFonts w:ascii="宋体" w:eastAsia="宋体" w:hAnsi="宋体"/>
        </w:rPr>
        <w:t>报文格式</w:t>
      </w:r>
      <w:r w:rsidR="00A44E16">
        <w:rPr>
          <w:rFonts w:ascii="宋体" w:eastAsia="宋体" w:hAnsi="宋体" w:hint="eastAsia"/>
        </w:rPr>
        <w:t>：</w:t>
      </w:r>
    </w:p>
    <w:tbl>
      <w:tblPr>
        <w:tblW w:w="10406" w:type="dxa"/>
        <w:tblInd w:w="-108" w:type="dxa"/>
        <w:tblLayout w:type="fixed"/>
        <w:tblCellMar>
          <w:top w:w="57" w:type="dxa"/>
          <w:left w:w="177" w:type="dxa"/>
          <w:right w:w="179" w:type="dxa"/>
        </w:tblCellMar>
        <w:tblLook w:val="0000" w:firstRow="0" w:lastRow="0" w:firstColumn="0" w:lastColumn="0" w:noHBand="0" w:noVBand="0"/>
      </w:tblPr>
      <w:tblGrid>
        <w:gridCol w:w="1197"/>
        <w:gridCol w:w="1033"/>
        <w:gridCol w:w="1275"/>
        <w:gridCol w:w="1276"/>
        <w:gridCol w:w="1134"/>
        <w:gridCol w:w="1080"/>
        <w:gridCol w:w="1039"/>
        <w:gridCol w:w="1141"/>
        <w:gridCol w:w="1231"/>
      </w:tblGrid>
      <w:tr w:rsidR="00DF71D4" w:rsidRPr="006E2E0E" w14:paraId="3649AE8E" w14:textId="160FB9CF" w:rsidTr="00DF71D4">
        <w:trPr>
          <w:trHeight w:val="340"/>
        </w:trPr>
        <w:tc>
          <w:tcPr>
            <w:tcW w:w="119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0DB5AE1" w14:textId="77777777" w:rsidR="00DF71D4" w:rsidRPr="006E2E0E" w:rsidRDefault="00DF71D4" w:rsidP="006E2E0E">
            <w:pPr>
              <w:spacing w:after="0"/>
              <w:ind w:left="0" w:firstLine="0"/>
              <w:jc w:val="both"/>
              <w:rPr>
                <w:rFonts w:ascii="宋体" w:eastAsia="宋体" w:hAnsi="宋体"/>
              </w:rPr>
            </w:pPr>
            <w:proofErr w:type="gramStart"/>
            <w:r w:rsidRPr="006E2E0E">
              <w:rPr>
                <w:rFonts w:ascii="宋体" w:eastAsia="宋体" w:hAnsi="宋体" w:cs="宋体"/>
              </w:rPr>
              <w:t>固定头</w:t>
            </w:r>
            <w:proofErr w:type="gramEnd"/>
            <w:r w:rsidRPr="006E2E0E">
              <w:rPr>
                <w:rFonts w:ascii="宋体" w:eastAsia="宋体" w:hAnsi="宋体" w:cs="宋体"/>
              </w:rPr>
              <w:t>字</w:t>
            </w:r>
          </w:p>
        </w:tc>
        <w:tc>
          <w:tcPr>
            <w:tcW w:w="103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A3A5929" w14:textId="77777777" w:rsidR="00DF71D4" w:rsidRPr="006E2E0E" w:rsidRDefault="00DF71D4" w:rsidP="006E2E0E">
            <w:pPr>
              <w:spacing w:after="0"/>
              <w:ind w:left="212" w:firstLine="0"/>
              <w:rPr>
                <w:rFonts w:ascii="宋体" w:eastAsia="宋体" w:hAnsi="宋体"/>
              </w:rPr>
            </w:pPr>
            <w:r w:rsidRPr="006E2E0E">
              <w:rPr>
                <w:rFonts w:ascii="宋体" w:eastAsia="宋体" w:hAnsi="宋体" w:cs="宋体"/>
              </w:rPr>
              <w:t>长度</w:t>
            </w:r>
          </w:p>
        </w:tc>
        <w:tc>
          <w:tcPr>
            <w:tcW w:w="12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B7B3145" w14:textId="3043BFF0" w:rsidR="00DF71D4" w:rsidRPr="006E2E0E" w:rsidRDefault="00DF71D4" w:rsidP="00B971F8">
            <w:pPr>
              <w:spacing w:after="0"/>
              <w:rPr>
                <w:rFonts w:ascii="宋体" w:eastAsia="宋体" w:hAnsi="宋体"/>
              </w:rPr>
            </w:pPr>
            <w:r>
              <w:rPr>
                <w:rFonts w:ascii="宋体" w:eastAsia="宋体" w:hAnsi="宋体" w:cs="宋体" w:hint="eastAsia"/>
              </w:rPr>
              <w:t>协议</w:t>
            </w:r>
            <w:r w:rsidRPr="006E2E0E">
              <w:rPr>
                <w:rFonts w:ascii="宋体" w:eastAsia="宋体" w:hAnsi="宋体" w:cs="宋体"/>
              </w:rPr>
              <w:t>版本</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1DE075" w14:textId="77777777" w:rsidR="00DF71D4" w:rsidRPr="006E2E0E" w:rsidRDefault="00DF71D4" w:rsidP="006E2E0E">
            <w:pPr>
              <w:spacing w:after="0"/>
              <w:ind w:left="1" w:firstLine="0"/>
              <w:jc w:val="both"/>
              <w:rPr>
                <w:rFonts w:ascii="宋体" w:eastAsia="宋体" w:hAnsi="宋体"/>
              </w:rPr>
            </w:pPr>
            <w:r w:rsidRPr="006E2E0E">
              <w:rPr>
                <w:rFonts w:ascii="宋体" w:eastAsia="宋体" w:hAnsi="宋体" w:cs="宋体"/>
              </w:rPr>
              <w:t>设备标识</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38D1C6" w14:textId="77777777" w:rsidR="00DF71D4" w:rsidRPr="006E2E0E" w:rsidRDefault="00DF71D4" w:rsidP="006E2E0E">
            <w:pPr>
              <w:spacing w:after="0"/>
              <w:ind w:left="211" w:firstLine="0"/>
              <w:rPr>
                <w:rFonts w:ascii="宋体" w:eastAsia="宋体" w:hAnsi="宋体"/>
              </w:rPr>
            </w:pPr>
            <w:r w:rsidRPr="006E2E0E">
              <w:rPr>
                <w:rFonts w:ascii="宋体" w:eastAsia="宋体" w:hAnsi="宋体" w:cs="宋体"/>
              </w:rPr>
              <w:t>序号</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FD4A100" w14:textId="77777777" w:rsidR="00DF71D4" w:rsidRPr="006E2E0E" w:rsidRDefault="00DF71D4" w:rsidP="006E2E0E">
            <w:pPr>
              <w:spacing w:after="0"/>
              <w:ind w:left="11" w:firstLine="0"/>
              <w:jc w:val="both"/>
              <w:rPr>
                <w:rFonts w:ascii="宋体" w:eastAsia="宋体" w:hAnsi="宋体"/>
              </w:rPr>
            </w:pPr>
            <w:r w:rsidRPr="006E2E0E">
              <w:rPr>
                <w:rFonts w:ascii="宋体" w:eastAsia="宋体" w:hAnsi="宋体" w:cs="宋体"/>
              </w:rPr>
              <w:t>命令字</w:t>
            </w:r>
          </w:p>
        </w:tc>
        <w:tc>
          <w:tcPr>
            <w:tcW w:w="103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B315172" w14:textId="77777777" w:rsidR="00DF71D4" w:rsidRPr="006E2E0E" w:rsidRDefault="00DF71D4" w:rsidP="006E2E0E">
            <w:pPr>
              <w:spacing w:after="0"/>
              <w:ind w:left="131" w:firstLine="0"/>
              <w:rPr>
                <w:rFonts w:ascii="宋体" w:eastAsia="宋体" w:hAnsi="宋体"/>
              </w:rPr>
            </w:pPr>
            <w:r w:rsidRPr="006E2E0E">
              <w:rPr>
                <w:rFonts w:ascii="宋体" w:eastAsia="宋体" w:hAnsi="宋体" w:cs="宋体"/>
              </w:rPr>
              <w:t>数据</w:t>
            </w:r>
          </w:p>
        </w:tc>
        <w:tc>
          <w:tcPr>
            <w:tcW w:w="11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E0E5116" w14:textId="77777777" w:rsidR="00DF71D4" w:rsidRPr="006E2E0E" w:rsidRDefault="00DF71D4" w:rsidP="006E2E0E">
            <w:pPr>
              <w:spacing w:after="0"/>
              <w:ind w:left="100" w:firstLine="0"/>
              <w:rPr>
                <w:rFonts w:ascii="宋体" w:eastAsia="宋体" w:hAnsi="宋体"/>
              </w:rPr>
            </w:pPr>
            <w:r w:rsidRPr="006E2E0E">
              <w:rPr>
                <w:rFonts w:ascii="宋体" w:eastAsia="宋体" w:hAnsi="宋体" w:cs="宋体"/>
              </w:rPr>
              <w:t>校验和</w:t>
            </w:r>
          </w:p>
        </w:tc>
        <w:tc>
          <w:tcPr>
            <w:tcW w:w="123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45804FA" w14:textId="3F3773E1" w:rsidR="00DF71D4" w:rsidRPr="006E2E0E" w:rsidRDefault="00DF71D4" w:rsidP="006E2E0E">
            <w:pPr>
              <w:spacing w:after="0"/>
              <w:ind w:left="100" w:firstLine="0"/>
              <w:rPr>
                <w:rFonts w:ascii="宋体" w:eastAsia="宋体" w:hAnsi="宋体" w:cs="宋体"/>
              </w:rPr>
            </w:pPr>
            <w:r>
              <w:rPr>
                <w:rFonts w:ascii="宋体" w:eastAsia="宋体" w:hAnsi="宋体" w:cs="宋体"/>
              </w:rPr>
              <w:t>签名</w:t>
            </w:r>
          </w:p>
        </w:tc>
      </w:tr>
      <w:tr w:rsidR="00DF71D4" w:rsidRPr="006E2E0E" w14:paraId="272DCC41" w14:textId="6FC3CF4C" w:rsidTr="00DF71D4">
        <w:trPr>
          <w:trHeight w:val="340"/>
        </w:trPr>
        <w:tc>
          <w:tcPr>
            <w:tcW w:w="1197" w:type="dxa"/>
            <w:tcBorders>
              <w:top w:val="single" w:sz="4" w:space="0" w:color="000000"/>
              <w:left w:val="single" w:sz="4" w:space="0" w:color="000000"/>
              <w:bottom w:val="single" w:sz="4" w:space="0" w:color="000000"/>
              <w:right w:val="single" w:sz="4" w:space="0" w:color="000000"/>
            </w:tcBorders>
            <w:shd w:val="clear" w:color="auto" w:fill="auto"/>
          </w:tcPr>
          <w:p w14:paraId="43BA5746" w14:textId="77777777" w:rsidR="00DF71D4" w:rsidRPr="006E2E0E" w:rsidRDefault="00DF71D4" w:rsidP="006E2E0E">
            <w:pPr>
              <w:spacing w:after="0"/>
              <w:ind w:left="1" w:firstLine="0"/>
              <w:jc w:val="center"/>
              <w:rPr>
                <w:rFonts w:ascii="宋体" w:eastAsia="宋体" w:hAnsi="宋体"/>
              </w:rPr>
            </w:pPr>
            <w:r w:rsidRPr="006E2E0E">
              <w:rPr>
                <w:rFonts w:ascii="宋体" w:eastAsia="宋体" w:hAnsi="宋体" w:cs="宋体"/>
              </w:rPr>
              <w:t>2Byte</w:t>
            </w:r>
          </w:p>
        </w:tc>
        <w:tc>
          <w:tcPr>
            <w:tcW w:w="1033" w:type="dxa"/>
            <w:tcBorders>
              <w:top w:val="single" w:sz="4" w:space="0" w:color="000000"/>
              <w:left w:val="single" w:sz="4" w:space="0" w:color="000000"/>
              <w:bottom w:val="single" w:sz="4" w:space="0" w:color="000000"/>
              <w:right w:val="single" w:sz="4" w:space="0" w:color="000000"/>
            </w:tcBorders>
            <w:shd w:val="clear" w:color="auto" w:fill="auto"/>
          </w:tcPr>
          <w:p w14:paraId="5EB30287" w14:textId="77777777" w:rsidR="00DF71D4" w:rsidRPr="006E2E0E" w:rsidRDefault="00DF71D4" w:rsidP="006E2E0E">
            <w:pPr>
              <w:spacing w:after="0"/>
              <w:ind w:left="1" w:firstLine="0"/>
              <w:jc w:val="center"/>
              <w:rPr>
                <w:rFonts w:ascii="宋体" w:eastAsia="宋体" w:hAnsi="宋体"/>
              </w:rPr>
            </w:pPr>
            <w:r w:rsidRPr="006E2E0E">
              <w:rPr>
                <w:rFonts w:ascii="宋体" w:eastAsia="宋体" w:hAnsi="宋体" w:cs="宋体"/>
              </w:rPr>
              <w:t>2Byte</w:t>
            </w:r>
          </w:p>
        </w:tc>
        <w:tc>
          <w:tcPr>
            <w:tcW w:w="1275" w:type="dxa"/>
            <w:tcBorders>
              <w:top w:val="single" w:sz="4" w:space="0" w:color="000000"/>
              <w:left w:val="single" w:sz="4" w:space="0" w:color="000000"/>
              <w:bottom w:val="single" w:sz="4" w:space="0" w:color="000000"/>
              <w:right w:val="single" w:sz="4" w:space="0" w:color="000000"/>
            </w:tcBorders>
            <w:shd w:val="clear" w:color="auto" w:fill="auto"/>
          </w:tcPr>
          <w:p w14:paraId="1474D6AD" w14:textId="77777777" w:rsidR="00DF71D4" w:rsidRPr="006E2E0E" w:rsidRDefault="00DF71D4" w:rsidP="006E2E0E">
            <w:pPr>
              <w:spacing w:after="0"/>
              <w:ind w:left="1" w:firstLine="0"/>
              <w:jc w:val="center"/>
              <w:rPr>
                <w:rFonts w:ascii="宋体" w:eastAsia="宋体" w:hAnsi="宋体"/>
              </w:rPr>
            </w:pPr>
            <w:r w:rsidRPr="006E2E0E">
              <w:rPr>
                <w:rFonts w:ascii="宋体" w:eastAsia="宋体" w:hAnsi="宋体" w:cs="宋体"/>
              </w:rPr>
              <w:t>1Byte</w:t>
            </w: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615C7852" w14:textId="77777777" w:rsidR="00DF71D4" w:rsidRPr="006E2E0E" w:rsidRDefault="00DF71D4" w:rsidP="006E2E0E">
            <w:pPr>
              <w:spacing w:after="0"/>
              <w:ind w:left="1" w:firstLine="0"/>
              <w:jc w:val="center"/>
              <w:rPr>
                <w:rFonts w:ascii="宋体" w:eastAsia="宋体" w:hAnsi="宋体"/>
              </w:rPr>
            </w:pPr>
            <w:r w:rsidRPr="006E2E0E">
              <w:rPr>
                <w:rFonts w:ascii="宋体" w:eastAsia="宋体" w:hAnsi="宋体" w:cs="宋体"/>
              </w:rPr>
              <w:t>4Byte</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14:paraId="3380DAF3" w14:textId="77777777" w:rsidR="00DF71D4" w:rsidRPr="006E2E0E" w:rsidRDefault="00DF71D4" w:rsidP="006E2E0E">
            <w:pPr>
              <w:spacing w:after="0"/>
              <w:ind w:left="0" w:right="1" w:firstLine="0"/>
              <w:jc w:val="center"/>
              <w:rPr>
                <w:rFonts w:ascii="宋体" w:eastAsia="宋体" w:hAnsi="宋体"/>
              </w:rPr>
            </w:pPr>
            <w:r w:rsidRPr="006E2E0E">
              <w:rPr>
                <w:rFonts w:ascii="宋体" w:eastAsia="宋体" w:hAnsi="宋体" w:cs="宋体"/>
              </w:rPr>
              <w:t>1Byte</w:t>
            </w:r>
          </w:p>
        </w:tc>
        <w:tc>
          <w:tcPr>
            <w:tcW w:w="1080" w:type="dxa"/>
            <w:tcBorders>
              <w:top w:val="single" w:sz="4" w:space="0" w:color="000000"/>
              <w:left w:val="single" w:sz="4" w:space="0" w:color="000000"/>
              <w:bottom w:val="single" w:sz="4" w:space="0" w:color="000000"/>
              <w:right w:val="single" w:sz="4" w:space="0" w:color="000000"/>
            </w:tcBorders>
            <w:shd w:val="clear" w:color="auto" w:fill="auto"/>
          </w:tcPr>
          <w:p w14:paraId="715C6B19" w14:textId="77777777" w:rsidR="00DF71D4" w:rsidRPr="006E2E0E" w:rsidRDefault="00DF71D4" w:rsidP="006E2E0E">
            <w:pPr>
              <w:spacing w:after="0"/>
              <w:ind w:left="0" w:firstLine="0"/>
              <w:jc w:val="center"/>
              <w:rPr>
                <w:rFonts w:ascii="宋体" w:eastAsia="宋体" w:hAnsi="宋体"/>
              </w:rPr>
            </w:pPr>
            <w:r w:rsidRPr="006E2E0E">
              <w:rPr>
                <w:rFonts w:ascii="宋体" w:eastAsia="宋体" w:hAnsi="宋体" w:cs="宋体"/>
              </w:rPr>
              <w:t>1Byte</w:t>
            </w:r>
          </w:p>
        </w:tc>
        <w:tc>
          <w:tcPr>
            <w:tcW w:w="1039" w:type="dxa"/>
            <w:tcBorders>
              <w:top w:val="single" w:sz="4" w:space="0" w:color="000000"/>
              <w:left w:val="single" w:sz="4" w:space="0" w:color="000000"/>
              <w:bottom w:val="single" w:sz="4" w:space="0" w:color="000000"/>
              <w:right w:val="single" w:sz="4" w:space="0" w:color="000000"/>
            </w:tcBorders>
            <w:shd w:val="clear" w:color="auto" w:fill="auto"/>
          </w:tcPr>
          <w:p w14:paraId="0185A196" w14:textId="77777777" w:rsidR="00DF71D4" w:rsidRPr="006E2E0E" w:rsidRDefault="00DF71D4" w:rsidP="006E2E0E">
            <w:pPr>
              <w:spacing w:after="0"/>
              <w:ind w:left="27" w:firstLine="0"/>
              <w:rPr>
                <w:rFonts w:ascii="宋体" w:eastAsia="宋体" w:hAnsi="宋体"/>
              </w:rPr>
            </w:pPr>
            <w:r w:rsidRPr="006E2E0E">
              <w:rPr>
                <w:rFonts w:ascii="宋体" w:eastAsia="宋体" w:hAnsi="宋体" w:cs="宋体"/>
              </w:rPr>
              <w:t>N 字节</w:t>
            </w:r>
          </w:p>
        </w:tc>
        <w:tc>
          <w:tcPr>
            <w:tcW w:w="1141" w:type="dxa"/>
            <w:tcBorders>
              <w:top w:val="single" w:sz="4" w:space="0" w:color="000000"/>
              <w:left w:val="single" w:sz="4" w:space="0" w:color="000000"/>
              <w:bottom w:val="single" w:sz="4" w:space="0" w:color="000000"/>
              <w:right w:val="single" w:sz="4" w:space="0" w:color="000000"/>
            </w:tcBorders>
            <w:shd w:val="clear" w:color="auto" w:fill="auto"/>
          </w:tcPr>
          <w:p w14:paraId="7E94A293" w14:textId="77777777" w:rsidR="00DF71D4" w:rsidRPr="006E2E0E" w:rsidRDefault="00DF71D4" w:rsidP="006E2E0E">
            <w:pPr>
              <w:spacing w:after="0"/>
              <w:ind w:left="100" w:firstLine="0"/>
              <w:rPr>
                <w:rFonts w:ascii="宋体" w:eastAsia="宋体" w:hAnsi="宋体"/>
              </w:rPr>
            </w:pPr>
            <w:r w:rsidRPr="006E2E0E">
              <w:rPr>
                <w:rFonts w:ascii="宋体" w:eastAsia="宋体" w:hAnsi="宋体" w:cs="宋体"/>
              </w:rPr>
              <w:t>2 字节</w:t>
            </w:r>
          </w:p>
        </w:tc>
        <w:tc>
          <w:tcPr>
            <w:tcW w:w="1231" w:type="dxa"/>
            <w:tcBorders>
              <w:top w:val="single" w:sz="4" w:space="0" w:color="000000"/>
              <w:left w:val="single" w:sz="4" w:space="0" w:color="000000"/>
              <w:bottom w:val="single" w:sz="4" w:space="0" w:color="000000"/>
              <w:right w:val="single" w:sz="4" w:space="0" w:color="000000"/>
            </w:tcBorders>
          </w:tcPr>
          <w:p w14:paraId="45F486C7" w14:textId="164FF5EC" w:rsidR="00DF71D4" w:rsidRPr="006E2E0E" w:rsidRDefault="008240B3" w:rsidP="006E2E0E">
            <w:pPr>
              <w:spacing w:after="0"/>
              <w:ind w:left="100" w:firstLine="0"/>
              <w:rPr>
                <w:rFonts w:ascii="宋体" w:eastAsia="宋体" w:hAnsi="宋体" w:cs="宋体"/>
              </w:rPr>
            </w:pPr>
            <w:r>
              <w:rPr>
                <w:rFonts w:ascii="宋体" w:eastAsia="宋体" w:hAnsi="宋体" w:cs="宋体"/>
              </w:rPr>
              <w:t>256</w:t>
            </w:r>
            <w:r w:rsidR="00DF71D4">
              <w:rPr>
                <w:rFonts w:ascii="宋体" w:eastAsia="宋体" w:hAnsi="宋体" w:cs="宋体"/>
              </w:rPr>
              <w:t>字节</w:t>
            </w:r>
          </w:p>
        </w:tc>
      </w:tr>
    </w:tbl>
    <w:p w14:paraId="23019961" w14:textId="77777777" w:rsidR="004E3A6D" w:rsidRDefault="004E3A6D">
      <w:pPr>
        <w:rPr>
          <w:rFonts w:ascii="宋体" w:eastAsia="宋体" w:hAnsi="宋体"/>
        </w:rPr>
      </w:pPr>
    </w:p>
    <w:p w14:paraId="0F65E7D2" w14:textId="77777777" w:rsidR="004E3A6D" w:rsidRDefault="004E3A6D">
      <w:pPr>
        <w:rPr>
          <w:rFonts w:ascii="宋体" w:eastAsia="宋体" w:hAnsi="宋体"/>
        </w:rPr>
      </w:pPr>
      <w:r>
        <w:rPr>
          <w:rFonts w:ascii="宋体" w:eastAsia="宋体" w:hAnsi="宋体"/>
        </w:rPr>
        <w:t>字段说明：</w:t>
      </w:r>
    </w:p>
    <w:p w14:paraId="537B2500" w14:textId="716C0D2F" w:rsidR="004E3A6D" w:rsidRDefault="004E3A6D" w:rsidP="00A44E16">
      <w:pPr>
        <w:numPr>
          <w:ilvl w:val="0"/>
          <w:numId w:val="14"/>
        </w:numPr>
        <w:spacing w:after="0" w:line="400" w:lineRule="exact"/>
        <w:ind w:left="420" w:hanging="420"/>
        <w:rPr>
          <w:rFonts w:ascii="宋体" w:eastAsia="宋体" w:hAnsi="宋体"/>
        </w:rPr>
      </w:pPr>
      <w:r>
        <w:rPr>
          <w:rFonts w:ascii="宋体" w:eastAsia="宋体" w:hAnsi="宋体" w:cs="宋体"/>
        </w:rPr>
        <w:t>前导字：固定：0xD2 0xCF</w:t>
      </w:r>
      <w:r w:rsidR="00A44E16">
        <w:rPr>
          <w:rFonts w:ascii="宋体" w:eastAsia="宋体" w:hAnsi="宋体" w:cs="宋体" w:hint="eastAsia"/>
        </w:rPr>
        <w:t>；</w:t>
      </w:r>
    </w:p>
    <w:p w14:paraId="3647564E" w14:textId="5FB248A0" w:rsidR="004E3A6D" w:rsidRDefault="004E3A6D" w:rsidP="00A44E16">
      <w:pPr>
        <w:numPr>
          <w:ilvl w:val="0"/>
          <w:numId w:val="14"/>
        </w:numPr>
        <w:spacing w:after="0" w:line="400" w:lineRule="exact"/>
        <w:ind w:left="420" w:hanging="420"/>
        <w:rPr>
          <w:rFonts w:ascii="宋体" w:eastAsia="宋体" w:hAnsi="宋体"/>
        </w:rPr>
      </w:pPr>
      <w:r>
        <w:rPr>
          <w:rFonts w:ascii="宋体" w:eastAsia="宋体" w:hAnsi="宋体" w:cs="宋体"/>
        </w:rPr>
        <w:t>长度：从版本到校验和的所有字节</w:t>
      </w:r>
      <w:r w:rsidR="00A44E16">
        <w:rPr>
          <w:rFonts w:ascii="宋体" w:eastAsia="宋体" w:hAnsi="宋体" w:cs="宋体" w:hint="eastAsia"/>
        </w:rPr>
        <w:t>；</w:t>
      </w:r>
    </w:p>
    <w:p w14:paraId="69C6B7FD" w14:textId="5CC17B68" w:rsidR="004E3A6D" w:rsidRPr="001D6A4B" w:rsidRDefault="004E3A6D" w:rsidP="00A44E16">
      <w:pPr>
        <w:numPr>
          <w:ilvl w:val="0"/>
          <w:numId w:val="14"/>
        </w:numPr>
        <w:spacing w:after="0" w:line="400" w:lineRule="exact"/>
        <w:ind w:left="420" w:hanging="420"/>
        <w:rPr>
          <w:rFonts w:ascii="宋体" w:eastAsia="宋体" w:hAnsi="宋体"/>
          <w:color w:val="0000FF"/>
        </w:rPr>
      </w:pPr>
      <w:r w:rsidRPr="001D6A4B">
        <w:rPr>
          <w:rFonts w:ascii="宋体" w:eastAsia="宋体" w:hAnsi="宋体" w:cs="宋体"/>
          <w:color w:val="0000FF"/>
        </w:rPr>
        <w:t>协议版本：0x0</w:t>
      </w:r>
      <w:r w:rsidR="0082658B">
        <w:rPr>
          <w:rFonts w:ascii="宋体" w:eastAsia="宋体" w:hAnsi="宋体" w:cs="宋体"/>
          <w:color w:val="0000FF"/>
        </w:rPr>
        <w:t>5</w:t>
      </w:r>
    </w:p>
    <w:p w14:paraId="078D53F5" w14:textId="21064768" w:rsidR="004E3A6D" w:rsidRDefault="004E3A6D" w:rsidP="00A44E16">
      <w:pPr>
        <w:numPr>
          <w:ilvl w:val="0"/>
          <w:numId w:val="14"/>
        </w:numPr>
        <w:spacing w:after="0" w:line="400" w:lineRule="exact"/>
        <w:ind w:left="420" w:hanging="420"/>
        <w:rPr>
          <w:rFonts w:ascii="宋体" w:eastAsia="宋体" w:hAnsi="宋体"/>
        </w:rPr>
      </w:pPr>
      <w:r>
        <w:rPr>
          <w:rFonts w:ascii="宋体" w:eastAsia="宋体" w:hAnsi="宋体" w:cs="宋体"/>
        </w:rPr>
        <w:t>设备标识：唯一标识：4Byte转成Int，生产时统一分配</w:t>
      </w:r>
      <w:r w:rsidR="00A44E16">
        <w:rPr>
          <w:rFonts w:ascii="宋体" w:eastAsia="宋体" w:hAnsi="宋体" w:cs="宋体" w:hint="eastAsia"/>
        </w:rPr>
        <w:t>；</w:t>
      </w:r>
    </w:p>
    <w:p w14:paraId="53DA98D2" w14:textId="1ACA46D6" w:rsidR="004E3A6D" w:rsidRDefault="004E3A6D" w:rsidP="00A44E16">
      <w:pPr>
        <w:numPr>
          <w:ilvl w:val="0"/>
          <w:numId w:val="14"/>
        </w:numPr>
        <w:spacing w:after="0" w:line="400" w:lineRule="exact"/>
        <w:ind w:left="420" w:hanging="420"/>
        <w:rPr>
          <w:rFonts w:ascii="宋体" w:eastAsia="宋体" w:hAnsi="宋体"/>
        </w:rPr>
      </w:pPr>
      <w:r>
        <w:rPr>
          <w:rFonts w:ascii="宋体" w:eastAsia="宋体" w:hAnsi="宋体" w:cs="宋体"/>
        </w:rPr>
        <w:t>序号：报文流水号，每发送一帧，记数累加 1，累加到 255 后，从 0 开始继续累加</w:t>
      </w:r>
      <w:r w:rsidR="00A44E16">
        <w:rPr>
          <w:rFonts w:ascii="宋体" w:eastAsia="宋体" w:hAnsi="宋体" w:cs="宋体" w:hint="eastAsia"/>
        </w:rPr>
        <w:t>；</w:t>
      </w:r>
    </w:p>
    <w:p w14:paraId="0425A0AF" w14:textId="520C56E7" w:rsidR="004E3A6D" w:rsidRDefault="004E3A6D" w:rsidP="00A44E16">
      <w:pPr>
        <w:numPr>
          <w:ilvl w:val="0"/>
          <w:numId w:val="14"/>
        </w:numPr>
        <w:spacing w:after="0" w:line="400" w:lineRule="exact"/>
        <w:ind w:left="420" w:hanging="420"/>
        <w:rPr>
          <w:rFonts w:ascii="宋体" w:eastAsia="宋体" w:hAnsi="宋体"/>
        </w:rPr>
      </w:pPr>
      <w:r>
        <w:rPr>
          <w:rFonts w:ascii="宋体" w:eastAsia="宋体" w:hAnsi="宋体" w:cs="宋体"/>
        </w:rPr>
        <w:lastRenderedPageBreak/>
        <w:t>命令字：消息类型，代表不同的功能要求</w:t>
      </w:r>
      <w:r w:rsidR="00A44E16">
        <w:rPr>
          <w:rFonts w:ascii="宋体" w:eastAsia="宋体" w:hAnsi="宋体" w:cs="宋体" w:hint="eastAsia"/>
        </w:rPr>
        <w:t>；</w:t>
      </w:r>
    </w:p>
    <w:p w14:paraId="32921EBC" w14:textId="2096E91F" w:rsidR="004E3A6D" w:rsidRDefault="004E3A6D" w:rsidP="00A44E16">
      <w:pPr>
        <w:numPr>
          <w:ilvl w:val="0"/>
          <w:numId w:val="14"/>
        </w:numPr>
        <w:spacing w:after="0" w:line="400" w:lineRule="exact"/>
        <w:ind w:left="420" w:hanging="420"/>
        <w:rPr>
          <w:rFonts w:ascii="宋体" w:eastAsia="宋体" w:hAnsi="宋体"/>
        </w:rPr>
      </w:pPr>
      <w:r>
        <w:rPr>
          <w:rFonts w:ascii="宋体" w:eastAsia="宋体" w:hAnsi="宋体" w:cs="宋体"/>
        </w:rPr>
        <w:t>数据：与命令字配套，不同的命令字对应不同的内容</w:t>
      </w:r>
      <w:r w:rsidR="00A44E16">
        <w:rPr>
          <w:rFonts w:ascii="宋体" w:eastAsia="宋体" w:hAnsi="宋体" w:cs="宋体" w:hint="eastAsia"/>
        </w:rPr>
        <w:t>；</w:t>
      </w:r>
    </w:p>
    <w:p w14:paraId="2AB1DEE0" w14:textId="4BA2093A" w:rsidR="004E3A6D" w:rsidRDefault="004E3A6D" w:rsidP="00A44E16">
      <w:pPr>
        <w:numPr>
          <w:ilvl w:val="0"/>
          <w:numId w:val="14"/>
        </w:numPr>
        <w:spacing w:after="0" w:line="400" w:lineRule="exact"/>
        <w:ind w:left="420" w:hanging="420"/>
        <w:rPr>
          <w:rFonts w:ascii="宋体" w:eastAsia="宋体" w:hAnsi="宋体" w:cs="宋体"/>
        </w:rPr>
      </w:pPr>
      <w:r>
        <w:rPr>
          <w:rFonts w:ascii="宋体" w:eastAsia="宋体" w:hAnsi="宋体" w:cs="宋体"/>
        </w:rPr>
        <w:t>校验：采用 CRC 校验方式,CRC校验失败则直接丢弃，不予以返回，CRC校验从“固定头字”开始计算，并且在固定头前加四个字节密钥用于区分各厂家,CRC(密钥 + 报文数据)</w:t>
      </w:r>
      <w:r w:rsidR="00A44E16">
        <w:rPr>
          <w:rFonts w:ascii="宋体" w:eastAsia="宋体" w:hAnsi="宋体" w:cs="宋体" w:hint="eastAsia"/>
        </w:rPr>
        <w:t>；</w:t>
      </w:r>
    </w:p>
    <w:p w14:paraId="63E965D9" w14:textId="2CDC9C70" w:rsidR="00C57C46" w:rsidRPr="00A44E16" w:rsidRDefault="00C57C46" w:rsidP="00A44E16">
      <w:pPr>
        <w:numPr>
          <w:ilvl w:val="0"/>
          <w:numId w:val="14"/>
        </w:numPr>
        <w:spacing w:after="0" w:line="400" w:lineRule="exact"/>
        <w:ind w:left="420" w:hanging="420"/>
        <w:rPr>
          <w:rFonts w:ascii="宋体" w:eastAsia="宋体" w:hAnsi="宋体" w:cs="宋体"/>
        </w:rPr>
      </w:pPr>
      <w:r>
        <w:rPr>
          <w:rFonts w:ascii="宋体" w:eastAsia="宋体" w:hAnsi="宋体" w:cs="宋体"/>
        </w:rPr>
        <w:t>签名：所有下行指令都需要签名</w:t>
      </w:r>
      <w:r w:rsidR="00E33440">
        <w:rPr>
          <w:rFonts w:ascii="宋体" w:eastAsia="宋体" w:hAnsi="宋体" w:cs="宋体"/>
        </w:rPr>
        <w:t>，目前算法为</w:t>
      </w:r>
      <w:r w:rsidR="00E33440">
        <w:rPr>
          <w:rFonts w:ascii="宋体" w:eastAsia="宋体" w:hAnsi="宋体" w:cs="宋体" w:hint="eastAsia"/>
        </w:rPr>
        <w:t>R</w:t>
      </w:r>
      <w:r w:rsidR="00E33440">
        <w:rPr>
          <w:rFonts w:ascii="宋体" w:eastAsia="宋体" w:hAnsi="宋体" w:cs="宋体"/>
        </w:rPr>
        <w:t>SA2048</w:t>
      </w:r>
      <w:r w:rsidR="00AA019B">
        <w:rPr>
          <w:rFonts w:ascii="宋体" w:eastAsia="宋体" w:hAnsi="宋体" w:cs="宋体"/>
        </w:rPr>
        <w:t>。从</w:t>
      </w:r>
      <w:proofErr w:type="gramStart"/>
      <w:r w:rsidR="00AA019B">
        <w:rPr>
          <w:rFonts w:ascii="宋体" w:eastAsia="宋体" w:hAnsi="宋体" w:cs="宋体"/>
        </w:rPr>
        <w:t>固定头</w:t>
      </w:r>
      <w:proofErr w:type="gramEnd"/>
      <w:r w:rsidR="00AA019B">
        <w:rPr>
          <w:rFonts w:ascii="宋体" w:eastAsia="宋体" w:hAnsi="宋体" w:cs="宋体"/>
        </w:rPr>
        <w:t>字到校验和。</w:t>
      </w:r>
    </w:p>
    <w:p w14:paraId="04C00348" w14:textId="398251DF" w:rsidR="004E3A6D" w:rsidRDefault="004E3A6D" w:rsidP="00A44E16">
      <w:pPr>
        <w:numPr>
          <w:ilvl w:val="0"/>
          <w:numId w:val="14"/>
        </w:numPr>
        <w:spacing w:after="0" w:line="400" w:lineRule="exact"/>
        <w:ind w:left="420" w:hanging="420"/>
        <w:rPr>
          <w:rFonts w:ascii="宋体" w:eastAsia="宋体" w:hAnsi="宋体" w:cs="宋体"/>
        </w:rPr>
      </w:pPr>
      <w:r>
        <w:rPr>
          <w:rFonts w:ascii="宋体" w:eastAsia="宋体" w:hAnsi="宋体" w:cs="宋体"/>
        </w:rPr>
        <w:t>同一时间</w:t>
      </w:r>
      <w:r w:rsidR="00636117">
        <w:rPr>
          <w:rFonts w:ascii="宋体" w:eastAsia="宋体" w:hAnsi="宋体" w:cs="宋体" w:hint="eastAsia"/>
        </w:rPr>
        <w:t>物联网平台</w:t>
      </w:r>
      <w:r w:rsidR="00015D83">
        <w:rPr>
          <w:rFonts w:ascii="宋体" w:eastAsia="宋体" w:hAnsi="宋体" w:cs="宋体" w:hint="eastAsia"/>
        </w:rPr>
        <w:t>同一终端</w:t>
      </w:r>
      <w:r>
        <w:rPr>
          <w:rFonts w:ascii="宋体" w:eastAsia="宋体" w:hAnsi="宋体" w:cs="宋体"/>
        </w:rPr>
        <w:t>只会有一个控制</w:t>
      </w:r>
      <w:r w:rsidR="00015D83">
        <w:rPr>
          <w:rFonts w:ascii="宋体" w:eastAsia="宋体" w:hAnsi="宋体" w:cs="宋体" w:hint="eastAsia"/>
        </w:rPr>
        <w:t>指令</w:t>
      </w:r>
      <w:r>
        <w:rPr>
          <w:rFonts w:ascii="宋体" w:eastAsia="宋体" w:hAnsi="宋体" w:cs="宋体"/>
        </w:rPr>
        <w:t>请求</w:t>
      </w:r>
      <w:r w:rsidR="00015D83">
        <w:rPr>
          <w:rFonts w:ascii="宋体" w:eastAsia="宋体" w:hAnsi="宋体" w:cs="宋体" w:hint="eastAsia"/>
        </w:rPr>
        <w:t>至</w:t>
      </w:r>
      <w:r>
        <w:rPr>
          <w:rFonts w:ascii="宋体" w:eastAsia="宋体" w:hAnsi="宋体" w:cs="宋体"/>
        </w:rPr>
        <w:t>终端，假如请求</w:t>
      </w:r>
      <w:r w:rsidR="00015D83">
        <w:rPr>
          <w:rFonts w:ascii="宋体" w:eastAsia="宋体" w:hAnsi="宋体" w:cs="宋体"/>
        </w:rPr>
        <w:t>5</w:t>
      </w:r>
      <w:r>
        <w:rPr>
          <w:rFonts w:ascii="宋体" w:eastAsia="宋体" w:hAnsi="宋体" w:cs="宋体"/>
        </w:rPr>
        <w:t>0秒内未响应则表示本次请求超时失败，</w:t>
      </w:r>
      <w:r w:rsidRPr="00585200">
        <w:rPr>
          <w:rFonts w:ascii="宋体" w:eastAsia="宋体" w:hAnsi="宋体" w:cs="宋体"/>
          <w:color w:val="auto"/>
        </w:rPr>
        <w:t>假</w:t>
      </w:r>
      <w:r w:rsidR="00015D83" w:rsidRPr="00585200">
        <w:rPr>
          <w:rFonts w:ascii="宋体" w:eastAsia="宋体" w:hAnsi="宋体" w:cs="宋体" w:hint="eastAsia"/>
          <w:color w:val="auto"/>
        </w:rPr>
        <w:t>定</w:t>
      </w:r>
      <w:r w:rsidRPr="00585200">
        <w:rPr>
          <w:rFonts w:ascii="宋体" w:eastAsia="宋体" w:hAnsi="宋体" w:cs="宋体"/>
          <w:color w:val="auto"/>
        </w:rPr>
        <w:t>本地已经成功执行</w:t>
      </w:r>
      <w:r>
        <w:rPr>
          <w:rFonts w:ascii="宋体" w:eastAsia="宋体" w:hAnsi="宋体" w:cs="宋体"/>
        </w:rPr>
        <w:t>（例如运维等控制指令，则需要在心跳包中出现切换帧）</w:t>
      </w:r>
      <w:r w:rsidR="00A44E16">
        <w:rPr>
          <w:rFonts w:ascii="宋体" w:eastAsia="宋体" w:hAnsi="宋体" w:cs="宋体" w:hint="eastAsia"/>
        </w:rPr>
        <w:t>。</w:t>
      </w:r>
    </w:p>
    <w:p w14:paraId="554A94B5" w14:textId="77777777" w:rsidR="004E3A6D" w:rsidRDefault="004E3A6D">
      <w:pPr>
        <w:spacing w:after="0" w:line="240" w:lineRule="auto"/>
        <w:ind w:left="0" w:firstLine="0"/>
        <w:rPr>
          <w:rFonts w:ascii="宋体" w:eastAsia="宋体" w:hAnsi="宋体" w:cs="宋体"/>
        </w:rPr>
      </w:pPr>
      <w:r>
        <w:rPr>
          <w:rFonts w:ascii="宋体" w:eastAsia="宋体" w:hAnsi="宋体" w:cs="宋体"/>
        </w:rPr>
        <w:br w:type="page"/>
      </w:r>
    </w:p>
    <w:p w14:paraId="2937BC65" w14:textId="74D6A586" w:rsidR="004E3A6D" w:rsidRPr="00A44E16" w:rsidRDefault="004E3A6D" w:rsidP="00A44E16">
      <w:pPr>
        <w:pStyle w:val="1"/>
        <w:numPr>
          <w:ilvl w:val="0"/>
          <w:numId w:val="4"/>
        </w:numPr>
        <w:spacing w:beforeLines="100" w:before="240" w:afterLines="100" w:after="240" w:line="240" w:lineRule="auto"/>
        <w:ind w:left="0" w:right="0" w:firstLine="0"/>
        <w:rPr>
          <w:rFonts w:ascii="黑体" w:eastAsia="黑体" w:hAnsi="黑体"/>
          <w:sz w:val="21"/>
          <w:szCs w:val="21"/>
        </w:rPr>
      </w:pPr>
      <w:bookmarkStart w:id="125" w:name="_Toc118124831"/>
      <w:bookmarkStart w:id="126" w:name="_Toc119050730"/>
      <w:r w:rsidRPr="00A44E16">
        <w:rPr>
          <w:rFonts w:ascii="黑体" w:eastAsia="黑体" w:hAnsi="黑体"/>
          <w:sz w:val="21"/>
          <w:szCs w:val="21"/>
        </w:rPr>
        <w:lastRenderedPageBreak/>
        <w:t>通信</w:t>
      </w:r>
      <w:r w:rsidR="00A44E16" w:rsidRPr="00A44E16">
        <w:rPr>
          <w:rFonts w:ascii="黑体" w:eastAsia="黑体" w:hAnsi="黑体" w:hint="eastAsia"/>
          <w:sz w:val="21"/>
          <w:szCs w:val="21"/>
        </w:rPr>
        <w:t>协议</w:t>
      </w:r>
      <w:bookmarkEnd w:id="125"/>
      <w:bookmarkEnd w:id="126"/>
    </w:p>
    <w:p w14:paraId="7CC4C960" w14:textId="3C026446" w:rsidR="008C0DAE" w:rsidRPr="00A44E16" w:rsidRDefault="002065BA" w:rsidP="00A44E16">
      <w:pPr>
        <w:pStyle w:val="1"/>
        <w:numPr>
          <w:ilvl w:val="1"/>
          <w:numId w:val="4"/>
        </w:numPr>
        <w:spacing w:beforeLines="100" w:before="240" w:afterLines="100" w:after="240" w:line="240" w:lineRule="auto"/>
        <w:ind w:right="0"/>
        <w:rPr>
          <w:rFonts w:ascii="黑体" w:eastAsia="黑体" w:hAnsi="黑体"/>
          <w:b w:val="0"/>
          <w:sz w:val="21"/>
          <w:szCs w:val="21"/>
        </w:rPr>
      </w:pPr>
      <w:bookmarkStart w:id="127" w:name="_Toc118124832"/>
      <w:bookmarkStart w:id="128" w:name="_Toc119050731"/>
      <w:r>
        <w:rPr>
          <w:rFonts w:ascii="黑体" w:eastAsia="黑体" w:hAnsi="黑体" w:hint="eastAsia"/>
          <w:b w:val="0"/>
          <w:sz w:val="21"/>
          <w:szCs w:val="21"/>
        </w:rPr>
        <w:t>换电控制</w:t>
      </w:r>
      <w:r w:rsidRPr="00A44E16">
        <w:rPr>
          <w:rFonts w:ascii="黑体" w:eastAsia="黑体" w:hAnsi="黑体"/>
          <w:b w:val="0"/>
          <w:sz w:val="21"/>
          <w:szCs w:val="21"/>
        </w:rPr>
        <w:t>终端至</w:t>
      </w:r>
      <w:r>
        <w:rPr>
          <w:rFonts w:ascii="黑体" w:eastAsia="黑体" w:hAnsi="黑体" w:hint="eastAsia"/>
          <w:b w:val="0"/>
          <w:sz w:val="21"/>
          <w:szCs w:val="21"/>
        </w:rPr>
        <w:t>物联网平台</w:t>
      </w:r>
      <w:bookmarkEnd w:id="127"/>
      <w:r w:rsidR="004C24BC">
        <w:rPr>
          <w:rFonts w:ascii="黑体" w:eastAsia="黑体" w:hAnsi="黑体" w:hint="eastAsia"/>
          <w:b w:val="0"/>
          <w:sz w:val="21"/>
          <w:szCs w:val="21"/>
        </w:rPr>
        <w:t>接口协议</w:t>
      </w:r>
      <w:bookmarkEnd w:id="128"/>
    </w:p>
    <w:p w14:paraId="4C85F9F2" w14:textId="77777777" w:rsidR="007D0B39" w:rsidRPr="007D0B39" w:rsidRDefault="007D0B39" w:rsidP="007D0B39">
      <w:pPr>
        <w:pStyle w:val="ac"/>
        <w:keepNext/>
        <w:keepLines/>
        <w:numPr>
          <w:ilvl w:val="0"/>
          <w:numId w:val="15"/>
        </w:numPr>
        <w:spacing w:after="323" w:line="360" w:lineRule="auto"/>
        <w:ind w:firstLineChars="0"/>
        <w:outlineLvl w:val="1"/>
        <w:rPr>
          <w:rFonts w:ascii="黑体" w:eastAsia="黑体" w:hAnsi="黑体" w:cs="宋体"/>
          <w:vanish/>
          <w:szCs w:val="21"/>
        </w:rPr>
      </w:pPr>
      <w:bookmarkStart w:id="129" w:name="_心跳包（0x18）"/>
      <w:bookmarkStart w:id="130" w:name="_Toc119050732"/>
      <w:bookmarkStart w:id="131" w:name="_Toc118124833"/>
      <w:bookmarkEnd w:id="129"/>
      <w:bookmarkEnd w:id="130"/>
    </w:p>
    <w:p w14:paraId="0A0FF667" w14:textId="77777777" w:rsidR="007D0B39" w:rsidRPr="007D0B39" w:rsidRDefault="007D0B39" w:rsidP="007D0B39">
      <w:pPr>
        <w:pStyle w:val="ac"/>
        <w:keepNext/>
        <w:keepLines/>
        <w:numPr>
          <w:ilvl w:val="0"/>
          <w:numId w:val="15"/>
        </w:numPr>
        <w:spacing w:after="323" w:line="360" w:lineRule="auto"/>
        <w:ind w:firstLineChars="0"/>
        <w:outlineLvl w:val="1"/>
        <w:rPr>
          <w:rFonts w:ascii="黑体" w:eastAsia="黑体" w:hAnsi="黑体" w:cs="宋体"/>
          <w:vanish/>
          <w:szCs w:val="21"/>
        </w:rPr>
      </w:pPr>
      <w:bookmarkStart w:id="132" w:name="_Toc119050733"/>
      <w:bookmarkEnd w:id="132"/>
    </w:p>
    <w:p w14:paraId="5B547A75" w14:textId="77777777" w:rsidR="007D0B39" w:rsidRPr="007D0B39" w:rsidRDefault="007D0B39" w:rsidP="007D0B39">
      <w:pPr>
        <w:pStyle w:val="ac"/>
        <w:keepNext/>
        <w:keepLines/>
        <w:numPr>
          <w:ilvl w:val="0"/>
          <w:numId w:val="15"/>
        </w:numPr>
        <w:spacing w:after="323" w:line="360" w:lineRule="auto"/>
        <w:ind w:firstLineChars="0"/>
        <w:outlineLvl w:val="1"/>
        <w:rPr>
          <w:rFonts w:ascii="黑体" w:eastAsia="黑体" w:hAnsi="黑体" w:cs="宋体"/>
          <w:vanish/>
          <w:szCs w:val="21"/>
        </w:rPr>
      </w:pPr>
      <w:bookmarkStart w:id="133" w:name="_Toc119050734"/>
      <w:bookmarkEnd w:id="133"/>
    </w:p>
    <w:p w14:paraId="111E0541" w14:textId="77777777" w:rsidR="007D0B39" w:rsidRPr="007D0B39" w:rsidRDefault="007D0B39" w:rsidP="007D0B39">
      <w:pPr>
        <w:pStyle w:val="ac"/>
        <w:keepNext/>
        <w:keepLines/>
        <w:numPr>
          <w:ilvl w:val="1"/>
          <w:numId w:val="15"/>
        </w:numPr>
        <w:spacing w:after="323" w:line="360" w:lineRule="auto"/>
        <w:ind w:firstLineChars="0"/>
        <w:outlineLvl w:val="1"/>
        <w:rPr>
          <w:rFonts w:ascii="黑体" w:eastAsia="黑体" w:hAnsi="黑体" w:cs="宋体"/>
          <w:vanish/>
          <w:szCs w:val="21"/>
        </w:rPr>
      </w:pPr>
      <w:bookmarkStart w:id="134" w:name="_Toc119050735"/>
      <w:bookmarkEnd w:id="134"/>
    </w:p>
    <w:p w14:paraId="246E64B5" w14:textId="52EAB491" w:rsidR="008C0DAE" w:rsidRPr="00A44E16" w:rsidRDefault="008C0DAE" w:rsidP="002575C8">
      <w:pPr>
        <w:pStyle w:val="2"/>
        <w:numPr>
          <w:ilvl w:val="2"/>
          <w:numId w:val="15"/>
        </w:numPr>
        <w:spacing w:after="0"/>
        <w:rPr>
          <w:rFonts w:ascii="黑体" w:eastAsia="黑体" w:hAnsi="黑体"/>
          <w:b w:val="0"/>
          <w:sz w:val="21"/>
          <w:szCs w:val="21"/>
        </w:rPr>
      </w:pPr>
      <w:bookmarkStart w:id="135" w:name="_Toc119050736"/>
      <w:r w:rsidRPr="00A44E16">
        <w:rPr>
          <w:rFonts w:ascii="黑体" w:eastAsia="黑体" w:hAnsi="黑体"/>
          <w:b w:val="0"/>
          <w:sz w:val="21"/>
          <w:szCs w:val="21"/>
        </w:rPr>
        <w:t>心跳包（0x18）</w:t>
      </w:r>
      <w:bookmarkEnd w:id="131"/>
      <w:bookmarkEnd w:id="135"/>
    </w:p>
    <w:p w14:paraId="3A1A3EE8" w14:textId="296DC6CD" w:rsidR="008C0DAE" w:rsidRDefault="008C0DAE" w:rsidP="006B4140">
      <w:pPr>
        <w:spacing w:after="0" w:line="400" w:lineRule="exact"/>
        <w:ind w:left="0" w:firstLine="420"/>
        <w:rPr>
          <w:rFonts w:ascii="宋体" w:eastAsia="宋体" w:hAnsi="宋体"/>
        </w:rPr>
      </w:pPr>
      <w:r>
        <w:rPr>
          <w:rFonts w:ascii="宋体" w:eastAsia="宋体" w:hAnsi="宋体" w:cs="宋体"/>
        </w:rPr>
        <w:t>说明：上一个车辆状态和当前车辆状态用于二次校验，假如服务器下发</w:t>
      </w:r>
      <w:r w:rsidR="006B4140">
        <w:rPr>
          <w:rFonts w:ascii="宋体" w:eastAsia="宋体" w:hAnsi="宋体" w:cs="宋体" w:hint="eastAsia"/>
        </w:rPr>
        <w:t>设置车辆单</w:t>
      </w:r>
      <w:proofErr w:type="gramStart"/>
      <w:r w:rsidR="006B4140">
        <w:rPr>
          <w:rFonts w:ascii="宋体" w:eastAsia="宋体" w:hAnsi="宋体" w:cs="宋体" w:hint="eastAsia"/>
        </w:rPr>
        <w:t>双磁开</w:t>
      </w:r>
      <w:proofErr w:type="gramEnd"/>
      <w:r w:rsidR="006B4140">
        <w:rPr>
          <w:rFonts w:ascii="宋体" w:eastAsia="宋体" w:hAnsi="宋体" w:cs="宋体" w:hint="eastAsia"/>
        </w:rPr>
        <w:t>模式</w:t>
      </w:r>
      <w:r>
        <w:rPr>
          <w:rFonts w:ascii="宋体" w:eastAsia="宋体" w:hAnsi="宋体" w:cs="宋体"/>
        </w:rPr>
        <w:t>，终端执行成功后，因网络问题无法告知网关，导致网关超时，认为命令执行失败，则需要通过心跳包中车辆状态信息来二次校验是否</w:t>
      </w:r>
      <w:r w:rsidR="0092609F">
        <w:rPr>
          <w:rFonts w:ascii="宋体" w:eastAsia="宋体" w:hAnsi="宋体" w:cs="宋体" w:hint="eastAsia"/>
        </w:rPr>
        <w:t>设置成功</w:t>
      </w:r>
      <w:r>
        <w:rPr>
          <w:rFonts w:ascii="宋体" w:eastAsia="宋体" w:hAnsi="宋体" w:cs="宋体"/>
        </w:rPr>
        <w:t>。所以必须保证切换状态信息包是成功发送给网关的</w:t>
      </w:r>
      <w:r w:rsidR="0092609F">
        <w:rPr>
          <w:rFonts w:ascii="宋体" w:eastAsia="宋体" w:hAnsi="宋体" w:cs="宋体" w:hint="eastAsia"/>
        </w:rPr>
        <w:t>，</w:t>
      </w:r>
      <w:r>
        <w:rPr>
          <w:rFonts w:ascii="宋体" w:eastAsia="宋体" w:hAnsi="宋体" w:cs="宋体"/>
        </w:rPr>
        <w:t>假如失败需重发。假如非状态切换的心跳包发送失败可以直接丢弃。</w:t>
      </w:r>
    </w:p>
    <w:p w14:paraId="1BEC2B3E" w14:textId="77777777" w:rsidR="008C0DAE" w:rsidRDefault="008C0DAE" w:rsidP="006B4140">
      <w:pPr>
        <w:spacing w:after="0" w:line="400" w:lineRule="exact"/>
        <w:ind w:left="430"/>
        <w:rPr>
          <w:rFonts w:ascii="宋体" w:eastAsia="宋体" w:hAnsi="宋体"/>
        </w:rPr>
      </w:pPr>
      <w:r>
        <w:rPr>
          <w:rFonts w:ascii="宋体" w:eastAsia="宋体" w:hAnsi="宋体" w:cs="Calibri"/>
          <w:b/>
        </w:rPr>
        <w:t>Acc</w:t>
      </w:r>
      <w:r>
        <w:rPr>
          <w:rFonts w:ascii="宋体" w:eastAsia="宋体" w:hAnsi="宋体" w:cs="宋体"/>
        </w:rPr>
        <w:t>状态变化或者车辆状态变化需直接上报心跳。</w:t>
      </w:r>
    </w:p>
    <w:p w14:paraId="4E439EA6" w14:textId="636A7B17" w:rsidR="008C0DAE" w:rsidRDefault="008C0DAE" w:rsidP="0092609F">
      <w:pPr>
        <w:spacing w:after="0" w:line="400" w:lineRule="exact"/>
        <w:ind w:left="431" w:hanging="11"/>
        <w:rPr>
          <w:rFonts w:ascii="宋体" w:eastAsia="宋体" w:hAnsi="宋体" w:cs="宋体"/>
        </w:rPr>
      </w:pPr>
      <w:r>
        <w:rPr>
          <w:rFonts w:ascii="宋体" w:eastAsia="宋体" w:hAnsi="宋体" w:cs="宋体"/>
        </w:rPr>
        <w:t>只要是上一个车辆状态和当前车辆状态不一致的心跳包都必须成功转达。</w:t>
      </w:r>
    </w:p>
    <w:p w14:paraId="07010577" w14:textId="4FB54376" w:rsidR="0092609F" w:rsidRDefault="0092609F" w:rsidP="0092609F">
      <w:pPr>
        <w:spacing w:after="0" w:line="240" w:lineRule="auto"/>
        <w:ind w:left="0" w:firstLine="0"/>
        <w:jc w:val="center"/>
        <w:rPr>
          <w:rFonts w:ascii="宋体" w:eastAsia="宋体" w:hAnsi="宋体" w:cs="宋体"/>
        </w:rPr>
      </w:pPr>
      <w:r>
        <w:rPr>
          <w:rFonts w:ascii="宋体" w:eastAsia="宋体" w:hAnsi="宋体" w:cs="宋体" w:hint="eastAsia"/>
        </w:rPr>
        <w:t>表</w:t>
      </w:r>
      <w:r w:rsidR="00C01350">
        <w:rPr>
          <w:rFonts w:ascii="宋体" w:eastAsia="宋体" w:hAnsi="宋体" w:cs="宋体" w:hint="eastAsia"/>
        </w:rPr>
        <w:t>3</w:t>
      </w:r>
      <w:r w:rsidR="00C01350">
        <w:rPr>
          <w:rFonts w:ascii="宋体" w:eastAsia="宋体" w:hAnsi="宋体" w:cs="宋体"/>
        </w:rPr>
        <w:t>-</w:t>
      </w:r>
      <w:r>
        <w:rPr>
          <w:rFonts w:ascii="宋体" w:eastAsia="宋体" w:hAnsi="宋体" w:cs="宋体" w:hint="eastAsia"/>
        </w:rPr>
        <w:t>1</w:t>
      </w:r>
      <w:r>
        <w:rPr>
          <w:rFonts w:ascii="宋体" w:eastAsia="宋体" w:hAnsi="宋体" w:cs="宋体"/>
        </w:rPr>
        <w:t xml:space="preserve"> </w:t>
      </w:r>
      <w:r w:rsidR="008509C2">
        <w:rPr>
          <w:rFonts w:ascii="宋体" w:eastAsia="宋体" w:hAnsi="宋体" w:cs="宋体" w:hint="eastAsia"/>
        </w:rPr>
        <w:t>消息上</w:t>
      </w:r>
      <w:r w:rsidR="00C01350">
        <w:rPr>
          <w:rFonts w:ascii="宋体" w:eastAsia="宋体" w:hAnsi="宋体" w:cs="宋体" w:hint="eastAsia"/>
        </w:rPr>
        <w:t>报</w:t>
      </w:r>
      <w:r w:rsidR="00330AA9">
        <w:rPr>
          <w:rFonts w:ascii="宋体" w:eastAsia="宋体" w:hAnsi="宋体" w:cs="宋体" w:hint="eastAsia"/>
        </w:rPr>
        <w:t>-</w:t>
      </w:r>
      <w:r w:rsidR="00330AA9">
        <w:rPr>
          <w:rFonts w:ascii="宋体" w:eastAsia="宋体" w:hAnsi="宋体" w:cs="宋体"/>
        </w:rPr>
        <w:t>-</w:t>
      </w:r>
      <w:r w:rsidR="00330AA9">
        <w:rPr>
          <w:rFonts w:ascii="宋体" w:eastAsia="宋体" w:hAnsi="宋体" w:cs="宋体" w:hint="eastAsia"/>
        </w:rPr>
        <w:t>0x</w:t>
      </w:r>
      <w:r w:rsidR="00330AA9">
        <w:rPr>
          <w:rFonts w:ascii="宋体" w:eastAsia="宋体" w:hAnsi="宋体" w:cs="宋体"/>
        </w:rPr>
        <w:t>18</w:t>
      </w:r>
    </w:p>
    <w:tbl>
      <w:tblPr>
        <w:tblStyle w:val="14"/>
        <w:tblW w:w="0" w:type="auto"/>
        <w:jc w:val="center"/>
        <w:tblInd w:w="0" w:type="dxa"/>
        <w:tblLook w:val="04A0" w:firstRow="1" w:lastRow="0" w:firstColumn="1" w:lastColumn="0" w:noHBand="0" w:noVBand="1"/>
      </w:tblPr>
      <w:tblGrid>
        <w:gridCol w:w="704"/>
        <w:gridCol w:w="1985"/>
        <w:gridCol w:w="1559"/>
        <w:gridCol w:w="2121"/>
        <w:gridCol w:w="1927"/>
      </w:tblGrid>
      <w:tr w:rsidR="008509C2" w:rsidRPr="008509C2" w14:paraId="2938D2D2"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6647ACD" w14:textId="77777777" w:rsidR="008509C2" w:rsidRPr="008509C2" w:rsidRDefault="008509C2">
            <w:pPr>
              <w:jc w:val="center"/>
              <w:rPr>
                <w:rFonts w:ascii="宋体" w:eastAsia="宋体" w:hAnsi="宋体"/>
                <w:color w:val="auto"/>
                <w:szCs w:val="21"/>
              </w:rPr>
            </w:pPr>
            <w:bookmarkStart w:id="136" w:name="_Hlk117086619"/>
            <w:r w:rsidRPr="008509C2">
              <w:rPr>
                <w:rFonts w:ascii="宋体" w:eastAsia="宋体" w:hAnsi="宋体" w:cs="宋体" w:hint="eastAsia"/>
                <w:szCs w:val="21"/>
              </w:rPr>
              <w:t>序号</w:t>
            </w:r>
          </w:p>
        </w:tc>
        <w:tc>
          <w:tcPr>
            <w:tcW w:w="19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7C7D267"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字段定义</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DFA1A4" w14:textId="0793A70A" w:rsidR="008509C2" w:rsidRPr="008509C2" w:rsidRDefault="008509C2">
            <w:pPr>
              <w:jc w:val="center"/>
              <w:rPr>
                <w:rFonts w:ascii="宋体" w:eastAsia="宋体" w:hAnsi="宋体"/>
                <w:szCs w:val="21"/>
              </w:rPr>
            </w:pPr>
            <w:r w:rsidRPr="008509C2">
              <w:rPr>
                <w:rFonts w:ascii="宋体" w:eastAsia="宋体" w:hAnsi="宋体" w:cs="宋体" w:hint="eastAsia"/>
                <w:szCs w:val="21"/>
              </w:rPr>
              <w:t>长度</w:t>
            </w:r>
            <w:r w:rsidR="00330AA9">
              <w:rPr>
                <w:rFonts w:ascii="宋体" w:eastAsia="宋体" w:hAnsi="宋体" w:hint="eastAsia"/>
                <w:szCs w:val="21"/>
              </w:rPr>
              <w:t>（</w:t>
            </w:r>
            <w:r w:rsidR="00330AA9" w:rsidRPr="008509C2">
              <w:rPr>
                <w:rFonts w:ascii="宋体" w:eastAsia="宋体" w:hAnsi="宋体" w:cs="宋体" w:hint="eastAsia"/>
                <w:szCs w:val="21"/>
              </w:rPr>
              <w:t>字节</w:t>
            </w:r>
            <w:r w:rsidR="00330AA9">
              <w:rPr>
                <w:rFonts w:ascii="宋体" w:eastAsia="宋体" w:hAnsi="宋体" w:hint="eastAsia"/>
                <w:szCs w:val="21"/>
              </w:rPr>
              <w:t>）</w:t>
            </w:r>
          </w:p>
        </w:tc>
        <w:tc>
          <w:tcPr>
            <w:tcW w:w="21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4903D2"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参数说明</w:t>
            </w:r>
          </w:p>
        </w:tc>
        <w:tc>
          <w:tcPr>
            <w:tcW w:w="19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12450B4"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备注</w:t>
            </w:r>
          </w:p>
        </w:tc>
        <w:bookmarkEnd w:id="136"/>
      </w:tr>
      <w:tr w:rsidR="008509C2" w:rsidRPr="008509C2" w14:paraId="31E7C72F"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03FC9C6F"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D09EF25"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上报时间</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1282759"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6</w:t>
            </w:r>
          </w:p>
        </w:tc>
        <w:tc>
          <w:tcPr>
            <w:tcW w:w="2121" w:type="dxa"/>
            <w:tcBorders>
              <w:top w:val="single" w:sz="4" w:space="0" w:color="auto"/>
              <w:left w:val="single" w:sz="4" w:space="0" w:color="auto"/>
              <w:bottom w:val="single" w:sz="4" w:space="0" w:color="auto"/>
              <w:right w:val="single" w:sz="4" w:space="0" w:color="auto"/>
            </w:tcBorders>
            <w:vAlign w:val="center"/>
            <w:hideMark/>
          </w:tcPr>
          <w:p w14:paraId="0C7A510F"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时间戳</w:t>
            </w:r>
          </w:p>
        </w:tc>
        <w:tc>
          <w:tcPr>
            <w:tcW w:w="1927" w:type="dxa"/>
            <w:tcBorders>
              <w:top w:val="single" w:sz="4" w:space="0" w:color="auto"/>
              <w:left w:val="single" w:sz="4" w:space="0" w:color="auto"/>
              <w:bottom w:val="single" w:sz="4" w:space="0" w:color="auto"/>
              <w:right w:val="single" w:sz="4" w:space="0" w:color="auto"/>
            </w:tcBorders>
          </w:tcPr>
          <w:p w14:paraId="4B846A1D" w14:textId="77777777" w:rsidR="008509C2" w:rsidRPr="008509C2" w:rsidRDefault="008509C2">
            <w:pPr>
              <w:jc w:val="center"/>
              <w:rPr>
                <w:rFonts w:ascii="宋体" w:eastAsia="宋体" w:hAnsi="宋体"/>
                <w:szCs w:val="21"/>
              </w:rPr>
            </w:pPr>
          </w:p>
        </w:tc>
      </w:tr>
      <w:tr w:rsidR="008509C2" w:rsidRPr="008509C2" w14:paraId="6D3BAAC0" w14:textId="77777777" w:rsidTr="00EE6626">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3D11817"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2</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795DECF"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SOH</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B91645F"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53C45AB1" w14:textId="77777777" w:rsidR="008509C2" w:rsidRPr="008509C2" w:rsidRDefault="008509C2" w:rsidP="001539A0">
            <w:pPr>
              <w:rPr>
                <w:rFonts w:ascii="宋体" w:eastAsia="宋体" w:hAnsi="宋体"/>
                <w:szCs w:val="21"/>
              </w:rPr>
            </w:pPr>
            <w:r w:rsidRPr="008509C2">
              <w:rPr>
                <w:rFonts w:ascii="宋体" w:eastAsia="宋体" w:hAnsi="宋体" w:cs="宋体" w:hint="eastAsia"/>
                <w:szCs w:val="21"/>
              </w:rPr>
              <w:t>默认值：</w:t>
            </w:r>
            <w:r w:rsidRPr="008509C2">
              <w:rPr>
                <w:rFonts w:ascii="宋体" w:eastAsia="宋体" w:hAnsi="宋体" w:hint="eastAsia"/>
                <w:szCs w:val="21"/>
              </w:rPr>
              <w:t>0</w:t>
            </w:r>
          </w:p>
          <w:p w14:paraId="2ED80B66"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显示范围：</w:t>
            </w:r>
            <w:r w:rsidRPr="008509C2">
              <w:rPr>
                <w:rFonts w:ascii="宋体" w:eastAsia="宋体" w:hAnsi="宋体" w:hint="eastAsia"/>
                <w:szCs w:val="21"/>
              </w:rPr>
              <w:t>0~100.0%</w:t>
            </w:r>
          </w:p>
          <w:p w14:paraId="313A0C64" w14:textId="77777777" w:rsidR="008509C2" w:rsidRPr="008509C2" w:rsidRDefault="008509C2" w:rsidP="001539A0">
            <w:pPr>
              <w:rPr>
                <w:rFonts w:ascii="宋体" w:eastAsia="宋体" w:hAnsi="宋体"/>
                <w:szCs w:val="21"/>
              </w:rPr>
            </w:pPr>
            <w:r w:rsidRPr="008509C2">
              <w:rPr>
                <w:rFonts w:ascii="宋体" w:eastAsia="宋体" w:hAnsi="宋体" w:hint="eastAsia"/>
                <w:szCs w:val="21"/>
              </w:rPr>
              <w:t xml:space="preserve">0xff: </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vAlign w:val="center"/>
          </w:tcPr>
          <w:p w14:paraId="2FFBE2E1" w14:textId="0A9439CB" w:rsidR="008509C2" w:rsidRPr="008509C2" w:rsidRDefault="008509C2">
            <w:pPr>
              <w:rPr>
                <w:rFonts w:ascii="宋体" w:eastAsia="宋体" w:hAnsi="宋体"/>
                <w:szCs w:val="21"/>
              </w:rPr>
            </w:pPr>
          </w:p>
        </w:tc>
      </w:tr>
      <w:tr w:rsidR="008509C2" w:rsidRPr="008509C2" w14:paraId="22AF9F5F"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5127FDD"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3</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1BFFB5B"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当前车辆状态</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D1AA321"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11F1175C"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 xml:space="preserve">0xff: </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6919ED40" w14:textId="77777777" w:rsidR="008509C2" w:rsidRPr="008509C2" w:rsidRDefault="008509C2">
            <w:pPr>
              <w:jc w:val="center"/>
              <w:rPr>
                <w:rFonts w:ascii="宋体" w:eastAsia="宋体" w:hAnsi="宋体"/>
                <w:szCs w:val="21"/>
              </w:rPr>
            </w:pPr>
          </w:p>
        </w:tc>
      </w:tr>
      <w:tr w:rsidR="008509C2" w:rsidRPr="008509C2" w14:paraId="4C22605B"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4681C14C"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4</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AE16CE1"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会员卡号</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51ADFA3"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4</w:t>
            </w:r>
          </w:p>
        </w:tc>
        <w:tc>
          <w:tcPr>
            <w:tcW w:w="2121" w:type="dxa"/>
            <w:tcBorders>
              <w:top w:val="single" w:sz="4" w:space="0" w:color="auto"/>
              <w:left w:val="single" w:sz="4" w:space="0" w:color="auto"/>
              <w:bottom w:val="single" w:sz="4" w:space="0" w:color="auto"/>
              <w:right w:val="single" w:sz="4" w:space="0" w:color="auto"/>
            </w:tcBorders>
            <w:vAlign w:val="center"/>
            <w:hideMark/>
          </w:tcPr>
          <w:p w14:paraId="63023945"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 xml:space="preserve">0xff: </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675BE9BA" w14:textId="77777777" w:rsidR="008509C2" w:rsidRPr="008509C2" w:rsidRDefault="008509C2">
            <w:pPr>
              <w:jc w:val="center"/>
              <w:rPr>
                <w:rFonts w:ascii="宋体" w:eastAsia="宋体" w:hAnsi="宋体"/>
                <w:szCs w:val="21"/>
              </w:rPr>
            </w:pPr>
          </w:p>
        </w:tc>
      </w:tr>
      <w:tr w:rsidR="008509C2" w:rsidRPr="008509C2" w14:paraId="58FBE305"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5DD77074"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5</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D01F379"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钥匙状态</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EE640EC"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22558104" w14:textId="77777777" w:rsidR="008509C2" w:rsidRPr="008509C2" w:rsidRDefault="008509C2">
            <w:pPr>
              <w:rPr>
                <w:rFonts w:ascii="宋体" w:eastAsia="宋体" w:hAnsi="宋体"/>
                <w:szCs w:val="21"/>
              </w:rPr>
            </w:pPr>
            <w:r w:rsidRPr="008509C2">
              <w:rPr>
                <w:rFonts w:ascii="宋体" w:eastAsia="宋体" w:hAnsi="宋体" w:hint="eastAsia"/>
                <w:szCs w:val="21"/>
              </w:rPr>
              <w:t>0x0: off</w:t>
            </w:r>
            <w:r w:rsidRPr="008509C2">
              <w:rPr>
                <w:rFonts w:ascii="宋体" w:eastAsia="宋体" w:hAnsi="宋体" w:cs="宋体" w:hint="eastAsia"/>
                <w:szCs w:val="21"/>
              </w:rPr>
              <w:t>档（默认值）</w:t>
            </w:r>
          </w:p>
          <w:p w14:paraId="454343C7" w14:textId="77777777" w:rsidR="008509C2" w:rsidRPr="008509C2" w:rsidRDefault="008509C2">
            <w:pPr>
              <w:rPr>
                <w:rFonts w:ascii="宋体" w:eastAsia="宋体" w:hAnsi="宋体"/>
                <w:szCs w:val="21"/>
              </w:rPr>
            </w:pPr>
            <w:r w:rsidRPr="008509C2">
              <w:rPr>
                <w:rFonts w:ascii="宋体" w:eastAsia="宋体" w:hAnsi="宋体" w:hint="eastAsia"/>
                <w:szCs w:val="21"/>
              </w:rPr>
              <w:t>0x1: ACC</w:t>
            </w:r>
          </w:p>
        </w:tc>
        <w:tc>
          <w:tcPr>
            <w:tcW w:w="1927" w:type="dxa"/>
            <w:tcBorders>
              <w:top w:val="single" w:sz="4" w:space="0" w:color="auto"/>
              <w:left w:val="single" w:sz="4" w:space="0" w:color="auto"/>
              <w:bottom w:val="single" w:sz="4" w:space="0" w:color="auto"/>
              <w:right w:val="single" w:sz="4" w:space="0" w:color="auto"/>
            </w:tcBorders>
          </w:tcPr>
          <w:p w14:paraId="408C1484" w14:textId="77777777" w:rsidR="008509C2" w:rsidRPr="008509C2" w:rsidRDefault="008509C2">
            <w:pPr>
              <w:jc w:val="center"/>
              <w:rPr>
                <w:rFonts w:ascii="宋体" w:eastAsia="宋体" w:hAnsi="宋体"/>
                <w:szCs w:val="21"/>
              </w:rPr>
            </w:pPr>
          </w:p>
        </w:tc>
      </w:tr>
      <w:tr w:rsidR="008509C2" w:rsidRPr="008509C2" w14:paraId="69413DE1"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52411334"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6</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58A8A4F"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档位</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EE8B910"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511075C6" w14:textId="77777777" w:rsidR="008509C2" w:rsidRPr="008509C2" w:rsidRDefault="008509C2">
            <w:pPr>
              <w:rPr>
                <w:rFonts w:ascii="宋体" w:eastAsia="宋体" w:hAnsi="宋体"/>
                <w:szCs w:val="21"/>
              </w:rPr>
            </w:pPr>
            <w:r w:rsidRPr="008509C2">
              <w:rPr>
                <w:rFonts w:ascii="宋体" w:eastAsia="宋体" w:hAnsi="宋体" w:hint="eastAsia"/>
                <w:szCs w:val="21"/>
              </w:rPr>
              <w:t>1</w:t>
            </w:r>
            <w:r w:rsidRPr="008509C2">
              <w:rPr>
                <w:rFonts w:ascii="宋体" w:eastAsia="宋体" w:hAnsi="宋体" w:cs="宋体" w:hint="eastAsia"/>
                <w:szCs w:val="21"/>
              </w:rPr>
              <w:t>：</w:t>
            </w:r>
            <w:r w:rsidRPr="008509C2">
              <w:rPr>
                <w:rFonts w:ascii="宋体" w:eastAsia="宋体" w:hAnsi="宋体" w:hint="eastAsia"/>
                <w:szCs w:val="21"/>
              </w:rPr>
              <w:t>P</w:t>
            </w:r>
            <w:r w:rsidRPr="008509C2">
              <w:rPr>
                <w:rFonts w:ascii="宋体" w:eastAsia="宋体" w:hAnsi="宋体" w:cs="宋体" w:hint="eastAsia"/>
                <w:szCs w:val="21"/>
              </w:rPr>
              <w:t>档</w:t>
            </w:r>
          </w:p>
          <w:p w14:paraId="7F831A65" w14:textId="77777777" w:rsidR="008509C2" w:rsidRPr="008509C2" w:rsidRDefault="008509C2">
            <w:pPr>
              <w:rPr>
                <w:rFonts w:ascii="宋体" w:eastAsia="宋体" w:hAnsi="宋体"/>
                <w:szCs w:val="21"/>
              </w:rPr>
            </w:pPr>
            <w:r w:rsidRPr="008509C2">
              <w:rPr>
                <w:rFonts w:ascii="宋体" w:eastAsia="宋体" w:hAnsi="宋体" w:hint="eastAsia"/>
                <w:szCs w:val="21"/>
              </w:rPr>
              <w:t>2</w:t>
            </w:r>
            <w:r w:rsidRPr="008509C2">
              <w:rPr>
                <w:rFonts w:ascii="宋体" w:eastAsia="宋体" w:hAnsi="宋体" w:cs="宋体" w:hint="eastAsia"/>
                <w:szCs w:val="21"/>
              </w:rPr>
              <w:t>：</w:t>
            </w:r>
            <w:r w:rsidRPr="008509C2">
              <w:rPr>
                <w:rFonts w:ascii="宋体" w:eastAsia="宋体" w:hAnsi="宋体" w:hint="eastAsia"/>
                <w:szCs w:val="21"/>
              </w:rPr>
              <w:t>R</w:t>
            </w:r>
            <w:r w:rsidRPr="008509C2">
              <w:rPr>
                <w:rFonts w:ascii="宋体" w:eastAsia="宋体" w:hAnsi="宋体" w:cs="宋体" w:hint="eastAsia"/>
                <w:szCs w:val="21"/>
              </w:rPr>
              <w:t>档</w:t>
            </w:r>
          </w:p>
          <w:p w14:paraId="6398A35A" w14:textId="77777777" w:rsidR="008509C2" w:rsidRPr="008509C2" w:rsidRDefault="008509C2">
            <w:pPr>
              <w:rPr>
                <w:rFonts w:ascii="宋体" w:eastAsia="宋体" w:hAnsi="宋体"/>
                <w:szCs w:val="21"/>
              </w:rPr>
            </w:pPr>
            <w:r w:rsidRPr="008509C2">
              <w:rPr>
                <w:rFonts w:ascii="宋体" w:eastAsia="宋体" w:hAnsi="宋体" w:hint="eastAsia"/>
                <w:szCs w:val="21"/>
              </w:rPr>
              <w:t>3</w:t>
            </w:r>
            <w:r w:rsidRPr="008509C2">
              <w:rPr>
                <w:rFonts w:ascii="宋体" w:eastAsia="宋体" w:hAnsi="宋体" w:cs="宋体" w:hint="eastAsia"/>
                <w:szCs w:val="21"/>
              </w:rPr>
              <w:t>：</w:t>
            </w:r>
            <w:r w:rsidRPr="008509C2">
              <w:rPr>
                <w:rFonts w:ascii="宋体" w:eastAsia="宋体" w:hAnsi="宋体" w:hint="eastAsia"/>
                <w:szCs w:val="21"/>
              </w:rPr>
              <w:t>N</w:t>
            </w:r>
            <w:r w:rsidRPr="008509C2">
              <w:rPr>
                <w:rFonts w:ascii="宋体" w:eastAsia="宋体" w:hAnsi="宋体" w:cs="宋体" w:hint="eastAsia"/>
                <w:szCs w:val="21"/>
              </w:rPr>
              <w:t>档</w:t>
            </w:r>
          </w:p>
          <w:p w14:paraId="71BFADE7" w14:textId="77777777" w:rsidR="008509C2" w:rsidRPr="008509C2" w:rsidRDefault="008509C2">
            <w:pPr>
              <w:rPr>
                <w:rFonts w:ascii="宋体" w:eastAsia="宋体" w:hAnsi="宋体"/>
                <w:szCs w:val="21"/>
              </w:rPr>
            </w:pPr>
            <w:r w:rsidRPr="008509C2">
              <w:rPr>
                <w:rFonts w:ascii="宋体" w:eastAsia="宋体" w:hAnsi="宋体" w:hint="eastAsia"/>
                <w:szCs w:val="21"/>
              </w:rPr>
              <w:t>4</w:t>
            </w:r>
            <w:r w:rsidRPr="008509C2">
              <w:rPr>
                <w:rFonts w:ascii="宋体" w:eastAsia="宋体" w:hAnsi="宋体" w:cs="宋体" w:hint="eastAsia"/>
                <w:szCs w:val="21"/>
              </w:rPr>
              <w:t>：</w:t>
            </w:r>
            <w:r w:rsidRPr="008509C2">
              <w:rPr>
                <w:rFonts w:ascii="宋体" w:eastAsia="宋体" w:hAnsi="宋体" w:hint="eastAsia"/>
                <w:szCs w:val="21"/>
              </w:rPr>
              <w:t>D</w:t>
            </w:r>
            <w:r w:rsidRPr="008509C2">
              <w:rPr>
                <w:rFonts w:ascii="宋体" w:eastAsia="宋体" w:hAnsi="宋体" w:cs="宋体" w:hint="eastAsia"/>
                <w:szCs w:val="21"/>
              </w:rPr>
              <w:t>档</w:t>
            </w:r>
          </w:p>
          <w:p w14:paraId="617F5A92" w14:textId="77777777" w:rsidR="008509C2" w:rsidRPr="008509C2" w:rsidRDefault="008509C2">
            <w:pPr>
              <w:rPr>
                <w:rFonts w:ascii="宋体" w:eastAsia="宋体" w:hAnsi="宋体"/>
                <w:szCs w:val="21"/>
              </w:rPr>
            </w:pPr>
            <w:r w:rsidRPr="008509C2">
              <w:rPr>
                <w:rFonts w:ascii="宋体" w:eastAsia="宋体" w:hAnsi="宋体" w:hint="eastAsia"/>
                <w:szCs w:val="21"/>
              </w:rPr>
              <w:t>0</w:t>
            </w:r>
            <w:r w:rsidRPr="008509C2">
              <w:rPr>
                <w:rFonts w:ascii="宋体" w:eastAsia="宋体" w:hAnsi="宋体" w:cs="宋体" w:hint="eastAsia"/>
                <w:szCs w:val="21"/>
              </w:rPr>
              <w:t>：未知（默认值）</w:t>
            </w:r>
          </w:p>
          <w:p w14:paraId="6DC2835B" w14:textId="77777777" w:rsidR="008509C2" w:rsidRPr="008509C2" w:rsidRDefault="008509C2">
            <w:pPr>
              <w:rPr>
                <w:rFonts w:ascii="宋体" w:eastAsia="宋体" w:hAnsi="宋体"/>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5A361E9C" w14:textId="77777777" w:rsidR="008509C2" w:rsidRPr="008509C2" w:rsidRDefault="008509C2">
            <w:pPr>
              <w:jc w:val="center"/>
              <w:rPr>
                <w:rFonts w:ascii="宋体" w:eastAsia="宋体" w:hAnsi="宋体"/>
                <w:szCs w:val="21"/>
              </w:rPr>
            </w:pPr>
          </w:p>
        </w:tc>
      </w:tr>
      <w:tr w:rsidR="008509C2" w:rsidRPr="008509C2" w14:paraId="1D6EE197"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06EFE092"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7</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B86EFDF"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车窗状态</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2AD05A5"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02BE574C" w14:textId="77777777" w:rsidR="008509C2" w:rsidRPr="008509C2" w:rsidRDefault="008509C2">
            <w:pPr>
              <w:rPr>
                <w:rFonts w:ascii="宋体" w:eastAsia="宋体" w:hAnsi="宋体"/>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5B27B59B" w14:textId="77777777" w:rsidR="008509C2" w:rsidRPr="008509C2" w:rsidRDefault="008509C2">
            <w:pPr>
              <w:jc w:val="center"/>
              <w:rPr>
                <w:rFonts w:ascii="宋体" w:eastAsia="宋体" w:hAnsi="宋体"/>
                <w:szCs w:val="21"/>
              </w:rPr>
            </w:pPr>
          </w:p>
        </w:tc>
      </w:tr>
      <w:tr w:rsidR="008509C2" w:rsidRPr="008509C2" w14:paraId="3FA98EE0"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41D12603"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8</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FAC17DC"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编号</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81C136F"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12</w:t>
            </w:r>
          </w:p>
        </w:tc>
        <w:tc>
          <w:tcPr>
            <w:tcW w:w="2121" w:type="dxa"/>
            <w:tcBorders>
              <w:top w:val="single" w:sz="4" w:space="0" w:color="auto"/>
              <w:left w:val="single" w:sz="4" w:space="0" w:color="auto"/>
              <w:bottom w:val="single" w:sz="4" w:space="0" w:color="auto"/>
              <w:right w:val="single" w:sz="4" w:space="0" w:color="auto"/>
            </w:tcBorders>
            <w:vAlign w:val="center"/>
            <w:hideMark/>
          </w:tcPr>
          <w:p w14:paraId="48227239" w14:textId="77777777" w:rsidR="008509C2" w:rsidRPr="008509C2" w:rsidRDefault="008509C2">
            <w:pPr>
              <w:rPr>
                <w:rFonts w:ascii="宋体" w:eastAsia="宋体" w:hAnsi="宋体"/>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6C84D9EF" w14:textId="77777777" w:rsidR="008509C2" w:rsidRPr="008509C2" w:rsidRDefault="008509C2">
            <w:pPr>
              <w:jc w:val="center"/>
              <w:rPr>
                <w:rFonts w:ascii="宋体" w:eastAsia="宋体" w:hAnsi="宋体"/>
                <w:szCs w:val="21"/>
              </w:rPr>
            </w:pPr>
          </w:p>
        </w:tc>
      </w:tr>
      <w:tr w:rsidR="008509C2" w:rsidRPr="008509C2" w14:paraId="7EF3EEE7"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66DAF453"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9</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8DC02E5"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预留</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B67F6DD"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4</w:t>
            </w:r>
          </w:p>
        </w:tc>
        <w:tc>
          <w:tcPr>
            <w:tcW w:w="2121" w:type="dxa"/>
            <w:tcBorders>
              <w:top w:val="single" w:sz="4" w:space="0" w:color="auto"/>
              <w:left w:val="single" w:sz="4" w:space="0" w:color="auto"/>
              <w:bottom w:val="single" w:sz="4" w:space="0" w:color="auto"/>
              <w:right w:val="single" w:sz="4" w:space="0" w:color="auto"/>
            </w:tcBorders>
            <w:vAlign w:val="center"/>
            <w:hideMark/>
          </w:tcPr>
          <w:p w14:paraId="4E7656DF" w14:textId="77777777" w:rsidR="008509C2" w:rsidRPr="008509C2" w:rsidRDefault="008509C2">
            <w:pPr>
              <w:rPr>
                <w:rFonts w:ascii="宋体" w:eastAsia="宋体" w:hAnsi="宋体"/>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2CEF9A01" w14:textId="77777777" w:rsidR="008509C2" w:rsidRPr="008509C2" w:rsidRDefault="008509C2">
            <w:pPr>
              <w:jc w:val="center"/>
              <w:rPr>
                <w:rFonts w:ascii="宋体" w:eastAsia="宋体" w:hAnsi="宋体"/>
                <w:szCs w:val="21"/>
              </w:rPr>
            </w:pPr>
          </w:p>
        </w:tc>
      </w:tr>
      <w:tr w:rsidR="008509C2" w:rsidRPr="008509C2" w14:paraId="7470E777"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6F210C40"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10</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1DFE8A9"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车门状态</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5ED8D82"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655AA691" w14:textId="77777777" w:rsidR="008509C2" w:rsidRPr="008509C2" w:rsidRDefault="008509C2">
            <w:pPr>
              <w:rPr>
                <w:rFonts w:ascii="宋体" w:eastAsia="宋体" w:hAnsi="宋体"/>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61B4E98E" w14:textId="77777777" w:rsidR="008509C2" w:rsidRPr="008509C2" w:rsidRDefault="008509C2">
            <w:pPr>
              <w:jc w:val="center"/>
              <w:rPr>
                <w:rFonts w:ascii="宋体" w:eastAsia="宋体" w:hAnsi="宋体"/>
                <w:szCs w:val="21"/>
              </w:rPr>
            </w:pPr>
          </w:p>
        </w:tc>
      </w:tr>
      <w:tr w:rsidR="008509C2" w:rsidRPr="008509C2" w14:paraId="76533D57"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A6CBC3D"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11</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87E3B51"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车速</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DB64D06"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25B5944E" w14:textId="77777777" w:rsidR="008509C2" w:rsidRPr="008509C2" w:rsidRDefault="008509C2">
            <w:pPr>
              <w:rPr>
                <w:rFonts w:ascii="宋体" w:eastAsia="宋体" w:hAnsi="宋体"/>
                <w:szCs w:val="21"/>
              </w:rPr>
            </w:pPr>
            <w:r w:rsidRPr="008509C2">
              <w:rPr>
                <w:rFonts w:ascii="宋体" w:eastAsia="宋体" w:hAnsi="宋体" w:cs="宋体" w:hint="eastAsia"/>
                <w:szCs w:val="21"/>
              </w:rPr>
              <w:t>范围：</w:t>
            </w:r>
            <w:r w:rsidRPr="008509C2">
              <w:rPr>
                <w:rFonts w:ascii="宋体" w:eastAsia="宋体" w:hAnsi="宋体" w:hint="eastAsia"/>
                <w:szCs w:val="21"/>
              </w:rPr>
              <w:t>0~254km/h</w:t>
            </w:r>
          </w:p>
          <w:p w14:paraId="420745DC" w14:textId="77777777" w:rsidR="008509C2" w:rsidRPr="008509C2" w:rsidRDefault="008509C2">
            <w:pPr>
              <w:rPr>
                <w:rFonts w:ascii="宋体" w:eastAsia="宋体" w:hAnsi="宋体"/>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2C0FD460" w14:textId="77777777" w:rsidR="008509C2" w:rsidRPr="008509C2" w:rsidRDefault="008509C2">
            <w:pPr>
              <w:jc w:val="center"/>
              <w:rPr>
                <w:rFonts w:ascii="宋体" w:eastAsia="宋体" w:hAnsi="宋体"/>
                <w:szCs w:val="21"/>
              </w:rPr>
            </w:pPr>
          </w:p>
        </w:tc>
      </w:tr>
      <w:tr w:rsidR="008509C2" w:rsidRPr="008509C2" w14:paraId="0782AA28"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726523F8"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12</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D21DA8E"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总里程</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6CA3E00"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3</w:t>
            </w:r>
          </w:p>
        </w:tc>
        <w:tc>
          <w:tcPr>
            <w:tcW w:w="2121" w:type="dxa"/>
            <w:tcBorders>
              <w:top w:val="single" w:sz="4" w:space="0" w:color="auto"/>
              <w:left w:val="single" w:sz="4" w:space="0" w:color="auto"/>
              <w:bottom w:val="single" w:sz="4" w:space="0" w:color="auto"/>
              <w:right w:val="single" w:sz="4" w:space="0" w:color="auto"/>
            </w:tcBorders>
            <w:vAlign w:val="center"/>
            <w:hideMark/>
          </w:tcPr>
          <w:p w14:paraId="17B93342"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分辨率：</w:t>
            </w:r>
            <w:r w:rsidRPr="008509C2">
              <w:rPr>
                <w:rFonts w:ascii="宋体" w:eastAsia="宋体" w:hAnsi="宋体" w:hint="eastAsia"/>
                <w:szCs w:val="21"/>
              </w:rPr>
              <w:t>0.1km</w:t>
            </w:r>
            <w:r w:rsidRPr="008509C2">
              <w:rPr>
                <w:rFonts w:ascii="宋体" w:eastAsia="宋体" w:hAnsi="宋体" w:cs="宋体" w:hint="eastAsia"/>
                <w:szCs w:val="21"/>
              </w:rPr>
              <w:t>；</w:t>
            </w:r>
          </w:p>
          <w:p w14:paraId="36F039BA"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0xffffff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38E36ABD" w14:textId="77777777" w:rsidR="008509C2" w:rsidRPr="008509C2" w:rsidRDefault="008509C2">
            <w:pPr>
              <w:jc w:val="center"/>
              <w:rPr>
                <w:rFonts w:ascii="宋体" w:eastAsia="宋体" w:hAnsi="宋体"/>
                <w:szCs w:val="21"/>
              </w:rPr>
            </w:pPr>
          </w:p>
        </w:tc>
      </w:tr>
      <w:tr w:rsidR="008509C2" w:rsidRPr="008509C2" w14:paraId="108D70D9"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3AC67DAC" w14:textId="77777777" w:rsidR="008509C2" w:rsidRPr="008509C2" w:rsidRDefault="008509C2">
            <w:pPr>
              <w:jc w:val="center"/>
              <w:rPr>
                <w:rFonts w:ascii="宋体" w:eastAsia="宋体" w:hAnsi="宋体"/>
                <w:szCs w:val="21"/>
              </w:rPr>
            </w:pPr>
            <w:r w:rsidRPr="008509C2">
              <w:rPr>
                <w:rFonts w:ascii="宋体" w:eastAsia="宋体" w:hAnsi="宋体" w:hint="eastAsia"/>
                <w:szCs w:val="21"/>
              </w:rPr>
              <w:lastRenderedPageBreak/>
              <w:t>13</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BD011B7"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小电瓶电压</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8447857"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vAlign w:val="center"/>
            <w:hideMark/>
          </w:tcPr>
          <w:p w14:paraId="65C979F2" w14:textId="77777777" w:rsidR="008509C2" w:rsidRPr="008509C2" w:rsidRDefault="008509C2">
            <w:pPr>
              <w:rPr>
                <w:rFonts w:ascii="宋体" w:eastAsia="宋体" w:hAnsi="宋体"/>
                <w:szCs w:val="21"/>
              </w:rPr>
            </w:pPr>
            <w:r w:rsidRPr="008509C2">
              <w:rPr>
                <w:rFonts w:ascii="宋体" w:eastAsia="宋体" w:hAnsi="宋体" w:cs="宋体" w:hint="eastAsia"/>
                <w:szCs w:val="21"/>
              </w:rPr>
              <w:t>分辨率：</w:t>
            </w:r>
            <w:r w:rsidRPr="008509C2">
              <w:rPr>
                <w:rFonts w:ascii="宋体" w:eastAsia="宋体" w:hAnsi="宋体" w:hint="eastAsia"/>
                <w:szCs w:val="21"/>
              </w:rPr>
              <w:t>0.1V</w:t>
            </w:r>
            <w:r w:rsidRPr="008509C2">
              <w:rPr>
                <w:rFonts w:ascii="宋体" w:eastAsia="宋体" w:hAnsi="宋体" w:cs="宋体" w:hint="eastAsia"/>
                <w:szCs w:val="21"/>
              </w:rPr>
              <w:t>，如发送</w:t>
            </w:r>
            <w:r w:rsidRPr="008509C2">
              <w:rPr>
                <w:rFonts w:ascii="宋体" w:eastAsia="宋体" w:hAnsi="宋体" w:hint="eastAsia"/>
                <w:szCs w:val="21"/>
              </w:rPr>
              <w:t>3000</w:t>
            </w:r>
            <w:r w:rsidRPr="008509C2">
              <w:rPr>
                <w:rFonts w:ascii="宋体" w:eastAsia="宋体" w:hAnsi="宋体" w:cs="宋体" w:hint="eastAsia"/>
                <w:szCs w:val="21"/>
              </w:rPr>
              <w:t>，表示</w:t>
            </w:r>
            <w:r w:rsidRPr="008509C2">
              <w:rPr>
                <w:rFonts w:ascii="宋体" w:eastAsia="宋体" w:hAnsi="宋体" w:hint="eastAsia"/>
                <w:szCs w:val="21"/>
              </w:rPr>
              <w:t>300V</w:t>
            </w:r>
            <w:r w:rsidRPr="008509C2">
              <w:rPr>
                <w:rFonts w:ascii="宋体" w:eastAsia="宋体" w:hAnsi="宋体" w:cs="宋体" w:hint="eastAsia"/>
                <w:szCs w:val="21"/>
              </w:rPr>
              <w:t>；</w:t>
            </w:r>
          </w:p>
          <w:p w14:paraId="7D5818AB" w14:textId="77777777" w:rsidR="008509C2" w:rsidRPr="008509C2" w:rsidRDefault="008509C2">
            <w:pPr>
              <w:rPr>
                <w:rFonts w:ascii="宋体" w:eastAsia="宋体" w:hAnsi="宋体"/>
                <w:szCs w:val="21"/>
              </w:rPr>
            </w:pPr>
            <w:r w:rsidRPr="008509C2">
              <w:rPr>
                <w:rFonts w:ascii="宋体" w:eastAsia="宋体" w:hAnsi="宋体" w:hint="eastAsia"/>
                <w:szCs w:val="21"/>
              </w:rPr>
              <w:t>0xffff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37B75D92" w14:textId="77777777" w:rsidR="008509C2" w:rsidRPr="008509C2" w:rsidRDefault="008509C2">
            <w:pPr>
              <w:jc w:val="center"/>
              <w:rPr>
                <w:rFonts w:ascii="宋体" w:eastAsia="宋体" w:hAnsi="宋体"/>
                <w:szCs w:val="21"/>
              </w:rPr>
            </w:pPr>
          </w:p>
        </w:tc>
      </w:tr>
      <w:tr w:rsidR="008509C2" w:rsidRPr="008509C2" w14:paraId="6130DB65"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1D2F0143"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14</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F50254F"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总电压</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0B4037E"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vAlign w:val="center"/>
            <w:hideMark/>
          </w:tcPr>
          <w:p w14:paraId="04F6D0AB" w14:textId="77777777" w:rsidR="008509C2" w:rsidRPr="008509C2" w:rsidRDefault="008509C2">
            <w:pPr>
              <w:rPr>
                <w:rFonts w:ascii="宋体" w:eastAsia="宋体" w:hAnsi="宋体"/>
                <w:szCs w:val="21"/>
              </w:rPr>
            </w:pPr>
            <w:r w:rsidRPr="008509C2">
              <w:rPr>
                <w:rFonts w:ascii="宋体" w:eastAsia="宋体" w:hAnsi="宋体" w:cs="宋体" w:hint="eastAsia"/>
                <w:szCs w:val="21"/>
              </w:rPr>
              <w:t>分辨率：</w:t>
            </w:r>
            <w:r w:rsidRPr="008509C2">
              <w:rPr>
                <w:rFonts w:ascii="宋体" w:eastAsia="宋体" w:hAnsi="宋体" w:hint="eastAsia"/>
                <w:szCs w:val="21"/>
              </w:rPr>
              <w:t>0.1V</w:t>
            </w:r>
            <w:r w:rsidRPr="008509C2">
              <w:rPr>
                <w:rFonts w:ascii="宋体" w:eastAsia="宋体" w:hAnsi="宋体" w:cs="宋体" w:hint="eastAsia"/>
                <w:szCs w:val="21"/>
              </w:rPr>
              <w:t>，如发送</w:t>
            </w:r>
            <w:r w:rsidRPr="008509C2">
              <w:rPr>
                <w:rFonts w:ascii="宋体" w:eastAsia="宋体" w:hAnsi="宋体" w:hint="eastAsia"/>
                <w:szCs w:val="21"/>
              </w:rPr>
              <w:t>3000</w:t>
            </w:r>
            <w:r w:rsidRPr="008509C2">
              <w:rPr>
                <w:rFonts w:ascii="宋体" w:eastAsia="宋体" w:hAnsi="宋体" w:cs="宋体" w:hint="eastAsia"/>
                <w:szCs w:val="21"/>
              </w:rPr>
              <w:t>，表示</w:t>
            </w:r>
            <w:r w:rsidRPr="008509C2">
              <w:rPr>
                <w:rFonts w:ascii="宋体" w:eastAsia="宋体" w:hAnsi="宋体" w:hint="eastAsia"/>
                <w:szCs w:val="21"/>
              </w:rPr>
              <w:t>300V</w:t>
            </w:r>
            <w:r w:rsidRPr="008509C2">
              <w:rPr>
                <w:rFonts w:ascii="宋体" w:eastAsia="宋体" w:hAnsi="宋体" w:cs="宋体" w:hint="eastAsia"/>
                <w:szCs w:val="21"/>
              </w:rPr>
              <w:t>；</w:t>
            </w:r>
          </w:p>
          <w:p w14:paraId="0BAFE613" w14:textId="77777777" w:rsidR="008509C2" w:rsidRPr="008509C2" w:rsidRDefault="008509C2">
            <w:pPr>
              <w:rPr>
                <w:rFonts w:ascii="宋体" w:eastAsia="宋体" w:hAnsi="宋体"/>
                <w:szCs w:val="21"/>
              </w:rPr>
            </w:pPr>
            <w:r w:rsidRPr="008509C2">
              <w:rPr>
                <w:rFonts w:ascii="宋体" w:eastAsia="宋体" w:hAnsi="宋体" w:hint="eastAsia"/>
                <w:szCs w:val="21"/>
              </w:rPr>
              <w:t>0xffff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761A11FC" w14:textId="77777777" w:rsidR="008509C2" w:rsidRPr="008509C2" w:rsidRDefault="008509C2">
            <w:pPr>
              <w:jc w:val="center"/>
              <w:rPr>
                <w:rFonts w:ascii="宋体" w:eastAsia="宋体" w:hAnsi="宋体"/>
                <w:szCs w:val="21"/>
              </w:rPr>
            </w:pPr>
          </w:p>
        </w:tc>
      </w:tr>
      <w:tr w:rsidR="008509C2" w:rsidRPr="008509C2" w14:paraId="72F52A61"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A5D8C6E"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15</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1E13086"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总电流</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70F7959"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vAlign w:val="center"/>
            <w:hideMark/>
          </w:tcPr>
          <w:p w14:paraId="47AEF7B0" w14:textId="77777777" w:rsidR="008509C2" w:rsidRPr="008509C2" w:rsidRDefault="008509C2">
            <w:pPr>
              <w:rPr>
                <w:rFonts w:ascii="宋体" w:eastAsia="宋体" w:hAnsi="宋体"/>
                <w:szCs w:val="21"/>
              </w:rPr>
            </w:pPr>
            <w:r w:rsidRPr="008509C2">
              <w:rPr>
                <w:rFonts w:ascii="宋体" w:eastAsia="宋体" w:hAnsi="宋体" w:cs="宋体" w:hint="eastAsia"/>
                <w:szCs w:val="21"/>
              </w:rPr>
              <w:t>分辨率：</w:t>
            </w:r>
            <w:r w:rsidRPr="008509C2">
              <w:rPr>
                <w:rFonts w:ascii="宋体" w:eastAsia="宋体" w:hAnsi="宋体" w:hint="eastAsia"/>
                <w:szCs w:val="21"/>
              </w:rPr>
              <w:t>0.1A</w:t>
            </w:r>
            <w:r w:rsidRPr="008509C2">
              <w:rPr>
                <w:rFonts w:ascii="宋体" w:eastAsia="宋体" w:hAnsi="宋体" w:cs="宋体" w:hint="eastAsia"/>
                <w:szCs w:val="21"/>
              </w:rPr>
              <w:t>，</w:t>
            </w:r>
            <w:r w:rsidRPr="008509C2">
              <w:rPr>
                <w:rFonts w:ascii="宋体" w:eastAsia="宋体" w:hAnsi="宋体" w:hint="eastAsia"/>
                <w:szCs w:val="21"/>
              </w:rPr>
              <w:t>offset</w:t>
            </w:r>
            <w:r w:rsidRPr="008509C2">
              <w:rPr>
                <w:rFonts w:ascii="宋体" w:eastAsia="宋体" w:hAnsi="宋体" w:cs="宋体" w:hint="eastAsia"/>
                <w:szCs w:val="21"/>
              </w:rPr>
              <w:t>：</w:t>
            </w:r>
            <w:r w:rsidRPr="008509C2">
              <w:rPr>
                <w:rFonts w:ascii="宋体" w:eastAsia="宋体" w:hAnsi="宋体" w:hint="eastAsia"/>
                <w:szCs w:val="21"/>
              </w:rPr>
              <w:t>2000</w:t>
            </w:r>
            <w:r w:rsidRPr="008509C2">
              <w:rPr>
                <w:rFonts w:ascii="宋体" w:eastAsia="宋体" w:hAnsi="宋体" w:cs="宋体" w:hint="eastAsia"/>
                <w:szCs w:val="21"/>
              </w:rPr>
              <w:t>，如发送</w:t>
            </w:r>
            <w:r w:rsidRPr="008509C2">
              <w:rPr>
                <w:rFonts w:ascii="宋体" w:eastAsia="宋体" w:hAnsi="宋体" w:hint="eastAsia"/>
                <w:szCs w:val="21"/>
              </w:rPr>
              <w:t>20501</w:t>
            </w:r>
            <w:r w:rsidRPr="008509C2">
              <w:rPr>
                <w:rFonts w:ascii="宋体" w:eastAsia="宋体" w:hAnsi="宋体" w:cs="宋体" w:hint="eastAsia"/>
                <w:szCs w:val="21"/>
              </w:rPr>
              <w:t>，表示</w:t>
            </w:r>
            <w:r w:rsidRPr="008509C2">
              <w:rPr>
                <w:rFonts w:ascii="宋体" w:eastAsia="宋体" w:hAnsi="宋体" w:hint="eastAsia"/>
                <w:szCs w:val="21"/>
              </w:rPr>
              <w:t>50.1A</w:t>
            </w:r>
            <w:r w:rsidRPr="008509C2">
              <w:rPr>
                <w:rFonts w:ascii="宋体" w:eastAsia="宋体" w:hAnsi="宋体" w:cs="宋体" w:hint="eastAsia"/>
                <w:szCs w:val="21"/>
              </w:rPr>
              <w:t>；</w:t>
            </w:r>
          </w:p>
          <w:p w14:paraId="1E610929" w14:textId="77777777" w:rsidR="008509C2" w:rsidRPr="008509C2" w:rsidRDefault="008509C2">
            <w:pPr>
              <w:rPr>
                <w:rFonts w:ascii="宋体" w:eastAsia="宋体" w:hAnsi="宋体"/>
                <w:szCs w:val="21"/>
              </w:rPr>
            </w:pPr>
            <w:r w:rsidRPr="008509C2">
              <w:rPr>
                <w:rFonts w:ascii="宋体" w:eastAsia="宋体" w:hAnsi="宋体" w:hint="eastAsia"/>
                <w:szCs w:val="21"/>
              </w:rPr>
              <w:t>0xffff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0BA924CB" w14:textId="77777777" w:rsidR="008509C2" w:rsidRPr="008509C2" w:rsidRDefault="008509C2">
            <w:pPr>
              <w:jc w:val="center"/>
              <w:rPr>
                <w:rFonts w:ascii="宋体" w:eastAsia="宋体" w:hAnsi="宋体"/>
                <w:szCs w:val="21"/>
              </w:rPr>
            </w:pPr>
          </w:p>
        </w:tc>
      </w:tr>
      <w:tr w:rsidR="008509C2" w:rsidRPr="008509C2" w14:paraId="17224329" w14:textId="77777777" w:rsidTr="009F1A4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4267B2A4"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16</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F3D0A88"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剩余电量</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3C9CBCA"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6F9BC9B0" w14:textId="77777777" w:rsidR="008509C2" w:rsidRPr="008509C2" w:rsidRDefault="008509C2">
            <w:pPr>
              <w:rPr>
                <w:rFonts w:ascii="宋体" w:eastAsia="宋体" w:hAnsi="宋体"/>
                <w:szCs w:val="21"/>
              </w:rPr>
            </w:pPr>
            <w:r w:rsidRPr="008509C2">
              <w:rPr>
                <w:rFonts w:ascii="宋体" w:eastAsia="宋体" w:hAnsi="宋体" w:cs="宋体" w:hint="eastAsia"/>
                <w:szCs w:val="21"/>
              </w:rPr>
              <w:t>范围：</w:t>
            </w:r>
            <w:r w:rsidRPr="008509C2">
              <w:rPr>
                <w:rFonts w:ascii="宋体" w:eastAsia="宋体" w:hAnsi="宋体" w:hint="eastAsia"/>
                <w:szCs w:val="21"/>
              </w:rPr>
              <w:t>0~100.0</w:t>
            </w:r>
            <w:r w:rsidRPr="008509C2">
              <w:rPr>
                <w:rFonts w:ascii="宋体" w:eastAsia="宋体" w:hAnsi="宋体" w:cs="宋体" w:hint="eastAsia"/>
                <w:szCs w:val="21"/>
              </w:rPr>
              <w:t>，默认值</w:t>
            </w:r>
            <w:r w:rsidRPr="008509C2">
              <w:rPr>
                <w:rFonts w:ascii="宋体" w:eastAsia="宋体" w:hAnsi="宋体" w:hint="eastAsia"/>
                <w:szCs w:val="21"/>
              </w:rPr>
              <w:t>0</w:t>
            </w:r>
            <w:r w:rsidRPr="008509C2">
              <w:rPr>
                <w:rFonts w:ascii="宋体" w:eastAsia="宋体" w:hAnsi="宋体" w:cs="宋体" w:hint="eastAsia"/>
                <w:szCs w:val="21"/>
              </w:rPr>
              <w:t>；</w:t>
            </w:r>
          </w:p>
          <w:p w14:paraId="469565D0" w14:textId="77777777" w:rsidR="008509C2" w:rsidRPr="008509C2" w:rsidRDefault="008509C2">
            <w:pPr>
              <w:rPr>
                <w:rFonts w:ascii="宋体" w:eastAsia="宋体" w:hAnsi="宋体"/>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vAlign w:val="center"/>
          </w:tcPr>
          <w:p w14:paraId="6C6FC695" w14:textId="7D200404" w:rsidR="008509C2" w:rsidRPr="008509C2" w:rsidRDefault="009F1A45" w:rsidP="009F1A45">
            <w:pPr>
              <w:jc w:val="center"/>
              <w:rPr>
                <w:rFonts w:ascii="宋体" w:eastAsia="宋体" w:hAnsi="宋体"/>
                <w:szCs w:val="21"/>
              </w:rPr>
            </w:pPr>
            <w:r>
              <w:rPr>
                <w:rFonts w:ascii="宋体" w:eastAsia="宋体" w:hAnsi="宋体" w:hint="eastAsia"/>
                <w:szCs w:val="21"/>
              </w:rPr>
              <w:t>S</w:t>
            </w:r>
            <w:r>
              <w:rPr>
                <w:rFonts w:ascii="宋体" w:eastAsia="宋体" w:hAnsi="宋体"/>
                <w:szCs w:val="21"/>
              </w:rPr>
              <w:t>OC</w:t>
            </w:r>
          </w:p>
        </w:tc>
      </w:tr>
      <w:tr w:rsidR="008509C2" w:rsidRPr="008509C2" w14:paraId="50EA5A0F"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18772748"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17</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E2AAF27"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续航里程</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68E3546"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vAlign w:val="center"/>
            <w:hideMark/>
          </w:tcPr>
          <w:p w14:paraId="089E8A8F"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0xffff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45365868" w14:textId="77777777" w:rsidR="008509C2" w:rsidRPr="008509C2" w:rsidRDefault="008509C2">
            <w:pPr>
              <w:jc w:val="center"/>
              <w:rPr>
                <w:rFonts w:ascii="宋体" w:eastAsia="宋体" w:hAnsi="宋体"/>
                <w:szCs w:val="21"/>
              </w:rPr>
            </w:pPr>
          </w:p>
        </w:tc>
      </w:tr>
      <w:tr w:rsidR="008509C2" w:rsidRPr="008509C2" w14:paraId="07925B3E"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498DC7D7"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18</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F386D81"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GPS</w:t>
            </w:r>
            <w:r w:rsidRPr="008509C2">
              <w:rPr>
                <w:rFonts w:ascii="宋体" w:eastAsia="宋体" w:hAnsi="宋体" w:cs="宋体" w:hint="eastAsia"/>
                <w:szCs w:val="21"/>
              </w:rPr>
              <w:t>卫星</w:t>
            </w:r>
            <w:r w:rsidRPr="008509C2">
              <w:rPr>
                <w:rFonts w:ascii="宋体" w:eastAsia="宋体" w:hAnsi="宋体" w:hint="eastAsia"/>
                <w:szCs w:val="21"/>
              </w:rPr>
              <w:t>CN</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2CDC502"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7B0B9AB7" w14:textId="77777777" w:rsidR="008509C2" w:rsidRPr="008509C2" w:rsidRDefault="008509C2">
            <w:pPr>
              <w:rPr>
                <w:rFonts w:ascii="宋体" w:eastAsia="宋体" w:hAnsi="宋体"/>
                <w:szCs w:val="21"/>
              </w:rPr>
            </w:pPr>
            <w:r w:rsidRPr="008509C2">
              <w:rPr>
                <w:rFonts w:ascii="宋体" w:eastAsia="宋体" w:hAnsi="宋体" w:hint="eastAsia"/>
                <w:szCs w:val="21"/>
              </w:rPr>
              <w:t>0~55</w:t>
            </w:r>
            <w:r w:rsidRPr="008509C2">
              <w:rPr>
                <w:rFonts w:ascii="宋体" w:eastAsia="宋体" w:hAnsi="宋体" w:cs="宋体" w:hint="eastAsia"/>
                <w:szCs w:val="21"/>
              </w:rPr>
              <w:t>取所有卫星中最高</w:t>
            </w:r>
            <w:r w:rsidRPr="008509C2">
              <w:rPr>
                <w:rFonts w:ascii="宋体" w:eastAsia="宋体" w:hAnsi="宋体" w:hint="eastAsia"/>
                <w:szCs w:val="21"/>
              </w:rPr>
              <w:t>CN</w:t>
            </w:r>
            <w:r w:rsidRPr="008509C2">
              <w:rPr>
                <w:rFonts w:ascii="宋体" w:eastAsia="宋体" w:hAnsi="宋体" w:cs="宋体" w:hint="eastAsia"/>
                <w:szCs w:val="21"/>
              </w:rPr>
              <w:t>值；</w:t>
            </w:r>
          </w:p>
          <w:p w14:paraId="073B5924" w14:textId="77777777" w:rsidR="008509C2" w:rsidRPr="008509C2" w:rsidRDefault="008509C2">
            <w:pPr>
              <w:rPr>
                <w:rFonts w:ascii="宋体" w:eastAsia="宋体" w:hAnsi="宋体"/>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0AD77AE5" w14:textId="77777777" w:rsidR="008509C2" w:rsidRPr="008509C2" w:rsidRDefault="008509C2">
            <w:pPr>
              <w:jc w:val="center"/>
              <w:rPr>
                <w:rFonts w:ascii="宋体" w:eastAsia="宋体" w:hAnsi="宋体"/>
                <w:szCs w:val="21"/>
              </w:rPr>
            </w:pPr>
          </w:p>
        </w:tc>
      </w:tr>
      <w:tr w:rsidR="008509C2" w:rsidRPr="008509C2" w14:paraId="0D968124"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14C307E8"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19</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9131378"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GPS</w:t>
            </w:r>
            <w:r w:rsidRPr="008509C2">
              <w:rPr>
                <w:rFonts w:ascii="宋体" w:eastAsia="宋体" w:hAnsi="宋体" w:cs="宋体" w:hint="eastAsia"/>
                <w:szCs w:val="21"/>
              </w:rPr>
              <w:t>天线状态</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BDEA150"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76DF2ECF" w14:textId="77777777" w:rsidR="008509C2" w:rsidRPr="008509C2" w:rsidRDefault="008509C2">
            <w:pPr>
              <w:rPr>
                <w:rFonts w:ascii="宋体" w:eastAsia="宋体" w:hAnsi="宋体"/>
                <w:szCs w:val="21"/>
              </w:rPr>
            </w:pPr>
            <w:r w:rsidRPr="008509C2">
              <w:rPr>
                <w:rFonts w:ascii="宋体" w:eastAsia="宋体" w:hAnsi="宋体" w:hint="eastAsia"/>
                <w:szCs w:val="21"/>
              </w:rPr>
              <w:t>0</w:t>
            </w:r>
            <w:r w:rsidRPr="008509C2">
              <w:rPr>
                <w:rFonts w:ascii="宋体" w:eastAsia="宋体" w:hAnsi="宋体" w:cs="宋体" w:hint="eastAsia"/>
                <w:szCs w:val="21"/>
              </w:rPr>
              <w:t>：正常（默认）；</w:t>
            </w:r>
          </w:p>
          <w:p w14:paraId="6B13B69B" w14:textId="77777777" w:rsidR="008509C2" w:rsidRPr="008509C2" w:rsidRDefault="008509C2">
            <w:pPr>
              <w:rPr>
                <w:rFonts w:ascii="宋体" w:eastAsia="宋体" w:hAnsi="宋体"/>
                <w:szCs w:val="21"/>
              </w:rPr>
            </w:pPr>
            <w:r w:rsidRPr="008509C2">
              <w:rPr>
                <w:rFonts w:ascii="宋体" w:eastAsia="宋体" w:hAnsi="宋体" w:hint="eastAsia"/>
                <w:szCs w:val="21"/>
              </w:rPr>
              <w:t>1</w:t>
            </w:r>
            <w:r w:rsidRPr="008509C2">
              <w:rPr>
                <w:rFonts w:ascii="宋体" w:eastAsia="宋体" w:hAnsi="宋体" w:cs="宋体" w:hint="eastAsia"/>
                <w:szCs w:val="21"/>
              </w:rPr>
              <w:t>：开路；</w:t>
            </w:r>
          </w:p>
          <w:p w14:paraId="6E513870" w14:textId="77777777" w:rsidR="008509C2" w:rsidRPr="008509C2" w:rsidRDefault="008509C2">
            <w:pPr>
              <w:rPr>
                <w:rFonts w:ascii="宋体" w:eastAsia="宋体" w:hAnsi="宋体"/>
                <w:szCs w:val="21"/>
              </w:rPr>
            </w:pPr>
            <w:r w:rsidRPr="008509C2">
              <w:rPr>
                <w:rFonts w:ascii="宋体" w:eastAsia="宋体" w:hAnsi="宋体" w:hint="eastAsia"/>
                <w:szCs w:val="21"/>
              </w:rPr>
              <w:t>2</w:t>
            </w:r>
            <w:r w:rsidRPr="008509C2">
              <w:rPr>
                <w:rFonts w:ascii="宋体" w:eastAsia="宋体" w:hAnsi="宋体" w:cs="宋体" w:hint="eastAsia"/>
                <w:szCs w:val="21"/>
              </w:rPr>
              <w:t>：短路；</w:t>
            </w:r>
          </w:p>
          <w:p w14:paraId="3CEF22B0" w14:textId="77777777" w:rsidR="008509C2" w:rsidRPr="008509C2" w:rsidRDefault="008509C2">
            <w:pPr>
              <w:rPr>
                <w:rFonts w:ascii="宋体" w:eastAsia="宋体" w:hAnsi="宋体"/>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3D129979" w14:textId="77777777" w:rsidR="008509C2" w:rsidRPr="008509C2" w:rsidRDefault="008509C2">
            <w:pPr>
              <w:jc w:val="center"/>
              <w:rPr>
                <w:rFonts w:ascii="宋体" w:eastAsia="宋体" w:hAnsi="宋体"/>
                <w:szCs w:val="21"/>
              </w:rPr>
            </w:pPr>
          </w:p>
        </w:tc>
      </w:tr>
      <w:tr w:rsidR="008509C2" w:rsidRPr="008509C2" w14:paraId="350771AE"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61E4EECF"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20</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6AA65E6"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定位状态</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213F534"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02B2C521" w14:textId="77777777" w:rsidR="008509C2" w:rsidRPr="008509C2" w:rsidRDefault="008509C2">
            <w:pPr>
              <w:rPr>
                <w:rFonts w:ascii="宋体" w:eastAsia="宋体" w:hAnsi="宋体"/>
                <w:szCs w:val="21"/>
              </w:rPr>
            </w:pPr>
            <w:r w:rsidRPr="008509C2">
              <w:rPr>
                <w:rFonts w:ascii="宋体" w:eastAsia="宋体" w:hAnsi="宋体" w:hint="eastAsia"/>
                <w:szCs w:val="21"/>
              </w:rPr>
              <w:t>0</w:t>
            </w:r>
            <w:r w:rsidRPr="008509C2">
              <w:rPr>
                <w:rFonts w:ascii="宋体" w:eastAsia="宋体" w:hAnsi="宋体" w:cs="宋体" w:hint="eastAsia"/>
                <w:szCs w:val="21"/>
              </w:rPr>
              <w:t>：有效定位；</w:t>
            </w:r>
          </w:p>
          <w:p w14:paraId="1F413292" w14:textId="77777777" w:rsidR="008509C2" w:rsidRPr="008509C2" w:rsidRDefault="008509C2">
            <w:pPr>
              <w:rPr>
                <w:rFonts w:ascii="宋体" w:eastAsia="宋体" w:hAnsi="宋体"/>
                <w:szCs w:val="21"/>
              </w:rPr>
            </w:pPr>
            <w:r w:rsidRPr="008509C2">
              <w:rPr>
                <w:rFonts w:ascii="宋体" w:eastAsia="宋体" w:hAnsi="宋体" w:hint="eastAsia"/>
                <w:szCs w:val="21"/>
              </w:rPr>
              <w:t>1</w:t>
            </w:r>
            <w:r w:rsidRPr="008509C2">
              <w:rPr>
                <w:rFonts w:ascii="宋体" w:eastAsia="宋体" w:hAnsi="宋体" w:cs="宋体" w:hint="eastAsia"/>
                <w:szCs w:val="21"/>
              </w:rPr>
              <w:t>：无效定位（默认）；</w:t>
            </w:r>
          </w:p>
          <w:p w14:paraId="233DCBA2" w14:textId="77777777" w:rsidR="008509C2" w:rsidRPr="008509C2" w:rsidRDefault="008509C2">
            <w:pPr>
              <w:rPr>
                <w:rFonts w:ascii="宋体" w:eastAsia="宋体" w:hAnsi="宋体"/>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14B9C000" w14:textId="77777777" w:rsidR="008509C2" w:rsidRPr="008509C2" w:rsidRDefault="008509C2">
            <w:pPr>
              <w:jc w:val="center"/>
              <w:rPr>
                <w:rFonts w:ascii="宋体" w:eastAsia="宋体" w:hAnsi="宋体"/>
                <w:szCs w:val="21"/>
              </w:rPr>
            </w:pPr>
          </w:p>
        </w:tc>
      </w:tr>
      <w:tr w:rsidR="008509C2" w:rsidRPr="008509C2" w14:paraId="4457EDA1"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79A0E418"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21</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C5B5C4A"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经度</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7F04831"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4</w:t>
            </w:r>
          </w:p>
        </w:tc>
        <w:tc>
          <w:tcPr>
            <w:tcW w:w="2121" w:type="dxa"/>
            <w:tcBorders>
              <w:top w:val="single" w:sz="4" w:space="0" w:color="auto"/>
              <w:left w:val="single" w:sz="4" w:space="0" w:color="auto"/>
              <w:bottom w:val="single" w:sz="4" w:space="0" w:color="auto"/>
              <w:right w:val="single" w:sz="4" w:space="0" w:color="auto"/>
            </w:tcBorders>
            <w:vAlign w:val="center"/>
            <w:hideMark/>
          </w:tcPr>
          <w:p w14:paraId="680E5A50" w14:textId="77777777" w:rsidR="008509C2" w:rsidRPr="008509C2" w:rsidRDefault="008509C2">
            <w:pPr>
              <w:rPr>
                <w:rFonts w:ascii="宋体" w:eastAsia="宋体" w:hAnsi="宋体"/>
                <w:szCs w:val="21"/>
              </w:rPr>
            </w:pPr>
            <w:r w:rsidRPr="008509C2">
              <w:rPr>
                <w:rFonts w:ascii="宋体" w:eastAsia="宋体" w:hAnsi="宋体" w:cs="宋体" w:hint="eastAsia"/>
                <w:szCs w:val="21"/>
              </w:rPr>
              <w:t>分辨率：</w:t>
            </w:r>
            <w:r w:rsidRPr="008509C2">
              <w:rPr>
                <w:rFonts w:ascii="宋体" w:eastAsia="宋体" w:hAnsi="宋体" w:hint="eastAsia"/>
                <w:szCs w:val="21"/>
              </w:rPr>
              <w:t>0.000001</w:t>
            </w:r>
            <w:r w:rsidRPr="008509C2">
              <w:rPr>
                <w:rFonts w:ascii="宋体" w:eastAsia="宋体" w:hAnsi="宋体" w:cs="宋体" w:hint="eastAsia"/>
                <w:szCs w:val="21"/>
              </w:rPr>
              <w:t>度；</w:t>
            </w:r>
          </w:p>
          <w:p w14:paraId="09AB9917" w14:textId="77777777" w:rsidR="008509C2" w:rsidRPr="008509C2" w:rsidRDefault="008509C2">
            <w:pPr>
              <w:rPr>
                <w:rFonts w:ascii="宋体" w:eastAsia="宋体" w:hAnsi="宋体"/>
                <w:szCs w:val="21"/>
              </w:rPr>
            </w:pPr>
            <w:r w:rsidRPr="008509C2">
              <w:rPr>
                <w:rFonts w:ascii="宋体" w:eastAsia="宋体" w:hAnsi="宋体" w:hint="eastAsia"/>
                <w:szCs w:val="21"/>
              </w:rPr>
              <w:t>0xffffffff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171CBBA9" w14:textId="77777777" w:rsidR="008509C2" w:rsidRPr="008509C2" w:rsidRDefault="008509C2">
            <w:pPr>
              <w:jc w:val="center"/>
              <w:rPr>
                <w:rFonts w:ascii="宋体" w:eastAsia="宋体" w:hAnsi="宋体"/>
                <w:szCs w:val="21"/>
              </w:rPr>
            </w:pPr>
          </w:p>
        </w:tc>
      </w:tr>
      <w:tr w:rsidR="008509C2" w:rsidRPr="008509C2" w14:paraId="066BB388"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7C440BE8"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22</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989BBFD"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纬度</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3FDCABB"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4</w:t>
            </w:r>
          </w:p>
        </w:tc>
        <w:tc>
          <w:tcPr>
            <w:tcW w:w="2121" w:type="dxa"/>
            <w:tcBorders>
              <w:top w:val="single" w:sz="4" w:space="0" w:color="auto"/>
              <w:left w:val="single" w:sz="4" w:space="0" w:color="auto"/>
              <w:bottom w:val="single" w:sz="4" w:space="0" w:color="auto"/>
              <w:right w:val="single" w:sz="4" w:space="0" w:color="auto"/>
            </w:tcBorders>
            <w:vAlign w:val="center"/>
            <w:hideMark/>
          </w:tcPr>
          <w:p w14:paraId="0A57180B" w14:textId="77777777" w:rsidR="008509C2" w:rsidRPr="008509C2" w:rsidRDefault="008509C2">
            <w:pPr>
              <w:rPr>
                <w:rFonts w:ascii="宋体" w:eastAsia="宋体" w:hAnsi="宋体"/>
                <w:szCs w:val="21"/>
              </w:rPr>
            </w:pPr>
            <w:r w:rsidRPr="008509C2">
              <w:rPr>
                <w:rFonts w:ascii="宋体" w:eastAsia="宋体" w:hAnsi="宋体" w:cs="宋体" w:hint="eastAsia"/>
                <w:szCs w:val="21"/>
              </w:rPr>
              <w:t>分辨率：</w:t>
            </w:r>
            <w:r w:rsidRPr="008509C2">
              <w:rPr>
                <w:rFonts w:ascii="宋体" w:eastAsia="宋体" w:hAnsi="宋体" w:hint="eastAsia"/>
                <w:szCs w:val="21"/>
              </w:rPr>
              <w:t>0.000001</w:t>
            </w:r>
            <w:r w:rsidRPr="008509C2">
              <w:rPr>
                <w:rFonts w:ascii="宋体" w:eastAsia="宋体" w:hAnsi="宋体" w:cs="宋体" w:hint="eastAsia"/>
                <w:szCs w:val="21"/>
              </w:rPr>
              <w:t>度；</w:t>
            </w:r>
          </w:p>
          <w:p w14:paraId="4A4202A3" w14:textId="77777777" w:rsidR="008509C2" w:rsidRPr="008509C2" w:rsidRDefault="008509C2">
            <w:pPr>
              <w:rPr>
                <w:rFonts w:ascii="宋体" w:eastAsia="宋体" w:hAnsi="宋体"/>
                <w:szCs w:val="21"/>
              </w:rPr>
            </w:pPr>
            <w:r w:rsidRPr="008509C2">
              <w:rPr>
                <w:rFonts w:ascii="宋体" w:eastAsia="宋体" w:hAnsi="宋体" w:hint="eastAsia"/>
                <w:szCs w:val="21"/>
              </w:rPr>
              <w:t>0xffffffff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616BFA3C" w14:textId="77777777" w:rsidR="008509C2" w:rsidRPr="008509C2" w:rsidRDefault="008509C2">
            <w:pPr>
              <w:jc w:val="center"/>
              <w:rPr>
                <w:rFonts w:ascii="宋体" w:eastAsia="宋体" w:hAnsi="宋体"/>
                <w:szCs w:val="21"/>
              </w:rPr>
            </w:pPr>
          </w:p>
        </w:tc>
      </w:tr>
      <w:tr w:rsidR="008509C2" w:rsidRPr="008509C2" w14:paraId="341FD7A5"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6CD312D0"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23</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885AE6B"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空调状态</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B813EA0"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684C4E6C"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52697E51" w14:textId="77777777" w:rsidR="008509C2" w:rsidRPr="008509C2" w:rsidRDefault="008509C2">
            <w:pPr>
              <w:jc w:val="center"/>
              <w:rPr>
                <w:rFonts w:ascii="宋体" w:eastAsia="宋体" w:hAnsi="宋体"/>
                <w:szCs w:val="21"/>
              </w:rPr>
            </w:pPr>
          </w:p>
        </w:tc>
      </w:tr>
      <w:tr w:rsidR="008509C2" w:rsidRPr="008509C2" w14:paraId="79F4840C"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44A0B633"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24</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47A9386"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故障等级</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D7A6315"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6B37E994"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5B08C182" w14:textId="77777777" w:rsidR="008509C2" w:rsidRPr="008509C2" w:rsidRDefault="008509C2">
            <w:pPr>
              <w:jc w:val="center"/>
              <w:rPr>
                <w:rFonts w:ascii="宋体" w:eastAsia="宋体" w:hAnsi="宋体"/>
                <w:szCs w:val="21"/>
              </w:rPr>
            </w:pPr>
          </w:p>
        </w:tc>
      </w:tr>
      <w:tr w:rsidR="008509C2" w:rsidRPr="008509C2" w14:paraId="70EACFB6"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347AA8CF"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25</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0AAEF21"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电池组当前状态</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8A4AE57"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00C101EC"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077364B3" w14:textId="77777777" w:rsidR="008509C2" w:rsidRPr="008509C2" w:rsidRDefault="008509C2">
            <w:pPr>
              <w:jc w:val="center"/>
              <w:rPr>
                <w:rFonts w:ascii="宋体" w:eastAsia="宋体" w:hAnsi="宋体"/>
                <w:szCs w:val="21"/>
              </w:rPr>
            </w:pPr>
          </w:p>
        </w:tc>
      </w:tr>
      <w:tr w:rsidR="008509C2" w:rsidRPr="008509C2" w14:paraId="0991F2A2"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7B2F76A8"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26</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6E80516"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动力电池报警</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E181925"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2D899FD2"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13C50D0A" w14:textId="77777777" w:rsidR="008509C2" w:rsidRPr="008509C2" w:rsidRDefault="008509C2">
            <w:pPr>
              <w:jc w:val="center"/>
              <w:rPr>
                <w:rFonts w:ascii="宋体" w:eastAsia="宋体" w:hAnsi="宋体"/>
                <w:szCs w:val="21"/>
              </w:rPr>
            </w:pPr>
          </w:p>
        </w:tc>
      </w:tr>
      <w:tr w:rsidR="008509C2" w:rsidRPr="008509C2" w14:paraId="7983246A"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3F15D498"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27</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3899759"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电机系统温度</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07FF9CA"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189E86AA"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14A0D7CA" w14:textId="77777777" w:rsidR="008509C2" w:rsidRPr="008509C2" w:rsidRDefault="008509C2">
            <w:pPr>
              <w:jc w:val="center"/>
              <w:rPr>
                <w:rFonts w:ascii="宋体" w:eastAsia="宋体" w:hAnsi="宋体"/>
                <w:szCs w:val="21"/>
              </w:rPr>
            </w:pPr>
          </w:p>
        </w:tc>
      </w:tr>
      <w:tr w:rsidR="008509C2" w:rsidRPr="008509C2" w14:paraId="03C03D72"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3718F403"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28</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355FA85"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GPRS</w:t>
            </w:r>
            <w:r w:rsidRPr="008509C2">
              <w:rPr>
                <w:rFonts w:ascii="宋体" w:eastAsia="宋体" w:hAnsi="宋体" w:cs="宋体" w:hint="eastAsia"/>
                <w:szCs w:val="21"/>
              </w:rPr>
              <w:t>信号强度</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4789B95"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41F55FBF"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范围：</w:t>
            </w:r>
            <w:r w:rsidRPr="008509C2">
              <w:rPr>
                <w:rFonts w:ascii="宋体" w:eastAsia="宋体" w:hAnsi="宋体" w:hint="eastAsia"/>
                <w:szCs w:val="21"/>
              </w:rPr>
              <w:t>1~31</w:t>
            </w:r>
            <w:r w:rsidRPr="008509C2">
              <w:rPr>
                <w:rFonts w:ascii="宋体" w:eastAsia="宋体" w:hAnsi="宋体" w:cs="宋体" w:hint="eastAsia"/>
                <w:szCs w:val="21"/>
              </w:rPr>
              <w:t>；</w:t>
            </w:r>
          </w:p>
          <w:p w14:paraId="7D66FA33" w14:textId="77777777" w:rsidR="008509C2" w:rsidRPr="008509C2" w:rsidRDefault="008509C2">
            <w:pPr>
              <w:jc w:val="center"/>
              <w:rPr>
                <w:rFonts w:ascii="宋体" w:eastAsia="宋体" w:hAnsi="宋体"/>
                <w:szCs w:val="21"/>
              </w:rPr>
            </w:pPr>
            <w:r w:rsidRPr="008509C2">
              <w:rPr>
                <w:rFonts w:ascii="宋体" w:eastAsia="宋体" w:hAnsi="宋体" w:hint="eastAsia"/>
                <w:szCs w:val="21"/>
              </w:rPr>
              <w:lastRenderedPageBreak/>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7299723B" w14:textId="77777777" w:rsidR="008509C2" w:rsidRPr="008509C2" w:rsidRDefault="008509C2">
            <w:pPr>
              <w:jc w:val="center"/>
              <w:rPr>
                <w:rFonts w:ascii="宋体" w:eastAsia="宋体" w:hAnsi="宋体"/>
                <w:szCs w:val="21"/>
              </w:rPr>
            </w:pPr>
          </w:p>
        </w:tc>
      </w:tr>
      <w:tr w:rsidR="008509C2" w:rsidRPr="008509C2" w14:paraId="7CDEB3A3"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0101E335"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29</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07622D9"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手刹信号</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F23BA53"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68AFB8C6" w14:textId="77777777" w:rsidR="008509C2" w:rsidRPr="008509C2" w:rsidRDefault="008509C2">
            <w:pPr>
              <w:rPr>
                <w:rFonts w:ascii="宋体" w:eastAsia="宋体" w:hAnsi="宋体"/>
                <w:szCs w:val="21"/>
              </w:rPr>
            </w:pPr>
            <w:r w:rsidRPr="008509C2">
              <w:rPr>
                <w:rFonts w:ascii="宋体" w:eastAsia="宋体" w:hAnsi="宋体" w:hint="eastAsia"/>
                <w:szCs w:val="21"/>
              </w:rPr>
              <w:t>0</w:t>
            </w:r>
            <w:r w:rsidRPr="008509C2">
              <w:rPr>
                <w:rFonts w:ascii="宋体" w:eastAsia="宋体" w:hAnsi="宋体" w:cs="宋体" w:hint="eastAsia"/>
                <w:szCs w:val="21"/>
              </w:rPr>
              <w:t>：放下（默认）；</w:t>
            </w:r>
          </w:p>
          <w:p w14:paraId="38506DBB" w14:textId="77777777" w:rsidR="008509C2" w:rsidRPr="008509C2" w:rsidRDefault="008509C2">
            <w:pPr>
              <w:rPr>
                <w:rFonts w:ascii="宋体" w:eastAsia="宋体" w:hAnsi="宋体"/>
                <w:szCs w:val="21"/>
              </w:rPr>
            </w:pPr>
            <w:r w:rsidRPr="008509C2">
              <w:rPr>
                <w:rFonts w:ascii="宋体" w:eastAsia="宋体" w:hAnsi="宋体" w:hint="eastAsia"/>
                <w:szCs w:val="21"/>
              </w:rPr>
              <w:t>1</w:t>
            </w:r>
            <w:r w:rsidRPr="008509C2">
              <w:rPr>
                <w:rFonts w:ascii="宋体" w:eastAsia="宋体" w:hAnsi="宋体" w:cs="宋体" w:hint="eastAsia"/>
                <w:szCs w:val="21"/>
              </w:rPr>
              <w:t>：拉起；</w:t>
            </w:r>
          </w:p>
          <w:p w14:paraId="008E64B2" w14:textId="77777777" w:rsidR="008509C2" w:rsidRPr="008509C2" w:rsidRDefault="008509C2">
            <w:pPr>
              <w:rPr>
                <w:rFonts w:ascii="宋体" w:eastAsia="宋体" w:hAnsi="宋体"/>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71B9B842" w14:textId="77777777" w:rsidR="008509C2" w:rsidRPr="008509C2" w:rsidRDefault="008509C2">
            <w:pPr>
              <w:jc w:val="center"/>
              <w:rPr>
                <w:rFonts w:ascii="宋体" w:eastAsia="宋体" w:hAnsi="宋体"/>
                <w:szCs w:val="21"/>
              </w:rPr>
            </w:pPr>
          </w:p>
        </w:tc>
      </w:tr>
      <w:tr w:rsidR="008509C2" w:rsidRPr="008509C2" w14:paraId="4FAC90FF"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069E5CBE"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30</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458A77D"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车灯状态</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81E1E4E"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167D8382"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682ADEA7" w14:textId="77777777" w:rsidR="008509C2" w:rsidRPr="008509C2" w:rsidRDefault="008509C2">
            <w:pPr>
              <w:jc w:val="center"/>
              <w:rPr>
                <w:rFonts w:ascii="宋体" w:eastAsia="宋体" w:hAnsi="宋体"/>
                <w:szCs w:val="21"/>
              </w:rPr>
            </w:pPr>
          </w:p>
        </w:tc>
      </w:tr>
      <w:tr w:rsidR="008509C2" w:rsidRPr="008509C2" w14:paraId="69DBC082"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A4368CB"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31</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7180BA2"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后备箱</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0834886"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7782347D"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59248A55" w14:textId="77777777" w:rsidR="008509C2" w:rsidRPr="008509C2" w:rsidRDefault="008509C2">
            <w:pPr>
              <w:jc w:val="center"/>
              <w:rPr>
                <w:rFonts w:ascii="宋体" w:eastAsia="宋体" w:hAnsi="宋体"/>
                <w:szCs w:val="21"/>
              </w:rPr>
            </w:pPr>
          </w:p>
        </w:tc>
      </w:tr>
      <w:tr w:rsidR="008509C2" w:rsidRPr="008509C2" w14:paraId="2063A248" w14:textId="77777777" w:rsidTr="00922C65">
        <w:trPr>
          <w:trHeight w:val="571"/>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E752F11"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32</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09B71F8"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钥匙插拔状态</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6702C48"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585FA34A"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6808459E" w14:textId="77777777" w:rsidR="008509C2" w:rsidRPr="008509C2" w:rsidRDefault="008509C2">
            <w:pPr>
              <w:jc w:val="center"/>
              <w:rPr>
                <w:rFonts w:ascii="宋体" w:eastAsia="宋体" w:hAnsi="宋体"/>
                <w:szCs w:val="21"/>
              </w:rPr>
            </w:pPr>
          </w:p>
        </w:tc>
      </w:tr>
      <w:tr w:rsidR="008509C2" w:rsidRPr="008509C2" w14:paraId="61CC0AE6"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9555C81" w14:textId="77777777" w:rsidR="008509C2" w:rsidRPr="00585200" w:rsidRDefault="008509C2">
            <w:pPr>
              <w:jc w:val="center"/>
              <w:rPr>
                <w:rFonts w:ascii="宋体" w:eastAsia="宋体" w:hAnsi="宋体"/>
                <w:color w:val="0000FF"/>
                <w:szCs w:val="21"/>
              </w:rPr>
            </w:pPr>
            <w:r w:rsidRPr="00585200">
              <w:rPr>
                <w:rFonts w:ascii="宋体" w:eastAsia="宋体" w:hAnsi="宋体" w:hint="eastAsia"/>
                <w:color w:val="0000FF"/>
                <w:szCs w:val="21"/>
              </w:rPr>
              <w:t>33</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ACA8B1E" w14:textId="77777777" w:rsidR="008509C2" w:rsidRPr="00585200" w:rsidRDefault="008509C2">
            <w:pPr>
              <w:jc w:val="center"/>
              <w:rPr>
                <w:rFonts w:ascii="宋体" w:eastAsia="宋体" w:hAnsi="宋体"/>
                <w:color w:val="0000FF"/>
                <w:szCs w:val="21"/>
              </w:rPr>
            </w:pPr>
            <w:commentRangeStart w:id="137"/>
            <w:r w:rsidRPr="00585200">
              <w:rPr>
                <w:rFonts w:ascii="宋体" w:eastAsia="宋体" w:hAnsi="宋体" w:cs="宋体" w:hint="eastAsia"/>
                <w:color w:val="0000FF"/>
                <w:szCs w:val="21"/>
              </w:rPr>
              <w:t>车锁状态</w:t>
            </w:r>
            <w:commentRangeEnd w:id="137"/>
            <w:r w:rsidR="00CF627F" w:rsidRPr="00585200">
              <w:rPr>
                <w:rStyle w:val="ad"/>
                <w:color w:val="0000FF"/>
              </w:rPr>
              <w:commentReference w:id="137"/>
            </w:r>
          </w:p>
        </w:tc>
        <w:tc>
          <w:tcPr>
            <w:tcW w:w="1559" w:type="dxa"/>
            <w:tcBorders>
              <w:top w:val="single" w:sz="4" w:space="0" w:color="auto"/>
              <w:left w:val="single" w:sz="4" w:space="0" w:color="auto"/>
              <w:bottom w:val="single" w:sz="4" w:space="0" w:color="auto"/>
              <w:right w:val="single" w:sz="4" w:space="0" w:color="auto"/>
            </w:tcBorders>
            <w:vAlign w:val="center"/>
            <w:hideMark/>
          </w:tcPr>
          <w:p w14:paraId="5747D7F6" w14:textId="77777777" w:rsidR="008509C2" w:rsidRPr="00585200" w:rsidRDefault="008509C2">
            <w:pPr>
              <w:jc w:val="center"/>
              <w:rPr>
                <w:rFonts w:ascii="宋体" w:eastAsia="宋体" w:hAnsi="宋体"/>
                <w:color w:val="0000FF"/>
                <w:szCs w:val="21"/>
              </w:rPr>
            </w:pPr>
            <w:r w:rsidRPr="00585200">
              <w:rPr>
                <w:rFonts w:ascii="宋体" w:eastAsia="宋体" w:hAnsi="宋体" w:hint="eastAsia"/>
                <w:color w:val="0000FF"/>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427DA011" w14:textId="40FE9A13" w:rsidR="00C638CD" w:rsidRPr="00585200" w:rsidRDefault="00C638CD" w:rsidP="00C638CD">
            <w:pPr>
              <w:rPr>
                <w:rFonts w:ascii="宋体" w:eastAsia="宋体" w:hAnsi="宋体"/>
                <w:color w:val="0000FF"/>
                <w:szCs w:val="21"/>
              </w:rPr>
            </w:pPr>
            <w:r w:rsidRPr="00585200">
              <w:rPr>
                <w:rFonts w:ascii="宋体" w:eastAsia="宋体" w:hAnsi="宋体" w:hint="eastAsia"/>
                <w:color w:val="0000FF"/>
                <w:szCs w:val="21"/>
              </w:rPr>
              <w:t>0x</w:t>
            </w:r>
            <w:r w:rsidRPr="00585200">
              <w:rPr>
                <w:rFonts w:ascii="宋体" w:eastAsia="宋体" w:hAnsi="宋体"/>
                <w:color w:val="0000FF"/>
                <w:szCs w:val="21"/>
              </w:rPr>
              <w:t>0:</w:t>
            </w:r>
            <w:r w:rsidR="0059126D" w:rsidRPr="00585200">
              <w:rPr>
                <w:rFonts w:ascii="宋体" w:eastAsia="宋体" w:hAnsi="宋体" w:hint="eastAsia"/>
                <w:color w:val="0000FF"/>
                <w:szCs w:val="21"/>
              </w:rPr>
              <w:t>未锁车</w:t>
            </w:r>
          </w:p>
          <w:p w14:paraId="715E00B3" w14:textId="4688CBA0" w:rsidR="00C638CD" w:rsidRPr="00585200" w:rsidRDefault="00C638CD" w:rsidP="00C638CD">
            <w:pPr>
              <w:rPr>
                <w:rFonts w:ascii="宋体" w:eastAsia="宋体" w:hAnsi="宋体"/>
                <w:color w:val="0000FF"/>
                <w:szCs w:val="21"/>
              </w:rPr>
            </w:pPr>
            <w:r w:rsidRPr="00585200">
              <w:rPr>
                <w:rFonts w:ascii="宋体" w:eastAsia="宋体" w:hAnsi="宋体" w:hint="eastAsia"/>
                <w:color w:val="0000FF"/>
                <w:szCs w:val="21"/>
              </w:rPr>
              <w:t>0x</w:t>
            </w:r>
            <w:r w:rsidRPr="00585200">
              <w:rPr>
                <w:rFonts w:ascii="宋体" w:eastAsia="宋体" w:hAnsi="宋体"/>
                <w:color w:val="0000FF"/>
                <w:szCs w:val="21"/>
              </w:rPr>
              <w:t>1:</w:t>
            </w:r>
            <w:r w:rsidR="0059126D" w:rsidRPr="00585200">
              <w:rPr>
                <w:rFonts w:ascii="宋体" w:eastAsia="宋体" w:hAnsi="宋体" w:hint="eastAsia"/>
                <w:color w:val="0000FF"/>
                <w:szCs w:val="21"/>
              </w:rPr>
              <w:t>已锁车</w:t>
            </w:r>
          </w:p>
          <w:p w14:paraId="7A34DEF1" w14:textId="42A802BB" w:rsidR="008509C2" w:rsidRPr="00585200" w:rsidRDefault="008509C2" w:rsidP="00C638CD">
            <w:pPr>
              <w:rPr>
                <w:rFonts w:ascii="宋体" w:eastAsia="宋体" w:hAnsi="宋体"/>
                <w:color w:val="0000FF"/>
                <w:szCs w:val="21"/>
              </w:rPr>
            </w:pPr>
            <w:r w:rsidRPr="00585200">
              <w:rPr>
                <w:rFonts w:ascii="宋体" w:eastAsia="宋体" w:hAnsi="宋体" w:hint="eastAsia"/>
                <w:color w:val="0000FF"/>
                <w:szCs w:val="21"/>
              </w:rPr>
              <w:t>0xff</w:t>
            </w:r>
            <w:r w:rsidRPr="00585200">
              <w:rPr>
                <w:rFonts w:ascii="宋体" w:eastAsia="宋体" w:hAnsi="宋体" w:cs="宋体" w:hint="eastAsia"/>
                <w:color w:val="0000FF"/>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5959B6F0" w14:textId="77777777" w:rsidR="008509C2" w:rsidRPr="008509C2" w:rsidRDefault="008509C2">
            <w:pPr>
              <w:jc w:val="center"/>
              <w:rPr>
                <w:rFonts w:ascii="宋体" w:eastAsia="宋体" w:hAnsi="宋体"/>
                <w:szCs w:val="21"/>
              </w:rPr>
            </w:pPr>
          </w:p>
        </w:tc>
      </w:tr>
      <w:tr w:rsidR="008509C2" w:rsidRPr="008509C2" w14:paraId="0B099998"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6BCB011A"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34</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5F643B2"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X</w:t>
            </w:r>
            <w:r w:rsidRPr="008509C2">
              <w:rPr>
                <w:rFonts w:ascii="宋体" w:eastAsia="宋体" w:hAnsi="宋体" w:cs="宋体" w:hint="eastAsia"/>
                <w:szCs w:val="21"/>
              </w:rPr>
              <w:t>轴加速度</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38FEA3E"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vAlign w:val="center"/>
            <w:hideMark/>
          </w:tcPr>
          <w:p w14:paraId="331A198D"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0xffff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0B530593" w14:textId="77777777" w:rsidR="008509C2" w:rsidRPr="008509C2" w:rsidRDefault="008509C2">
            <w:pPr>
              <w:jc w:val="center"/>
              <w:rPr>
                <w:rFonts w:ascii="宋体" w:eastAsia="宋体" w:hAnsi="宋体"/>
                <w:szCs w:val="21"/>
              </w:rPr>
            </w:pPr>
          </w:p>
        </w:tc>
      </w:tr>
      <w:tr w:rsidR="008509C2" w:rsidRPr="008509C2" w14:paraId="7522DD7B"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0A5610BF"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35</w:t>
            </w:r>
          </w:p>
        </w:tc>
        <w:tc>
          <w:tcPr>
            <w:tcW w:w="1985" w:type="dxa"/>
            <w:tcBorders>
              <w:top w:val="single" w:sz="4" w:space="0" w:color="auto"/>
              <w:left w:val="single" w:sz="4" w:space="0" w:color="auto"/>
              <w:bottom w:val="single" w:sz="4" w:space="0" w:color="auto"/>
              <w:right w:val="single" w:sz="4" w:space="0" w:color="auto"/>
            </w:tcBorders>
            <w:hideMark/>
          </w:tcPr>
          <w:p w14:paraId="22CD2F87"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Y</w:t>
            </w:r>
            <w:r w:rsidRPr="008509C2">
              <w:rPr>
                <w:rFonts w:ascii="宋体" w:eastAsia="宋体" w:hAnsi="宋体" w:cs="宋体" w:hint="eastAsia"/>
                <w:szCs w:val="21"/>
              </w:rPr>
              <w:t>轴加速度</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4A5141A"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hideMark/>
          </w:tcPr>
          <w:p w14:paraId="3C00FCEA"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0xffff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0CF38430" w14:textId="77777777" w:rsidR="008509C2" w:rsidRPr="008509C2" w:rsidRDefault="008509C2">
            <w:pPr>
              <w:jc w:val="center"/>
              <w:rPr>
                <w:rFonts w:ascii="宋体" w:eastAsia="宋体" w:hAnsi="宋体"/>
                <w:szCs w:val="21"/>
              </w:rPr>
            </w:pPr>
          </w:p>
        </w:tc>
      </w:tr>
      <w:tr w:rsidR="008509C2" w:rsidRPr="008509C2" w14:paraId="709CF7E3"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5597B2CA"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36</w:t>
            </w:r>
          </w:p>
        </w:tc>
        <w:tc>
          <w:tcPr>
            <w:tcW w:w="1985" w:type="dxa"/>
            <w:tcBorders>
              <w:top w:val="single" w:sz="4" w:space="0" w:color="auto"/>
              <w:left w:val="single" w:sz="4" w:space="0" w:color="auto"/>
              <w:bottom w:val="single" w:sz="4" w:space="0" w:color="auto"/>
              <w:right w:val="single" w:sz="4" w:space="0" w:color="auto"/>
            </w:tcBorders>
            <w:hideMark/>
          </w:tcPr>
          <w:p w14:paraId="37B2DA02"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Z</w:t>
            </w:r>
            <w:r w:rsidRPr="008509C2">
              <w:rPr>
                <w:rFonts w:ascii="宋体" w:eastAsia="宋体" w:hAnsi="宋体" w:cs="宋体" w:hint="eastAsia"/>
                <w:szCs w:val="21"/>
              </w:rPr>
              <w:t>轴加速度</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3624468"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hideMark/>
          </w:tcPr>
          <w:p w14:paraId="4BE74723"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0xffff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02A0DF23" w14:textId="77777777" w:rsidR="008509C2" w:rsidRPr="008509C2" w:rsidRDefault="008509C2">
            <w:pPr>
              <w:jc w:val="center"/>
              <w:rPr>
                <w:rFonts w:ascii="宋体" w:eastAsia="宋体" w:hAnsi="宋体"/>
                <w:szCs w:val="21"/>
              </w:rPr>
            </w:pPr>
          </w:p>
        </w:tc>
      </w:tr>
      <w:tr w:rsidR="008509C2" w:rsidRPr="008509C2" w14:paraId="6941ED3D"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50DEA5D2"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37</w:t>
            </w:r>
          </w:p>
        </w:tc>
        <w:tc>
          <w:tcPr>
            <w:tcW w:w="1985" w:type="dxa"/>
            <w:tcBorders>
              <w:top w:val="single" w:sz="4" w:space="0" w:color="auto"/>
              <w:left w:val="single" w:sz="4" w:space="0" w:color="auto"/>
              <w:bottom w:val="single" w:sz="4" w:space="0" w:color="auto"/>
              <w:right w:val="single" w:sz="4" w:space="0" w:color="auto"/>
            </w:tcBorders>
            <w:hideMark/>
          </w:tcPr>
          <w:p w14:paraId="088C387E"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X</w:t>
            </w:r>
            <w:r w:rsidRPr="008509C2">
              <w:rPr>
                <w:rFonts w:ascii="宋体" w:eastAsia="宋体" w:hAnsi="宋体" w:cs="宋体" w:hint="eastAsia"/>
                <w:szCs w:val="21"/>
              </w:rPr>
              <w:t>轴角速度</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65FED07"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hideMark/>
          </w:tcPr>
          <w:p w14:paraId="2914E250"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0xffff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213AD674" w14:textId="77777777" w:rsidR="008509C2" w:rsidRPr="008509C2" w:rsidRDefault="008509C2">
            <w:pPr>
              <w:jc w:val="center"/>
              <w:rPr>
                <w:rFonts w:ascii="宋体" w:eastAsia="宋体" w:hAnsi="宋体"/>
                <w:szCs w:val="21"/>
              </w:rPr>
            </w:pPr>
          </w:p>
        </w:tc>
      </w:tr>
      <w:tr w:rsidR="008509C2" w:rsidRPr="008509C2" w14:paraId="35FFC780"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13739D8"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38</w:t>
            </w:r>
          </w:p>
        </w:tc>
        <w:tc>
          <w:tcPr>
            <w:tcW w:w="1985" w:type="dxa"/>
            <w:tcBorders>
              <w:top w:val="single" w:sz="4" w:space="0" w:color="auto"/>
              <w:left w:val="single" w:sz="4" w:space="0" w:color="auto"/>
              <w:bottom w:val="single" w:sz="4" w:space="0" w:color="auto"/>
              <w:right w:val="single" w:sz="4" w:space="0" w:color="auto"/>
            </w:tcBorders>
            <w:hideMark/>
          </w:tcPr>
          <w:p w14:paraId="5EB2D089"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Y</w:t>
            </w:r>
            <w:r w:rsidRPr="008509C2">
              <w:rPr>
                <w:rFonts w:ascii="宋体" w:eastAsia="宋体" w:hAnsi="宋体" w:cs="宋体" w:hint="eastAsia"/>
                <w:szCs w:val="21"/>
              </w:rPr>
              <w:t>轴角速度</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CF6F309"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hideMark/>
          </w:tcPr>
          <w:p w14:paraId="78D65CE2"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0xffff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52B64848" w14:textId="77777777" w:rsidR="008509C2" w:rsidRPr="008509C2" w:rsidRDefault="008509C2">
            <w:pPr>
              <w:jc w:val="center"/>
              <w:rPr>
                <w:rFonts w:ascii="宋体" w:eastAsia="宋体" w:hAnsi="宋体"/>
                <w:szCs w:val="21"/>
              </w:rPr>
            </w:pPr>
          </w:p>
        </w:tc>
      </w:tr>
      <w:tr w:rsidR="008509C2" w:rsidRPr="008509C2" w14:paraId="1E2B1B08"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30954F12"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39</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B0729A6"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Z</w:t>
            </w:r>
            <w:r w:rsidRPr="008509C2">
              <w:rPr>
                <w:rFonts w:ascii="宋体" w:eastAsia="宋体" w:hAnsi="宋体" w:cs="宋体" w:hint="eastAsia"/>
                <w:szCs w:val="21"/>
              </w:rPr>
              <w:t>轴角速度</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CD5A36B"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hideMark/>
          </w:tcPr>
          <w:p w14:paraId="7AEAF8BD"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0xffff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235565B2" w14:textId="77777777" w:rsidR="008509C2" w:rsidRPr="008509C2" w:rsidRDefault="008509C2">
            <w:pPr>
              <w:jc w:val="center"/>
              <w:rPr>
                <w:rFonts w:ascii="宋体" w:eastAsia="宋体" w:hAnsi="宋体"/>
                <w:szCs w:val="21"/>
              </w:rPr>
            </w:pPr>
          </w:p>
        </w:tc>
      </w:tr>
      <w:tr w:rsidR="008509C2" w:rsidRPr="008509C2" w14:paraId="2DA8595B" w14:textId="77777777" w:rsidTr="001D6A4B">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76B8D2AD"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40</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772FB5"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水平航向角</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66E0C25"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tcPr>
          <w:p w14:paraId="16D4B5AB" w14:textId="77777777" w:rsidR="008509C2" w:rsidRPr="008509C2" w:rsidRDefault="008509C2">
            <w:pPr>
              <w:jc w:val="center"/>
              <w:rPr>
                <w:rFonts w:ascii="宋体" w:eastAsia="宋体" w:hAnsi="宋体"/>
                <w:szCs w:val="21"/>
              </w:rPr>
            </w:pPr>
          </w:p>
        </w:tc>
        <w:tc>
          <w:tcPr>
            <w:tcW w:w="1927" w:type="dxa"/>
            <w:tcBorders>
              <w:top w:val="single" w:sz="4" w:space="0" w:color="auto"/>
              <w:left w:val="single" w:sz="4" w:space="0" w:color="auto"/>
              <w:bottom w:val="single" w:sz="4" w:space="0" w:color="auto"/>
              <w:right w:val="single" w:sz="4" w:space="0" w:color="auto"/>
            </w:tcBorders>
          </w:tcPr>
          <w:p w14:paraId="794A2CDF" w14:textId="77777777" w:rsidR="008509C2" w:rsidRPr="008509C2" w:rsidRDefault="008509C2">
            <w:pPr>
              <w:jc w:val="center"/>
              <w:rPr>
                <w:rFonts w:ascii="宋体" w:eastAsia="宋体" w:hAnsi="宋体"/>
                <w:szCs w:val="21"/>
              </w:rPr>
            </w:pPr>
          </w:p>
        </w:tc>
      </w:tr>
      <w:tr w:rsidR="008509C2" w:rsidRPr="008509C2" w14:paraId="078275DC"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E78B2BB"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41</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76D6C06"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车厢温度</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BD615F1"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vAlign w:val="center"/>
            <w:hideMark/>
          </w:tcPr>
          <w:p w14:paraId="0F14B0BF"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0xffff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27CD3BF9" w14:textId="77777777" w:rsidR="008509C2" w:rsidRPr="008509C2" w:rsidRDefault="008509C2">
            <w:pPr>
              <w:jc w:val="center"/>
              <w:rPr>
                <w:rFonts w:ascii="宋体" w:eastAsia="宋体" w:hAnsi="宋体"/>
                <w:szCs w:val="21"/>
              </w:rPr>
            </w:pPr>
          </w:p>
        </w:tc>
      </w:tr>
      <w:tr w:rsidR="008509C2" w:rsidRPr="008509C2" w14:paraId="4F46B7AF"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32F02774"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42</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2265F43"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电机转速</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5216A2D"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hideMark/>
          </w:tcPr>
          <w:p w14:paraId="7DF31C35"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0xffff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728E119D" w14:textId="77777777" w:rsidR="008509C2" w:rsidRPr="008509C2" w:rsidRDefault="008509C2">
            <w:pPr>
              <w:jc w:val="center"/>
              <w:rPr>
                <w:rFonts w:ascii="宋体" w:eastAsia="宋体" w:hAnsi="宋体"/>
                <w:szCs w:val="21"/>
              </w:rPr>
            </w:pPr>
          </w:p>
        </w:tc>
      </w:tr>
      <w:tr w:rsidR="008509C2" w:rsidRPr="008509C2" w14:paraId="3301A9AD"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670193F5"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43</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296009C"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车辆类型</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FA23C03"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5DE502AC" w14:textId="77777777" w:rsidR="008509C2" w:rsidRPr="008509C2" w:rsidRDefault="008509C2">
            <w:pPr>
              <w:rPr>
                <w:rFonts w:ascii="宋体" w:eastAsia="宋体" w:hAnsi="宋体"/>
                <w:szCs w:val="21"/>
              </w:rPr>
            </w:pPr>
            <w:r w:rsidRPr="008509C2">
              <w:rPr>
                <w:rFonts w:ascii="宋体" w:eastAsia="宋体" w:hAnsi="宋体" w:hint="eastAsia"/>
                <w:szCs w:val="21"/>
              </w:rPr>
              <w:t>0</w:t>
            </w:r>
            <w:r w:rsidRPr="008509C2">
              <w:rPr>
                <w:rFonts w:ascii="宋体" w:eastAsia="宋体" w:hAnsi="宋体" w:cs="宋体" w:hint="eastAsia"/>
                <w:szCs w:val="21"/>
              </w:rPr>
              <w:t>：华菱；</w:t>
            </w:r>
          </w:p>
          <w:p w14:paraId="35A47A8B" w14:textId="77777777" w:rsidR="008509C2" w:rsidRPr="008509C2" w:rsidRDefault="008509C2">
            <w:pPr>
              <w:rPr>
                <w:rFonts w:ascii="宋体" w:eastAsia="宋体" w:hAnsi="宋体"/>
                <w:szCs w:val="21"/>
              </w:rPr>
            </w:pPr>
            <w:r w:rsidRPr="008509C2">
              <w:rPr>
                <w:rFonts w:ascii="宋体" w:eastAsia="宋体" w:hAnsi="宋体" w:hint="eastAsia"/>
                <w:szCs w:val="21"/>
              </w:rPr>
              <w:t>1</w:t>
            </w:r>
            <w:r w:rsidRPr="008509C2">
              <w:rPr>
                <w:rFonts w:ascii="宋体" w:eastAsia="宋体" w:hAnsi="宋体" w:cs="宋体" w:hint="eastAsia"/>
                <w:szCs w:val="21"/>
              </w:rPr>
              <w:t>：北奔；</w:t>
            </w:r>
          </w:p>
          <w:p w14:paraId="01FDFC38" w14:textId="77777777" w:rsidR="008509C2" w:rsidRPr="008509C2" w:rsidRDefault="008509C2">
            <w:pPr>
              <w:rPr>
                <w:rFonts w:ascii="宋体" w:eastAsia="宋体" w:hAnsi="宋体"/>
                <w:szCs w:val="21"/>
              </w:rPr>
            </w:pPr>
            <w:r w:rsidRPr="008509C2">
              <w:rPr>
                <w:rFonts w:ascii="宋体" w:eastAsia="宋体" w:hAnsi="宋体" w:hint="eastAsia"/>
                <w:szCs w:val="21"/>
              </w:rPr>
              <w:t>2</w:t>
            </w:r>
            <w:r w:rsidRPr="008509C2">
              <w:rPr>
                <w:rFonts w:ascii="宋体" w:eastAsia="宋体" w:hAnsi="宋体" w:cs="宋体" w:hint="eastAsia"/>
                <w:szCs w:val="21"/>
              </w:rPr>
              <w:t>：中叉；</w:t>
            </w:r>
          </w:p>
          <w:p w14:paraId="07C19C08" w14:textId="77777777" w:rsidR="008509C2" w:rsidRPr="008509C2" w:rsidRDefault="008509C2">
            <w:pPr>
              <w:rPr>
                <w:rFonts w:ascii="宋体" w:eastAsia="宋体" w:hAnsi="宋体"/>
                <w:szCs w:val="21"/>
              </w:rPr>
            </w:pPr>
            <w:r w:rsidRPr="008509C2">
              <w:rPr>
                <w:rFonts w:ascii="宋体" w:eastAsia="宋体" w:hAnsi="宋体" w:hint="eastAsia"/>
                <w:szCs w:val="21"/>
              </w:rPr>
              <w:t>3</w:t>
            </w:r>
            <w:r w:rsidRPr="008509C2">
              <w:rPr>
                <w:rFonts w:ascii="宋体" w:eastAsia="宋体" w:hAnsi="宋体" w:cs="宋体" w:hint="eastAsia"/>
                <w:szCs w:val="21"/>
              </w:rPr>
              <w:t>：福田；</w:t>
            </w:r>
          </w:p>
          <w:p w14:paraId="298B8E6A" w14:textId="77777777" w:rsidR="008509C2" w:rsidRPr="008509C2" w:rsidRDefault="008509C2">
            <w:pPr>
              <w:rPr>
                <w:rFonts w:ascii="宋体" w:eastAsia="宋体" w:hAnsi="宋体"/>
                <w:szCs w:val="21"/>
              </w:rPr>
            </w:pPr>
            <w:r w:rsidRPr="008509C2">
              <w:rPr>
                <w:rFonts w:ascii="宋体" w:eastAsia="宋体" w:hAnsi="宋体" w:hint="eastAsia"/>
                <w:szCs w:val="21"/>
              </w:rPr>
              <w:t>4</w:t>
            </w:r>
            <w:r w:rsidRPr="008509C2">
              <w:rPr>
                <w:rFonts w:ascii="宋体" w:eastAsia="宋体" w:hAnsi="宋体" w:cs="宋体" w:hint="eastAsia"/>
                <w:szCs w:val="21"/>
              </w:rPr>
              <w:t>：山推装载机；</w:t>
            </w:r>
          </w:p>
          <w:p w14:paraId="69E3491E" w14:textId="77777777" w:rsidR="008509C2" w:rsidRPr="008509C2" w:rsidRDefault="008509C2">
            <w:pPr>
              <w:rPr>
                <w:rFonts w:ascii="宋体" w:eastAsia="宋体" w:hAnsi="宋体"/>
                <w:szCs w:val="21"/>
              </w:rPr>
            </w:pPr>
            <w:r w:rsidRPr="008509C2">
              <w:rPr>
                <w:rFonts w:ascii="宋体" w:eastAsia="宋体" w:hAnsi="宋体" w:hint="eastAsia"/>
                <w:szCs w:val="21"/>
              </w:rPr>
              <w:t>5</w:t>
            </w:r>
            <w:r w:rsidRPr="008509C2">
              <w:rPr>
                <w:rFonts w:ascii="宋体" w:eastAsia="宋体" w:hAnsi="宋体" w:cs="宋体" w:hint="eastAsia"/>
                <w:szCs w:val="21"/>
              </w:rPr>
              <w:t>：上汽红岩；</w:t>
            </w:r>
          </w:p>
          <w:p w14:paraId="4F7905F0" w14:textId="77777777" w:rsidR="008509C2" w:rsidRPr="008509C2" w:rsidRDefault="008509C2">
            <w:pPr>
              <w:rPr>
                <w:rFonts w:ascii="宋体" w:eastAsia="宋体" w:hAnsi="宋体"/>
                <w:szCs w:val="21"/>
              </w:rPr>
            </w:pPr>
            <w:r w:rsidRPr="008509C2">
              <w:rPr>
                <w:rFonts w:ascii="宋体" w:eastAsia="宋体" w:hAnsi="宋体" w:hint="eastAsia"/>
                <w:szCs w:val="21"/>
              </w:rPr>
              <w:t>6</w:t>
            </w:r>
            <w:r w:rsidRPr="008509C2">
              <w:rPr>
                <w:rFonts w:ascii="宋体" w:eastAsia="宋体" w:hAnsi="宋体" w:cs="宋体" w:hint="eastAsia"/>
                <w:szCs w:val="21"/>
              </w:rPr>
              <w:t>：三一重工</w:t>
            </w:r>
          </w:p>
        </w:tc>
        <w:tc>
          <w:tcPr>
            <w:tcW w:w="1927" w:type="dxa"/>
            <w:tcBorders>
              <w:top w:val="single" w:sz="4" w:space="0" w:color="auto"/>
              <w:left w:val="single" w:sz="4" w:space="0" w:color="auto"/>
              <w:bottom w:val="single" w:sz="4" w:space="0" w:color="auto"/>
              <w:right w:val="single" w:sz="4" w:space="0" w:color="auto"/>
            </w:tcBorders>
          </w:tcPr>
          <w:p w14:paraId="70E597E9" w14:textId="77777777" w:rsidR="008509C2" w:rsidRPr="008509C2" w:rsidRDefault="008509C2">
            <w:pPr>
              <w:jc w:val="center"/>
              <w:rPr>
                <w:rFonts w:ascii="宋体" w:eastAsia="宋体" w:hAnsi="宋体"/>
                <w:szCs w:val="21"/>
              </w:rPr>
            </w:pPr>
          </w:p>
        </w:tc>
      </w:tr>
      <w:tr w:rsidR="008509C2" w:rsidRPr="008509C2" w14:paraId="4F68B344"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61D71834"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44</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3C8723D"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车辆子型号</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BD33E7E"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hideMark/>
          </w:tcPr>
          <w:p w14:paraId="42112152"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26380D73" w14:textId="77777777" w:rsidR="008509C2" w:rsidRPr="008509C2" w:rsidRDefault="008509C2">
            <w:pPr>
              <w:jc w:val="center"/>
              <w:rPr>
                <w:rFonts w:ascii="宋体" w:eastAsia="宋体" w:hAnsi="宋体"/>
                <w:szCs w:val="21"/>
              </w:rPr>
            </w:pPr>
          </w:p>
        </w:tc>
      </w:tr>
      <w:tr w:rsidR="008509C2" w:rsidRPr="008509C2" w14:paraId="586F9D4C"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7EB22445"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45</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32672D7"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负载</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5105AAD"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vAlign w:val="center"/>
            <w:hideMark/>
          </w:tcPr>
          <w:p w14:paraId="1F737E02"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0xffff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2CB5E06E" w14:textId="77777777" w:rsidR="008509C2" w:rsidRPr="008509C2" w:rsidRDefault="008509C2">
            <w:pPr>
              <w:jc w:val="center"/>
              <w:rPr>
                <w:rFonts w:ascii="宋体" w:eastAsia="宋体" w:hAnsi="宋体"/>
                <w:szCs w:val="21"/>
              </w:rPr>
            </w:pPr>
          </w:p>
        </w:tc>
      </w:tr>
      <w:tr w:rsidR="008509C2" w:rsidRPr="008509C2" w14:paraId="2A71E6C2"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4CF2556F"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46</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7C46196"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俯仰角</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3E07E4D"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hideMark/>
          </w:tcPr>
          <w:p w14:paraId="265A1C67"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0xff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6A005962" w14:textId="77777777" w:rsidR="008509C2" w:rsidRPr="008509C2" w:rsidRDefault="008509C2">
            <w:pPr>
              <w:jc w:val="center"/>
              <w:rPr>
                <w:rFonts w:ascii="宋体" w:eastAsia="宋体" w:hAnsi="宋体"/>
                <w:szCs w:val="21"/>
              </w:rPr>
            </w:pPr>
          </w:p>
        </w:tc>
      </w:tr>
      <w:tr w:rsidR="008509C2" w:rsidRPr="008509C2" w14:paraId="5061E26D"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6EAE785D"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47</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64C8A76"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海拔</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168A251"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2</w:t>
            </w:r>
          </w:p>
        </w:tc>
        <w:tc>
          <w:tcPr>
            <w:tcW w:w="2121" w:type="dxa"/>
            <w:tcBorders>
              <w:top w:val="single" w:sz="4" w:space="0" w:color="auto"/>
              <w:left w:val="single" w:sz="4" w:space="0" w:color="auto"/>
              <w:bottom w:val="single" w:sz="4" w:space="0" w:color="auto"/>
              <w:right w:val="single" w:sz="4" w:space="0" w:color="auto"/>
            </w:tcBorders>
            <w:hideMark/>
          </w:tcPr>
          <w:p w14:paraId="1627C1EA"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0xffff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0E46E23C" w14:textId="77777777" w:rsidR="008509C2" w:rsidRPr="008509C2" w:rsidRDefault="008509C2">
            <w:pPr>
              <w:jc w:val="center"/>
              <w:rPr>
                <w:rFonts w:ascii="宋体" w:eastAsia="宋体" w:hAnsi="宋体"/>
                <w:szCs w:val="21"/>
              </w:rPr>
            </w:pPr>
          </w:p>
        </w:tc>
      </w:tr>
      <w:tr w:rsidR="008509C2" w:rsidRPr="008509C2" w14:paraId="6DF2B1CE"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56384624"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48</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7E7A50D"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总油耗</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CB3B2A0"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4</w:t>
            </w:r>
          </w:p>
        </w:tc>
        <w:tc>
          <w:tcPr>
            <w:tcW w:w="2121" w:type="dxa"/>
            <w:tcBorders>
              <w:top w:val="single" w:sz="4" w:space="0" w:color="auto"/>
              <w:left w:val="single" w:sz="4" w:space="0" w:color="auto"/>
              <w:bottom w:val="single" w:sz="4" w:space="0" w:color="auto"/>
              <w:right w:val="single" w:sz="4" w:space="0" w:color="auto"/>
            </w:tcBorders>
            <w:hideMark/>
          </w:tcPr>
          <w:p w14:paraId="34D861DE"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0xffffffff</w:t>
            </w:r>
            <w:r w:rsidRPr="008509C2">
              <w:rPr>
                <w:rFonts w:ascii="宋体" w:eastAsia="宋体" w:hAnsi="宋体" w:cs="宋体" w:hint="eastAsia"/>
                <w:szCs w:val="21"/>
              </w:rPr>
              <w:t>：不支持</w:t>
            </w:r>
          </w:p>
        </w:tc>
        <w:tc>
          <w:tcPr>
            <w:tcW w:w="1927" w:type="dxa"/>
            <w:tcBorders>
              <w:top w:val="single" w:sz="4" w:space="0" w:color="auto"/>
              <w:left w:val="single" w:sz="4" w:space="0" w:color="auto"/>
              <w:bottom w:val="single" w:sz="4" w:space="0" w:color="auto"/>
              <w:right w:val="single" w:sz="4" w:space="0" w:color="auto"/>
            </w:tcBorders>
          </w:tcPr>
          <w:p w14:paraId="6C2F4EE6" w14:textId="77777777" w:rsidR="008509C2" w:rsidRPr="008509C2" w:rsidRDefault="008509C2">
            <w:pPr>
              <w:jc w:val="center"/>
              <w:rPr>
                <w:rFonts w:ascii="宋体" w:eastAsia="宋体" w:hAnsi="宋体"/>
                <w:szCs w:val="21"/>
              </w:rPr>
            </w:pPr>
          </w:p>
        </w:tc>
      </w:tr>
      <w:tr w:rsidR="008509C2" w:rsidRPr="008509C2" w14:paraId="6FB223C2"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129C2D8A"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49</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C8BCACC"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累计充电量</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9EFA868"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3</w:t>
            </w:r>
          </w:p>
        </w:tc>
        <w:tc>
          <w:tcPr>
            <w:tcW w:w="2121" w:type="dxa"/>
            <w:tcBorders>
              <w:top w:val="single" w:sz="4" w:space="0" w:color="auto"/>
              <w:left w:val="single" w:sz="4" w:space="0" w:color="auto"/>
              <w:bottom w:val="single" w:sz="4" w:space="0" w:color="auto"/>
              <w:right w:val="single" w:sz="4" w:space="0" w:color="auto"/>
            </w:tcBorders>
            <w:vAlign w:val="center"/>
            <w:hideMark/>
          </w:tcPr>
          <w:p w14:paraId="2A1C95BE" w14:textId="77777777" w:rsidR="008509C2" w:rsidRPr="008509C2" w:rsidRDefault="008509C2">
            <w:pPr>
              <w:rPr>
                <w:rFonts w:ascii="宋体" w:eastAsia="宋体" w:hAnsi="宋体"/>
                <w:szCs w:val="21"/>
              </w:rPr>
            </w:pPr>
            <w:r w:rsidRPr="008509C2">
              <w:rPr>
                <w:rFonts w:ascii="宋体" w:eastAsia="宋体" w:hAnsi="宋体" w:cs="宋体" w:hint="eastAsia"/>
                <w:szCs w:val="21"/>
              </w:rPr>
              <w:t>比例因子</w:t>
            </w:r>
            <w:r w:rsidRPr="008509C2">
              <w:rPr>
                <w:rFonts w:ascii="宋体" w:eastAsia="宋体" w:hAnsi="宋体" w:hint="eastAsia"/>
                <w:szCs w:val="21"/>
              </w:rPr>
              <w:t>0.1kwh</w:t>
            </w:r>
            <w:r w:rsidRPr="008509C2">
              <w:rPr>
                <w:rFonts w:ascii="宋体" w:eastAsia="宋体" w:hAnsi="宋体" w:cs="宋体" w:hint="eastAsia"/>
                <w:szCs w:val="21"/>
              </w:rPr>
              <w:t>，偏移量为</w:t>
            </w:r>
            <w:r w:rsidRPr="008509C2">
              <w:rPr>
                <w:rFonts w:ascii="宋体" w:eastAsia="宋体" w:hAnsi="宋体" w:hint="eastAsia"/>
                <w:szCs w:val="21"/>
              </w:rPr>
              <w:t>0</w:t>
            </w:r>
          </w:p>
        </w:tc>
        <w:tc>
          <w:tcPr>
            <w:tcW w:w="1927" w:type="dxa"/>
            <w:tcBorders>
              <w:top w:val="single" w:sz="4" w:space="0" w:color="auto"/>
              <w:left w:val="single" w:sz="4" w:space="0" w:color="auto"/>
              <w:bottom w:val="single" w:sz="4" w:space="0" w:color="auto"/>
              <w:right w:val="single" w:sz="4" w:space="0" w:color="auto"/>
            </w:tcBorders>
          </w:tcPr>
          <w:p w14:paraId="25A96C72" w14:textId="77777777" w:rsidR="008509C2" w:rsidRPr="008509C2" w:rsidRDefault="008509C2">
            <w:pPr>
              <w:jc w:val="center"/>
              <w:rPr>
                <w:rFonts w:ascii="宋体" w:eastAsia="宋体" w:hAnsi="宋体"/>
                <w:szCs w:val="21"/>
              </w:rPr>
            </w:pPr>
          </w:p>
        </w:tc>
      </w:tr>
      <w:tr w:rsidR="008509C2" w:rsidRPr="008509C2" w14:paraId="1549B0E3"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012BB38" w14:textId="77777777" w:rsidR="008509C2" w:rsidRPr="008509C2" w:rsidRDefault="008509C2">
            <w:pPr>
              <w:jc w:val="center"/>
              <w:rPr>
                <w:rFonts w:ascii="宋体" w:eastAsia="宋体" w:hAnsi="宋体"/>
                <w:szCs w:val="21"/>
              </w:rPr>
            </w:pPr>
            <w:bookmarkStart w:id="138" w:name="_Hlk117089604"/>
            <w:r w:rsidRPr="008509C2">
              <w:rPr>
                <w:rFonts w:ascii="宋体" w:eastAsia="宋体" w:hAnsi="宋体" w:hint="eastAsia"/>
                <w:szCs w:val="21"/>
              </w:rPr>
              <w:lastRenderedPageBreak/>
              <w:t>50</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9A522FF"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累计放电量</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F3C4756"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3</w:t>
            </w:r>
          </w:p>
        </w:tc>
        <w:tc>
          <w:tcPr>
            <w:tcW w:w="2121" w:type="dxa"/>
            <w:tcBorders>
              <w:top w:val="single" w:sz="4" w:space="0" w:color="auto"/>
              <w:left w:val="single" w:sz="4" w:space="0" w:color="auto"/>
              <w:bottom w:val="single" w:sz="4" w:space="0" w:color="auto"/>
              <w:right w:val="single" w:sz="4" w:space="0" w:color="auto"/>
            </w:tcBorders>
            <w:vAlign w:val="center"/>
            <w:hideMark/>
          </w:tcPr>
          <w:p w14:paraId="668978A5" w14:textId="77777777" w:rsidR="008509C2" w:rsidRPr="008509C2" w:rsidRDefault="008509C2">
            <w:pPr>
              <w:rPr>
                <w:rFonts w:ascii="宋体" w:eastAsia="宋体" w:hAnsi="宋体"/>
                <w:szCs w:val="21"/>
              </w:rPr>
            </w:pPr>
            <w:r w:rsidRPr="008509C2">
              <w:rPr>
                <w:rFonts w:ascii="宋体" w:eastAsia="宋体" w:hAnsi="宋体" w:cs="宋体" w:hint="eastAsia"/>
                <w:szCs w:val="21"/>
              </w:rPr>
              <w:t>比例因子</w:t>
            </w:r>
            <w:r w:rsidRPr="008509C2">
              <w:rPr>
                <w:rFonts w:ascii="宋体" w:eastAsia="宋体" w:hAnsi="宋体" w:hint="eastAsia"/>
                <w:szCs w:val="21"/>
              </w:rPr>
              <w:t>0.1kwh</w:t>
            </w:r>
            <w:r w:rsidRPr="008509C2">
              <w:rPr>
                <w:rFonts w:ascii="宋体" w:eastAsia="宋体" w:hAnsi="宋体" w:cs="宋体" w:hint="eastAsia"/>
                <w:szCs w:val="21"/>
              </w:rPr>
              <w:t>，偏移量为</w:t>
            </w:r>
            <w:r w:rsidRPr="008509C2">
              <w:rPr>
                <w:rFonts w:ascii="宋体" w:eastAsia="宋体" w:hAnsi="宋体" w:hint="eastAsia"/>
                <w:szCs w:val="21"/>
              </w:rPr>
              <w:t>0</w:t>
            </w:r>
          </w:p>
        </w:tc>
        <w:tc>
          <w:tcPr>
            <w:tcW w:w="1927" w:type="dxa"/>
            <w:tcBorders>
              <w:top w:val="single" w:sz="4" w:space="0" w:color="auto"/>
              <w:left w:val="single" w:sz="4" w:space="0" w:color="auto"/>
              <w:bottom w:val="single" w:sz="4" w:space="0" w:color="auto"/>
              <w:right w:val="single" w:sz="4" w:space="0" w:color="auto"/>
            </w:tcBorders>
          </w:tcPr>
          <w:p w14:paraId="42E639F1" w14:textId="77777777" w:rsidR="008509C2" w:rsidRPr="008509C2" w:rsidRDefault="008509C2">
            <w:pPr>
              <w:jc w:val="center"/>
              <w:rPr>
                <w:rFonts w:ascii="宋体" w:eastAsia="宋体" w:hAnsi="宋体"/>
                <w:szCs w:val="21"/>
              </w:rPr>
            </w:pPr>
          </w:p>
        </w:tc>
      </w:tr>
      <w:tr w:rsidR="008509C2" w:rsidRPr="008509C2" w14:paraId="34E72748"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4713C23E"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51</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C0F8CD4" w14:textId="77777777" w:rsidR="008509C2" w:rsidRPr="008509C2" w:rsidRDefault="008509C2">
            <w:pPr>
              <w:jc w:val="center"/>
              <w:rPr>
                <w:rFonts w:ascii="宋体" w:eastAsia="宋体" w:hAnsi="宋体"/>
                <w:szCs w:val="21"/>
              </w:rPr>
            </w:pPr>
            <w:proofErr w:type="gramStart"/>
            <w:r w:rsidRPr="008509C2">
              <w:rPr>
                <w:rFonts w:ascii="宋体" w:eastAsia="宋体" w:hAnsi="宋体" w:cs="宋体" w:hint="eastAsia"/>
                <w:szCs w:val="21"/>
              </w:rPr>
              <w:t>累计插枪充电</w:t>
            </w:r>
            <w:proofErr w:type="gramEnd"/>
            <w:r w:rsidRPr="008509C2">
              <w:rPr>
                <w:rFonts w:ascii="宋体" w:eastAsia="宋体" w:hAnsi="宋体" w:cs="宋体" w:hint="eastAsia"/>
                <w:szCs w:val="21"/>
              </w:rPr>
              <w:t>量</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B9A85B8"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3</w:t>
            </w:r>
          </w:p>
        </w:tc>
        <w:tc>
          <w:tcPr>
            <w:tcW w:w="2121" w:type="dxa"/>
            <w:tcBorders>
              <w:top w:val="single" w:sz="4" w:space="0" w:color="auto"/>
              <w:left w:val="single" w:sz="4" w:space="0" w:color="auto"/>
              <w:bottom w:val="single" w:sz="4" w:space="0" w:color="auto"/>
              <w:right w:val="single" w:sz="4" w:space="0" w:color="auto"/>
            </w:tcBorders>
            <w:vAlign w:val="center"/>
            <w:hideMark/>
          </w:tcPr>
          <w:p w14:paraId="5208C27A" w14:textId="77777777" w:rsidR="008509C2" w:rsidRPr="008509C2" w:rsidRDefault="008509C2">
            <w:pPr>
              <w:rPr>
                <w:rFonts w:ascii="宋体" w:eastAsia="宋体" w:hAnsi="宋体"/>
                <w:szCs w:val="21"/>
              </w:rPr>
            </w:pPr>
            <w:r w:rsidRPr="008509C2">
              <w:rPr>
                <w:rFonts w:ascii="宋体" w:eastAsia="宋体" w:hAnsi="宋体" w:cs="宋体" w:hint="eastAsia"/>
                <w:szCs w:val="21"/>
              </w:rPr>
              <w:t>比例因子</w:t>
            </w:r>
            <w:r w:rsidRPr="008509C2">
              <w:rPr>
                <w:rFonts w:ascii="宋体" w:eastAsia="宋体" w:hAnsi="宋体" w:hint="eastAsia"/>
                <w:szCs w:val="21"/>
              </w:rPr>
              <w:t>0.1kwh</w:t>
            </w:r>
            <w:r w:rsidRPr="008509C2">
              <w:rPr>
                <w:rFonts w:ascii="宋体" w:eastAsia="宋体" w:hAnsi="宋体" w:cs="宋体" w:hint="eastAsia"/>
                <w:szCs w:val="21"/>
              </w:rPr>
              <w:t>，偏移量为</w:t>
            </w:r>
            <w:r w:rsidRPr="008509C2">
              <w:rPr>
                <w:rFonts w:ascii="宋体" w:eastAsia="宋体" w:hAnsi="宋体" w:hint="eastAsia"/>
                <w:szCs w:val="21"/>
              </w:rPr>
              <w:t>0</w:t>
            </w:r>
          </w:p>
        </w:tc>
        <w:tc>
          <w:tcPr>
            <w:tcW w:w="1927" w:type="dxa"/>
            <w:tcBorders>
              <w:top w:val="single" w:sz="4" w:space="0" w:color="auto"/>
              <w:left w:val="single" w:sz="4" w:space="0" w:color="auto"/>
              <w:bottom w:val="single" w:sz="4" w:space="0" w:color="auto"/>
              <w:right w:val="single" w:sz="4" w:space="0" w:color="auto"/>
            </w:tcBorders>
          </w:tcPr>
          <w:p w14:paraId="3519ABF8" w14:textId="77777777" w:rsidR="008509C2" w:rsidRPr="008509C2" w:rsidRDefault="008509C2">
            <w:pPr>
              <w:jc w:val="center"/>
              <w:rPr>
                <w:rFonts w:ascii="宋体" w:eastAsia="宋体" w:hAnsi="宋体"/>
                <w:szCs w:val="21"/>
              </w:rPr>
            </w:pPr>
          </w:p>
        </w:tc>
      </w:tr>
      <w:tr w:rsidR="008509C2" w:rsidRPr="008509C2" w14:paraId="1FA62A8C"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22DAB4FF"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52</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B5E6B2F"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累计换电充电量</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042CE08"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3</w:t>
            </w:r>
          </w:p>
        </w:tc>
        <w:tc>
          <w:tcPr>
            <w:tcW w:w="2121" w:type="dxa"/>
            <w:tcBorders>
              <w:top w:val="single" w:sz="4" w:space="0" w:color="auto"/>
              <w:left w:val="single" w:sz="4" w:space="0" w:color="auto"/>
              <w:bottom w:val="single" w:sz="4" w:space="0" w:color="auto"/>
              <w:right w:val="single" w:sz="4" w:space="0" w:color="auto"/>
            </w:tcBorders>
            <w:vAlign w:val="center"/>
            <w:hideMark/>
          </w:tcPr>
          <w:p w14:paraId="0DE6C839" w14:textId="77777777" w:rsidR="008509C2" w:rsidRPr="008509C2" w:rsidRDefault="008509C2">
            <w:pPr>
              <w:rPr>
                <w:rFonts w:ascii="宋体" w:eastAsia="宋体" w:hAnsi="宋体"/>
                <w:szCs w:val="21"/>
              </w:rPr>
            </w:pPr>
            <w:r w:rsidRPr="008509C2">
              <w:rPr>
                <w:rFonts w:ascii="宋体" w:eastAsia="宋体" w:hAnsi="宋体" w:cs="宋体" w:hint="eastAsia"/>
                <w:szCs w:val="21"/>
              </w:rPr>
              <w:t>比例因子</w:t>
            </w:r>
            <w:r w:rsidRPr="008509C2">
              <w:rPr>
                <w:rFonts w:ascii="宋体" w:eastAsia="宋体" w:hAnsi="宋体" w:hint="eastAsia"/>
                <w:szCs w:val="21"/>
              </w:rPr>
              <w:t>0.1kwh</w:t>
            </w:r>
            <w:r w:rsidRPr="008509C2">
              <w:rPr>
                <w:rFonts w:ascii="宋体" w:eastAsia="宋体" w:hAnsi="宋体" w:cs="宋体" w:hint="eastAsia"/>
                <w:szCs w:val="21"/>
              </w:rPr>
              <w:t>，偏移量为</w:t>
            </w:r>
            <w:r w:rsidRPr="008509C2">
              <w:rPr>
                <w:rFonts w:ascii="宋体" w:eastAsia="宋体" w:hAnsi="宋体" w:hint="eastAsia"/>
                <w:szCs w:val="21"/>
              </w:rPr>
              <w:t>0</w:t>
            </w:r>
          </w:p>
        </w:tc>
        <w:tc>
          <w:tcPr>
            <w:tcW w:w="1927" w:type="dxa"/>
            <w:tcBorders>
              <w:top w:val="single" w:sz="4" w:space="0" w:color="auto"/>
              <w:left w:val="single" w:sz="4" w:space="0" w:color="auto"/>
              <w:bottom w:val="single" w:sz="4" w:space="0" w:color="auto"/>
              <w:right w:val="single" w:sz="4" w:space="0" w:color="auto"/>
            </w:tcBorders>
          </w:tcPr>
          <w:p w14:paraId="699BF8D6" w14:textId="77777777" w:rsidR="008509C2" w:rsidRPr="008509C2" w:rsidRDefault="008509C2">
            <w:pPr>
              <w:jc w:val="center"/>
              <w:rPr>
                <w:rFonts w:ascii="宋体" w:eastAsia="宋体" w:hAnsi="宋体"/>
                <w:szCs w:val="21"/>
              </w:rPr>
            </w:pPr>
          </w:p>
        </w:tc>
      </w:tr>
      <w:tr w:rsidR="008509C2" w:rsidRPr="008509C2" w14:paraId="4081C244"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44BAF98D"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53</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4047502"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累计动能回馈充电量</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A099EF3"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3</w:t>
            </w:r>
          </w:p>
        </w:tc>
        <w:tc>
          <w:tcPr>
            <w:tcW w:w="2121" w:type="dxa"/>
            <w:tcBorders>
              <w:top w:val="single" w:sz="4" w:space="0" w:color="auto"/>
              <w:left w:val="single" w:sz="4" w:space="0" w:color="auto"/>
              <w:bottom w:val="single" w:sz="4" w:space="0" w:color="auto"/>
              <w:right w:val="single" w:sz="4" w:space="0" w:color="auto"/>
            </w:tcBorders>
            <w:vAlign w:val="center"/>
            <w:hideMark/>
          </w:tcPr>
          <w:p w14:paraId="6E23A638" w14:textId="77777777" w:rsidR="008509C2" w:rsidRPr="008509C2" w:rsidRDefault="008509C2">
            <w:pPr>
              <w:rPr>
                <w:rFonts w:ascii="宋体" w:eastAsia="宋体" w:hAnsi="宋体"/>
                <w:szCs w:val="21"/>
              </w:rPr>
            </w:pPr>
            <w:r w:rsidRPr="008509C2">
              <w:rPr>
                <w:rFonts w:ascii="宋体" w:eastAsia="宋体" w:hAnsi="宋体" w:cs="宋体" w:hint="eastAsia"/>
                <w:szCs w:val="21"/>
              </w:rPr>
              <w:t>比例因子</w:t>
            </w:r>
            <w:r w:rsidRPr="008509C2">
              <w:rPr>
                <w:rFonts w:ascii="宋体" w:eastAsia="宋体" w:hAnsi="宋体" w:hint="eastAsia"/>
                <w:szCs w:val="21"/>
              </w:rPr>
              <w:t>0.1kwh</w:t>
            </w:r>
            <w:r w:rsidRPr="008509C2">
              <w:rPr>
                <w:rFonts w:ascii="宋体" w:eastAsia="宋体" w:hAnsi="宋体" w:cs="宋体" w:hint="eastAsia"/>
                <w:szCs w:val="21"/>
              </w:rPr>
              <w:t>，偏移量为</w:t>
            </w:r>
            <w:r w:rsidRPr="008509C2">
              <w:rPr>
                <w:rFonts w:ascii="宋体" w:eastAsia="宋体" w:hAnsi="宋体" w:hint="eastAsia"/>
                <w:szCs w:val="21"/>
              </w:rPr>
              <w:t>0</w:t>
            </w:r>
          </w:p>
        </w:tc>
        <w:tc>
          <w:tcPr>
            <w:tcW w:w="1927" w:type="dxa"/>
            <w:tcBorders>
              <w:top w:val="single" w:sz="4" w:space="0" w:color="auto"/>
              <w:left w:val="single" w:sz="4" w:space="0" w:color="auto"/>
              <w:bottom w:val="single" w:sz="4" w:space="0" w:color="auto"/>
              <w:right w:val="single" w:sz="4" w:space="0" w:color="auto"/>
            </w:tcBorders>
          </w:tcPr>
          <w:p w14:paraId="68AC994B" w14:textId="77777777" w:rsidR="008509C2" w:rsidRPr="008509C2" w:rsidRDefault="008509C2">
            <w:pPr>
              <w:jc w:val="center"/>
              <w:rPr>
                <w:rFonts w:ascii="宋体" w:eastAsia="宋体" w:hAnsi="宋体"/>
                <w:szCs w:val="21"/>
              </w:rPr>
            </w:pPr>
          </w:p>
        </w:tc>
        <w:bookmarkEnd w:id="138"/>
      </w:tr>
      <w:tr w:rsidR="008509C2" w:rsidRPr="008509C2" w14:paraId="295AD1AB" w14:textId="77777777" w:rsidTr="00AF3435">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4D067362" w14:textId="77777777" w:rsidR="008509C2" w:rsidRPr="00585200" w:rsidRDefault="008509C2">
            <w:pPr>
              <w:jc w:val="center"/>
              <w:rPr>
                <w:rFonts w:ascii="宋体" w:eastAsia="宋体" w:hAnsi="宋体"/>
                <w:color w:val="0000FF"/>
                <w:szCs w:val="21"/>
              </w:rPr>
            </w:pPr>
            <w:bookmarkStart w:id="139" w:name="_Hlk117089505"/>
            <w:r w:rsidRPr="00585200">
              <w:rPr>
                <w:rFonts w:ascii="宋体" w:eastAsia="宋体" w:hAnsi="宋体" w:hint="eastAsia"/>
                <w:color w:val="0000FF"/>
                <w:szCs w:val="21"/>
              </w:rPr>
              <w:t>54</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B8557C9" w14:textId="346B7346" w:rsidR="008509C2" w:rsidRPr="00585200" w:rsidRDefault="008509C2">
            <w:pPr>
              <w:jc w:val="center"/>
              <w:rPr>
                <w:rFonts w:ascii="宋体" w:eastAsia="宋体" w:hAnsi="宋体"/>
                <w:color w:val="0000FF"/>
                <w:szCs w:val="21"/>
              </w:rPr>
            </w:pPr>
            <w:r w:rsidRPr="00585200">
              <w:rPr>
                <w:rFonts w:ascii="宋体" w:eastAsia="宋体" w:hAnsi="宋体" w:cs="宋体" w:hint="eastAsia"/>
                <w:color w:val="0000FF"/>
                <w:szCs w:val="21"/>
              </w:rPr>
              <w:t>电池</w:t>
            </w:r>
            <w:r w:rsidR="00330AA9" w:rsidRPr="00585200">
              <w:rPr>
                <w:rFonts w:ascii="宋体" w:eastAsia="宋体" w:hAnsi="宋体" w:cs="宋体" w:hint="eastAsia"/>
                <w:color w:val="0000FF"/>
                <w:szCs w:val="21"/>
              </w:rPr>
              <w:t>编码长度与</w:t>
            </w:r>
            <w:r w:rsidRPr="00585200">
              <w:rPr>
                <w:rFonts w:ascii="宋体" w:eastAsia="宋体" w:hAnsi="宋体" w:cs="宋体" w:hint="eastAsia"/>
                <w:color w:val="0000FF"/>
                <w:szCs w:val="21"/>
              </w:rPr>
              <w:t>厂家</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585840D" w14:textId="07C72E2E" w:rsidR="008509C2" w:rsidRPr="00585200" w:rsidRDefault="007519BA">
            <w:pPr>
              <w:jc w:val="center"/>
              <w:rPr>
                <w:rFonts w:ascii="宋体" w:eastAsia="宋体" w:hAnsi="宋体"/>
                <w:color w:val="0000FF"/>
                <w:szCs w:val="21"/>
              </w:rPr>
            </w:pPr>
            <w:commentRangeStart w:id="140"/>
            <w:r w:rsidRPr="00585200">
              <w:rPr>
                <w:rFonts w:ascii="宋体" w:eastAsia="宋体" w:hAnsi="宋体"/>
                <w:color w:val="0000FF"/>
                <w:szCs w:val="21"/>
              </w:rPr>
              <w:t>2</w:t>
            </w:r>
            <w:commentRangeEnd w:id="140"/>
            <w:r w:rsidRPr="00585200">
              <w:rPr>
                <w:rStyle w:val="ad"/>
                <w:color w:val="0000FF"/>
              </w:rPr>
              <w:commentReference w:id="140"/>
            </w:r>
          </w:p>
        </w:tc>
        <w:tc>
          <w:tcPr>
            <w:tcW w:w="2121" w:type="dxa"/>
            <w:tcBorders>
              <w:top w:val="single" w:sz="4" w:space="0" w:color="auto"/>
              <w:left w:val="single" w:sz="4" w:space="0" w:color="auto"/>
              <w:bottom w:val="single" w:sz="4" w:space="0" w:color="auto"/>
              <w:right w:val="single" w:sz="4" w:space="0" w:color="auto"/>
            </w:tcBorders>
            <w:vAlign w:val="center"/>
            <w:hideMark/>
          </w:tcPr>
          <w:p w14:paraId="3E27ABE2" w14:textId="1F746392" w:rsidR="008509C2" w:rsidRPr="00585200" w:rsidRDefault="009465D6">
            <w:pPr>
              <w:rPr>
                <w:rFonts w:ascii="宋体" w:eastAsia="宋体" w:hAnsi="宋体"/>
                <w:color w:val="0000FF"/>
                <w:szCs w:val="21"/>
              </w:rPr>
            </w:pPr>
            <w:r w:rsidRPr="00585200">
              <w:rPr>
                <w:rFonts w:ascii="宋体" w:eastAsia="宋体" w:hAnsi="宋体" w:hint="eastAsia"/>
                <w:color w:val="0000FF"/>
                <w:szCs w:val="21"/>
              </w:rPr>
              <w:t>高位字节</w:t>
            </w:r>
            <w:r w:rsidR="008509C2" w:rsidRPr="00585200">
              <w:rPr>
                <w:rFonts w:ascii="宋体" w:eastAsia="宋体" w:hAnsi="宋体" w:hint="eastAsia"/>
                <w:color w:val="0000FF"/>
                <w:szCs w:val="21"/>
              </w:rPr>
              <w:t>Bit[7~3]</w:t>
            </w:r>
            <w:r w:rsidR="008509C2" w:rsidRPr="00585200">
              <w:rPr>
                <w:rFonts w:ascii="宋体" w:eastAsia="宋体" w:hAnsi="宋体" w:cs="宋体" w:hint="eastAsia"/>
                <w:color w:val="0000FF"/>
                <w:szCs w:val="21"/>
              </w:rPr>
              <w:t>：</w:t>
            </w:r>
          </w:p>
          <w:p w14:paraId="12F9C9AE" w14:textId="77777777" w:rsidR="008509C2" w:rsidRPr="00585200" w:rsidRDefault="008509C2">
            <w:pPr>
              <w:rPr>
                <w:rFonts w:ascii="宋体" w:eastAsia="宋体" w:hAnsi="宋体"/>
                <w:color w:val="0000FF"/>
                <w:szCs w:val="21"/>
              </w:rPr>
            </w:pPr>
            <w:r w:rsidRPr="00585200">
              <w:rPr>
                <w:rFonts w:ascii="宋体" w:eastAsia="宋体" w:hAnsi="宋体" w:cs="宋体" w:hint="eastAsia"/>
                <w:color w:val="0000FF"/>
                <w:szCs w:val="21"/>
              </w:rPr>
              <w:t>全</w:t>
            </w:r>
            <w:r w:rsidRPr="00585200">
              <w:rPr>
                <w:rFonts w:ascii="宋体" w:eastAsia="宋体" w:hAnsi="宋体" w:hint="eastAsia"/>
                <w:color w:val="0000FF"/>
                <w:szCs w:val="21"/>
              </w:rPr>
              <w:t>0</w:t>
            </w:r>
            <w:r w:rsidRPr="00585200">
              <w:rPr>
                <w:rFonts w:ascii="宋体" w:eastAsia="宋体" w:hAnsi="宋体" w:cs="宋体" w:hint="eastAsia"/>
                <w:color w:val="0000FF"/>
                <w:szCs w:val="21"/>
              </w:rPr>
              <w:t>，无效，不需要传输；</w:t>
            </w:r>
          </w:p>
          <w:p w14:paraId="554FE03E" w14:textId="15A5D475" w:rsidR="005E6DB1" w:rsidRPr="00585200" w:rsidRDefault="008509C2" w:rsidP="001E3B22">
            <w:pPr>
              <w:rPr>
                <w:rFonts w:ascii="宋体" w:eastAsia="宋体" w:hAnsi="宋体" w:cs="宋体"/>
                <w:color w:val="0000FF"/>
                <w:szCs w:val="21"/>
              </w:rPr>
            </w:pPr>
            <w:r w:rsidRPr="00585200">
              <w:rPr>
                <w:rFonts w:ascii="宋体" w:eastAsia="宋体" w:hAnsi="宋体" w:hint="eastAsia"/>
                <w:color w:val="0000FF"/>
                <w:szCs w:val="21"/>
              </w:rPr>
              <w:t>Bit[2~0]</w:t>
            </w:r>
            <w:r w:rsidR="009465D6" w:rsidRPr="00585200">
              <w:rPr>
                <w:rFonts w:ascii="宋体" w:eastAsia="宋体" w:hAnsi="宋体"/>
                <w:color w:val="0000FF"/>
                <w:szCs w:val="21"/>
              </w:rPr>
              <w:t>+</w:t>
            </w:r>
            <w:r w:rsidR="009465D6" w:rsidRPr="00585200">
              <w:rPr>
                <w:rFonts w:ascii="宋体" w:eastAsia="宋体" w:hAnsi="宋体" w:hint="eastAsia"/>
                <w:color w:val="0000FF"/>
                <w:szCs w:val="21"/>
              </w:rPr>
              <w:t>低位字节B</w:t>
            </w:r>
            <w:r w:rsidR="009465D6" w:rsidRPr="00585200">
              <w:rPr>
                <w:rFonts w:ascii="宋体" w:eastAsia="宋体" w:hAnsi="宋体"/>
                <w:color w:val="0000FF"/>
                <w:szCs w:val="21"/>
              </w:rPr>
              <w:t>it</w:t>
            </w:r>
            <w:r w:rsidR="009465D6" w:rsidRPr="00585200">
              <w:rPr>
                <w:rFonts w:ascii="宋体" w:eastAsia="宋体" w:hAnsi="宋体" w:hint="eastAsia"/>
                <w:color w:val="0000FF"/>
                <w:szCs w:val="21"/>
              </w:rPr>
              <w:t>[</w:t>
            </w:r>
            <w:r w:rsidR="009465D6" w:rsidRPr="00585200">
              <w:rPr>
                <w:rFonts w:ascii="宋体" w:eastAsia="宋体" w:hAnsi="宋体"/>
                <w:color w:val="0000FF"/>
                <w:szCs w:val="21"/>
              </w:rPr>
              <w:t>7~0]</w:t>
            </w:r>
            <w:r w:rsidRPr="00585200">
              <w:rPr>
                <w:rFonts w:ascii="宋体" w:eastAsia="宋体" w:hAnsi="宋体" w:cs="宋体" w:hint="eastAsia"/>
                <w:color w:val="0000FF"/>
                <w:szCs w:val="21"/>
              </w:rPr>
              <w:t>：</w:t>
            </w:r>
          </w:p>
          <w:p w14:paraId="03CE0674" w14:textId="6B3CE37E" w:rsidR="008509C2" w:rsidRPr="00585200" w:rsidRDefault="009465D6">
            <w:pPr>
              <w:rPr>
                <w:rFonts w:ascii="宋体" w:eastAsia="宋体" w:hAnsi="宋体"/>
                <w:color w:val="0000FF"/>
                <w:szCs w:val="21"/>
              </w:rPr>
            </w:pPr>
            <w:r w:rsidRPr="00585200">
              <w:rPr>
                <w:rFonts w:ascii="宋体" w:eastAsia="宋体" w:hAnsi="宋体"/>
                <w:color w:val="0000FF"/>
                <w:szCs w:val="21"/>
              </w:rPr>
              <w:t>0x</w:t>
            </w:r>
            <w:r w:rsidR="00916768" w:rsidRPr="00585200">
              <w:rPr>
                <w:rFonts w:ascii="宋体" w:eastAsia="宋体" w:hAnsi="宋体"/>
                <w:color w:val="0000FF"/>
                <w:szCs w:val="21"/>
              </w:rPr>
              <w:t>0</w:t>
            </w:r>
            <w:r w:rsidR="008509C2" w:rsidRPr="00585200">
              <w:rPr>
                <w:rFonts w:ascii="宋体" w:eastAsia="宋体" w:hAnsi="宋体" w:hint="eastAsia"/>
                <w:color w:val="0000FF"/>
                <w:szCs w:val="21"/>
              </w:rPr>
              <w:t>1—CATL;</w:t>
            </w:r>
          </w:p>
          <w:p w14:paraId="11DA426C" w14:textId="6E671CB8" w:rsidR="008509C2" w:rsidRPr="00585200" w:rsidRDefault="009465D6">
            <w:pPr>
              <w:rPr>
                <w:rFonts w:ascii="宋体" w:eastAsia="宋体" w:hAnsi="宋体"/>
                <w:color w:val="0000FF"/>
                <w:szCs w:val="21"/>
              </w:rPr>
            </w:pPr>
            <w:r w:rsidRPr="00585200">
              <w:rPr>
                <w:rFonts w:ascii="宋体" w:eastAsia="宋体" w:hAnsi="宋体"/>
                <w:color w:val="0000FF"/>
                <w:szCs w:val="21"/>
              </w:rPr>
              <w:t>0</w:t>
            </w:r>
            <w:r w:rsidRPr="00585200">
              <w:rPr>
                <w:rFonts w:ascii="宋体" w:eastAsia="宋体" w:hAnsi="宋体" w:hint="eastAsia"/>
                <w:color w:val="0000FF"/>
                <w:szCs w:val="21"/>
              </w:rPr>
              <w:t>x</w:t>
            </w:r>
            <w:r w:rsidR="00916768" w:rsidRPr="00585200">
              <w:rPr>
                <w:rFonts w:ascii="宋体" w:eastAsia="宋体" w:hAnsi="宋体"/>
                <w:color w:val="0000FF"/>
                <w:szCs w:val="21"/>
              </w:rPr>
              <w:t>0</w:t>
            </w:r>
            <w:r w:rsidR="008509C2" w:rsidRPr="00585200">
              <w:rPr>
                <w:rFonts w:ascii="宋体" w:eastAsia="宋体" w:hAnsi="宋体" w:hint="eastAsia"/>
                <w:color w:val="0000FF"/>
                <w:szCs w:val="21"/>
              </w:rPr>
              <w:t>2—LiShen;</w:t>
            </w:r>
          </w:p>
          <w:p w14:paraId="7D32D823" w14:textId="3E6E5E57" w:rsidR="008509C2" w:rsidRPr="00585200" w:rsidRDefault="009465D6">
            <w:pPr>
              <w:rPr>
                <w:rFonts w:ascii="宋体" w:eastAsia="宋体" w:hAnsi="宋体"/>
                <w:color w:val="0000FF"/>
                <w:szCs w:val="21"/>
              </w:rPr>
            </w:pPr>
            <w:r w:rsidRPr="00585200">
              <w:rPr>
                <w:rFonts w:ascii="宋体" w:eastAsia="宋体" w:hAnsi="宋体"/>
                <w:color w:val="0000FF"/>
                <w:szCs w:val="21"/>
              </w:rPr>
              <w:t>0x</w:t>
            </w:r>
            <w:r w:rsidR="00916768" w:rsidRPr="00585200">
              <w:rPr>
                <w:rFonts w:ascii="宋体" w:eastAsia="宋体" w:hAnsi="宋体"/>
                <w:color w:val="0000FF"/>
                <w:szCs w:val="21"/>
              </w:rPr>
              <w:t>0</w:t>
            </w:r>
            <w:r w:rsidR="008509C2" w:rsidRPr="00585200">
              <w:rPr>
                <w:rFonts w:ascii="宋体" w:eastAsia="宋体" w:hAnsi="宋体" w:hint="eastAsia"/>
                <w:color w:val="0000FF"/>
                <w:szCs w:val="21"/>
              </w:rPr>
              <w:t>3—MGL;</w:t>
            </w:r>
          </w:p>
          <w:p w14:paraId="229AABAE" w14:textId="1C6A8B4A" w:rsidR="008509C2" w:rsidRPr="00585200" w:rsidRDefault="009465D6">
            <w:pPr>
              <w:rPr>
                <w:rFonts w:ascii="宋体" w:eastAsia="宋体" w:hAnsi="宋体"/>
                <w:color w:val="0000FF"/>
                <w:szCs w:val="21"/>
              </w:rPr>
            </w:pPr>
            <w:r w:rsidRPr="00585200">
              <w:rPr>
                <w:rFonts w:ascii="宋体" w:eastAsia="宋体" w:hAnsi="宋体"/>
                <w:color w:val="0000FF"/>
                <w:szCs w:val="21"/>
              </w:rPr>
              <w:t>0x</w:t>
            </w:r>
            <w:r w:rsidR="00916768" w:rsidRPr="00585200">
              <w:rPr>
                <w:rFonts w:ascii="宋体" w:eastAsia="宋体" w:hAnsi="宋体"/>
                <w:color w:val="0000FF"/>
                <w:szCs w:val="21"/>
              </w:rPr>
              <w:t>0</w:t>
            </w:r>
            <w:r w:rsidR="008509C2" w:rsidRPr="00585200">
              <w:rPr>
                <w:rFonts w:ascii="宋体" w:eastAsia="宋体" w:hAnsi="宋体" w:hint="eastAsia"/>
                <w:color w:val="0000FF"/>
                <w:szCs w:val="21"/>
              </w:rPr>
              <w:t>4—SAMSUN;</w:t>
            </w:r>
          </w:p>
          <w:p w14:paraId="656599D9" w14:textId="0AC7573E" w:rsidR="008509C2" w:rsidRPr="00585200" w:rsidRDefault="009465D6">
            <w:pPr>
              <w:rPr>
                <w:rFonts w:ascii="宋体" w:eastAsia="宋体" w:hAnsi="宋体"/>
                <w:color w:val="0000FF"/>
                <w:szCs w:val="21"/>
              </w:rPr>
            </w:pPr>
            <w:r w:rsidRPr="00585200">
              <w:rPr>
                <w:rFonts w:ascii="宋体" w:eastAsia="宋体" w:hAnsi="宋体"/>
                <w:color w:val="0000FF"/>
                <w:szCs w:val="21"/>
              </w:rPr>
              <w:t>0x</w:t>
            </w:r>
            <w:r w:rsidR="00916768" w:rsidRPr="00585200">
              <w:rPr>
                <w:rFonts w:ascii="宋体" w:eastAsia="宋体" w:hAnsi="宋体"/>
                <w:color w:val="0000FF"/>
                <w:szCs w:val="21"/>
              </w:rPr>
              <w:t>0</w:t>
            </w:r>
            <w:r w:rsidR="008509C2" w:rsidRPr="00585200">
              <w:rPr>
                <w:rFonts w:ascii="宋体" w:eastAsia="宋体" w:hAnsi="宋体" w:hint="eastAsia"/>
                <w:color w:val="0000FF"/>
                <w:szCs w:val="21"/>
              </w:rPr>
              <w:t>5</w:t>
            </w:r>
            <w:r w:rsidR="00C3577D" w:rsidRPr="00585200">
              <w:rPr>
                <w:rFonts w:ascii="宋体" w:eastAsia="宋体" w:hAnsi="宋体"/>
                <w:color w:val="0000FF"/>
                <w:szCs w:val="21"/>
              </w:rPr>
              <w:t>—</w:t>
            </w:r>
            <w:r w:rsidR="008509C2" w:rsidRPr="00585200">
              <w:rPr>
                <w:rFonts w:ascii="宋体" w:eastAsia="宋体" w:hAnsi="宋体" w:hint="eastAsia"/>
                <w:color w:val="0000FF"/>
                <w:szCs w:val="21"/>
              </w:rPr>
              <w:t>LG</w:t>
            </w:r>
          </w:p>
          <w:p w14:paraId="41761E86" w14:textId="0A416B8B" w:rsidR="009465D6" w:rsidRPr="00585200" w:rsidRDefault="009465D6">
            <w:pPr>
              <w:rPr>
                <w:rFonts w:ascii="宋体" w:eastAsia="宋体" w:hAnsi="宋体"/>
                <w:color w:val="0000FF"/>
                <w:szCs w:val="21"/>
              </w:rPr>
            </w:pPr>
            <w:r w:rsidRPr="00585200">
              <w:rPr>
                <w:rFonts w:ascii="宋体" w:eastAsia="宋体" w:hAnsi="宋体"/>
                <w:color w:val="0000FF"/>
                <w:szCs w:val="21"/>
              </w:rPr>
              <w:t>0x</w:t>
            </w:r>
            <w:r w:rsidR="00916768" w:rsidRPr="00585200">
              <w:rPr>
                <w:rFonts w:ascii="宋体" w:eastAsia="宋体" w:hAnsi="宋体"/>
                <w:color w:val="0000FF"/>
                <w:szCs w:val="21"/>
              </w:rPr>
              <w:t>0</w:t>
            </w:r>
            <w:r w:rsidRPr="00585200">
              <w:rPr>
                <w:rFonts w:ascii="宋体" w:eastAsia="宋体" w:hAnsi="宋体"/>
                <w:color w:val="0000FF"/>
                <w:szCs w:val="21"/>
              </w:rPr>
              <w:t>6—EVE</w:t>
            </w:r>
          </w:p>
          <w:p w14:paraId="7794EB92" w14:textId="06DDE907" w:rsidR="009465D6" w:rsidRPr="00585200" w:rsidRDefault="009465D6">
            <w:pPr>
              <w:rPr>
                <w:rFonts w:ascii="宋体" w:eastAsia="宋体" w:hAnsi="宋体"/>
                <w:color w:val="0000FF"/>
                <w:szCs w:val="21"/>
              </w:rPr>
            </w:pPr>
            <w:r w:rsidRPr="00585200">
              <w:rPr>
                <w:rFonts w:ascii="宋体" w:eastAsia="宋体" w:hAnsi="宋体" w:hint="eastAsia"/>
                <w:color w:val="0000FF"/>
                <w:szCs w:val="21"/>
              </w:rPr>
              <w:t>0</w:t>
            </w:r>
            <w:r w:rsidRPr="00585200">
              <w:rPr>
                <w:rFonts w:ascii="宋体" w:eastAsia="宋体" w:hAnsi="宋体"/>
                <w:color w:val="0000FF"/>
                <w:szCs w:val="21"/>
              </w:rPr>
              <w:t>x</w:t>
            </w:r>
            <w:r w:rsidR="00916768" w:rsidRPr="00585200">
              <w:rPr>
                <w:rFonts w:ascii="宋体" w:eastAsia="宋体" w:hAnsi="宋体"/>
                <w:color w:val="0000FF"/>
                <w:szCs w:val="21"/>
              </w:rPr>
              <w:t>0</w:t>
            </w:r>
            <w:r w:rsidRPr="00585200">
              <w:rPr>
                <w:rFonts w:ascii="宋体" w:eastAsia="宋体" w:hAnsi="宋体"/>
                <w:color w:val="0000FF"/>
                <w:szCs w:val="21"/>
              </w:rPr>
              <w:t>7—BYD</w:t>
            </w:r>
          </w:p>
          <w:p w14:paraId="059B7369" w14:textId="4811D00B" w:rsidR="009465D6" w:rsidRPr="00585200" w:rsidRDefault="009465D6">
            <w:pPr>
              <w:rPr>
                <w:rFonts w:ascii="宋体" w:eastAsia="宋体" w:hAnsi="宋体"/>
                <w:color w:val="0000FF"/>
                <w:szCs w:val="21"/>
              </w:rPr>
            </w:pPr>
            <w:r w:rsidRPr="00585200">
              <w:rPr>
                <w:rFonts w:ascii="宋体" w:eastAsia="宋体" w:hAnsi="宋体" w:hint="eastAsia"/>
                <w:color w:val="0000FF"/>
                <w:szCs w:val="21"/>
              </w:rPr>
              <w:t>0</w:t>
            </w:r>
            <w:r w:rsidRPr="00585200">
              <w:rPr>
                <w:rFonts w:ascii="宋体" w:eastAsia="宋体" w:hAnsi="宋体"/>
                <w:color w:val="0000FF"/>
                <w:szCs w:val="21"/>
              </w:rPr>
              <w:t>x</w:t>
            </w:r>
            <w:r w:rsidR="00916768" w:rsidRPr="00585200">
              <w:rPr>
                <w:rFonts w:ascii="宋体" w:eastAsia="宋体" w:hAnsi="宋体"/>
                <w:color w:val="0000FF"/>
                <w:szCs w:val="21"/>
              </w:rPr>
              <w:t>0</w:t>
            </w:r>
            <w:r w:rsidRPr="00585200">
              <w:rPr>
                <w:rFonts w:ascii="宋体" w:eastAsia="宋体" w:hAnsi="宋体"/>
                <w:color w:val="0000FF"/>
                <w:szCs w:val="21"/>
              </w:rPr>
              <w:t>8</w:t>
            </w:r>
            <w:r w:rsidR="00916768" w:rsidRPr="00585200">
              <w:rPr>
                <w:rFonts w:ascii="宋体" w:eastAsia="宋体" w:hAnsi="宋体"/>
                <w:color w:val="0000FF"/>
                <w:szCs w:val="21"/>
              </w:rPr>
              <w:t>—WeiHong</w:t>
            </w:r>
          </w:p>
          <w:p w14:paraId="7952A518" w14:textId="42574FBB" w:rsidR="00916768" w:rsidRPr="00585200" w:rsidRDefault="00916768">
            <w:pPr>
              <w:rPr>
                <w:rFonts w:ascii="宋体" w:eastAsia="宋体" w:hAnsi="宋体"/>
                <w:color w:val="0000FF"/>
                <w:szCs w:val="21"/>
              </w:rPr>
            </w:pPr>
            <w:r w:rsidRPr="00585200">
              <w:rPr>
                <w:rFonts w:ascii="宋体" w:eastAsia="宋体" w:hAnsi="宋体" w:hint="eastAsia"/>
                <w:color w:val="0000FF"/>
                <w:szCs w:val="21"/>
              </w:rPr>
              <w:t>0</w:t>
            </w:r>
            <w:r w:rsidRPr="00585200">
              <w:rPr>
                <w:rFonts w:ascii="宋体" w:eastAsia="宋体" w:hAnsi="宋体"/>
                <w:color w:val="0000FF"/>
                <w:szCs w:val="21"/>
              </w:rPr>
              <w:t>x09—YuanJing</w:t>
            </w:r>
          </w:p>
          <w:p w14:paraId="41F95E32" w14:textId="0034DDA9" w:rsidR="00916768" w:rsidRPr="00585200" w:rsidRDefault="00916768">
            <w:pPr>
              <w:rPr>
                <w:rFonts w:ascii="宋体" w:eastAsia="宋体" w:hAnsi="宋体"/>
                <w:color w:val="0000FF"/>
                <w:szCs w:val="21"/>
              </w:rPr>
            </w:pPr>
            <w:r w:rsidRPr="00585200">
              <w:rPr>
                <w:rFonts w:ascii="宋体" w:eastAsia="宋体" w:hAnsi="宋体" w:hint="eastAsia"/>
                <w:color w:val="0000FF"/>
                <w:szCs w:val="21"/>
              </w:rPr>
              <w:t>0</w:t>
            </w:r>
            <w:r w:rsidRPr="00585200">
              <w:rPr>
                <w:rFonts w:ascii="宋体" w:eastAsia="宋体" w:hAnsi="宋体"/>
                <w:color w:val="0000FF"/>
                <w:szCs w:val="21"/>
              </w:rPr>
              <w:t>x0A—JIEFANG</w:t>
            </w:r>
          </w:p>
          <w:p w14:paraId="316A1F3E" w14:textId="440BCD59" w:rsidR="00916768" w:rsidRPr="00585200" w:rsidRDefault="00916768">
            <w:pPr>
              <w:rPr>
                <w:rFonts w:ascii="宋体" w:eastAsia="宋体" w:hAnsi="宋体"/>
                <w:color w:val="0000FF"/>
                <w:szCs w:val="21"/>
              </w:rPr>
            </w:pPr>
            <w:r w:rsidRPr="00585200">
              <w:rPr>
                <w:rFonts w:ascii="宋体" w:eastAsia="宋体" w:hAnsi="宋体" w:hint="eastAsia"/>
                <w:color w:val="0000FF"/>
                <w:szCs w:val="21"/>
              </w:rPr>
              <w:t>0</w:t>
            </w:r>
            <w:r w:rsidRPr="00585200">
              <w:rPr>
                <w:rFonts w:ascii="宋体" w:eastAsia="宋体" w:hAnsi="宋体"/>
                <w:color w:val="0000FF"/>
                <w:szCs w:val="21"/>
              </w:rPr>
              <w:t>x0B—GuoXuan</w:t>
            </w:r>
          </w:p>
          <w:p w14:paraId="2600807A" w14:textId="5B0B340F" w:rsidR="00916768" w:rsidRPr="00585200" w:rsidRDefault="00916768">
            <w:pPr>
              <w:rPr>
                <w:rFonts w:ascii="宋体" w:eastAsia="宋体" w:hAnsi="宋体"/>
                <w:color w:val="0000FF"/>
                <w:szCs w:val="21"/>
              </w:rPr>
            </w:pPr>
            <w:r w:rsidRPr="00585200">
              <w:rPr>
                <w:rFonts w:ascii="宋体" w:eastAsia="宋体" w:hAnsi="宋体" w:hint="eastAsia"/>
                <w:color w:val="0000FF"/>
                <w:szCs w:val="21"/>
              </w:rPr>
              <w:t>0</w:t>
            </w:r>
            <w:r w:rsidRPr="00585200">
              <w:rPr>
                <w:rFonts w:ascii="宋体" w:eastAsia="宋体" w:hAnsi="宋体"/>
                <w:color w:val="0000FF"/>
                <w:szCs w:val="21"/>
              </w:rPr>
              <w:t>x0C</w:t>
            </w:r>
            <w:r w:rsidR="00AF3435" w:rsidRPr="00585200">
              <w:rPr>
                <w:rFonts w:ascii="宋体" w:eastAsia="宋体" w:hAnsi="宋体"/>
                <w:color w:val="0000FF"/>
                <w:szCs w:val="21"/>
              </w:rPr>
              <w:t>—SUNWODA</w:t>
            </w:r>
          </w:p>
          <w:p w14:paraId="5D8F5EB5" w14:textId="0F03AA64" w:rsidR="00AF3435" w:rsidRPr="00585200" w:rsidRDefault="00AF3435">
            <w:pPr>
              <w:rPr>
                <w:rFonts w:ascii="宋体" w:eastAsia="宋体" w:hAnsi="宋体"/>
                <w:color w:val="0000FF"/>
                <w:szCs w:val="21"/>
              </w:rPr>
            </w:pPr>
            <w:r w:rsidRPr="00585200">
              <w:rPr>
                <w:rFonts w:ascii="宋体" w:eastAsia="宋体" w:hAnsi="宋体" w:hint="eastAsia"/>
                <w:color w:val="0000FF"/>
                <w:szCs w:val="21"/>
              </w:rPr>
              <w:t>0</w:t>
            </w:r>
            <w:r w:rsidRPr="00585200">
              <w:rPr>
                <w:rFonts w:ascii="宋体" w:eastAsia="宋体" w:hAnsi="宋体"/>
                <w:color w:val="0000FF"/>
                <w:szCs w:val="21"/>
              </w:rPr>
              <w:t>x0D—SVOLT</w:t>
            </w:r>
          </w:p>
          <w:p w14:paraId="4E9B9CFF" w14:textId="5A07FF48" w:rsidR="00AF3435" w:rsidRPr="00585200" w:rsidRDefault="00AF3435">
            <w:pPr>
              <w:rPr>
                <w:rFonts w:ascii="宋体" w:eastAsia="宋体" w:hAnsi="宋体"/>
                <w:color w:val="0000FF"/>
                <w:szCs w:val="21"/>
              </w:rPr>
            </w:pPr>
            <w:r w:rsidRPr="00585200">
              <w:rPr>
                <w:rFonts w:ascii="宋体" w:eastAsia="宋体" w:hAnsi="宋体"/>
                <w:color w:val="0000FF"/>
                <w:szCs w:val="21"/>
              </w:rPr>
              <w:t>0x0E—ZCXH</w:t>
            </w:r>
          </w:p>
          <w:p w14:paraId="31BBB352" w14:textId="2FAC88D2" w:rsidR="00AF3435" w:rsidRPr="00585200" w:rsidRDefault="00AF3435">
            <w:pPr>
              <w:rPr>
                <w:rFonts w:ascii="宋体" w:eastAsia="宋体" w:hAnsi="宋体"/>
                <w:color w:val="0000FF"/>
                <w:szCs w:val="21"/>
              </w:rPr>
            </w:pPr>
            <w:r w:rsidRPr="00585200">
              <w:rPr>
                <w:rFonts w:ascii="宋体" w:eastAsia="宋体" w:hAnsi="宋体" w:hint="eastAsia"/>
                <w:color w:val="0000FF"/>
                <w:szCs w:val="21"/>
              </w:rPr>
              <w:t>0</w:t>
            </w:r>
            <w:r w:rsidRPr="00585200">
              <w:rPr>
                <w:rFonts w:ascii="宋体" w:eastAsia="宋体" w:hAnsi="宋体"/>
                <w:color w:val="0000FF"/>
                <w:szCs w:val="21"/>
              </w:rPr>
              <w:t>X0F—Panasonic</w:t>
            </w:r>
          </w:p>
          <w:p w14:paraId="03A686CC" w14:textId="617CA91C" w:rsidR="00AF3435" w:rsidRPr="00585200" w:rsidRDefault="00AF3435">
            <w:pPr>
              <w:rPr>
                <w:rFonts w:ascii="宋体" w:eastAsia="宋体" w:hAnsi="宋体"/>
                <w:color w:val="0000FF"/>
                <w:szCs w:val="21"/>
              </w:rPr>
            </w:pPr>
            <w:r w:rsidRPr="00585200">
              <w:rPr>
                <w:rFonts w:ascii="宋体" w:eastAsia="宋体" w:hAnsi="宋体" w:hint="eastAsia"/>
                <w:color w:val="0000FF"/>
                <w:szCs w:val="21"/>
              </w:rPr>
              <w:t>其他数据位保留</w:t>
            </w:r>
            <w:r w:rsidR="00B602A3" w:rsidRPr="00585200">
              <w:rPr>
                <w:rFonts w:ascii="宋体" w:eastAsia="宋体" w:hAnsi="宋体" w:hint="eastAsia"/>
                <w:color w:val="0000FF"/>
                <w:szCs w:val="21"/>
              </w:rPr>
              <w:t>备用</w:t>
            </w:r>
          </w:p>
          <w:p w14:paraId="22B8FA85" w14:textId="361F2F47" w:rsidR="00C3577D" w:rsidRPr="00585200" w:rsidRDefault="00C3577D">
            <w:pPr>
              <w:rPr>
                <w:rFonts w:ascii="宋体" w:eastAsia="宋体" w:hAnsi="宋体"/>
                <w:color w:val="0000FF"/>
                <w:szCs w:val="21"/>
              </w:rPr>
            </w:pPr>
          </w:p>
        </w:tc>
        <w:tc>
          <w:tcPr>
            <w:tcW w:w="1927" w:type="dxa"/>
            <w:tcBorders>
              <w:top w:val="single" w:sz="4" w:space="0" w:color="auto"/>
              <w:left w:val="single" w:sz="4" w:space="0" w:color="auto"/>
              <w:bottom w:val="single" w:sz="4" w:space="0" w:color="auto"/>
              <w:right w:val="single" w:sz="4" w:space="0" w:color="auto"/>
            </w:tcBorders>
            <w:vAlign w:val="center"/>
          </w:tcPr>
          <w:p w14:paraId="2D6F7EA9" w14:textId="40A3A9BC" w:rsidR="008509C2" w:rsidRPr="00585200" w:rsidRDefault="00AF3435" w:rsidP="00AF3435">
            <w:pPr>
              <w:jc w:val="both"/>
              <w:rPr>
                <w:rFonts w:ascii="宋体" w:eastAsia="宋体" w:hAnsi="宋体"/>
                <w:color w:val="0000FF"/>
                <w:szCs w:val="21"/>
              </w:rPr>
            </w:pPr>
            <w:r w:rsidRPr="00585200">
              <w:rPr>
                <w:rFonts w:ascii="宋体" w:eastAsia="宋体" w:hAnsi="宋体" w:hint="eastAsia"/>
                <w:color w:val="0000FF"/>
                <w:szCs w:val="21"/>
              </w:rPr>
              <w:t>因电池厂家数量扩展字节长度</w:t>
            </w:r>
          </w:p>
        </w:tc>
      </w:tr>
      <w:tr w:rsidR="008509C2" w:rsidRPr="008509C2" w14:paraId="653143E8"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1C2A5069"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55</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E5B83F8" w14:textId="77777777" w:rsidR="008509C2" w:rsidRPr="008509C2" w:rsidRDefault="008509C2">
            <w:pPr>
              <w:jc w:val="center"/>
              <w:rPr>
                <w:rFonts w:ascii="宋体" w:eastAsia="宋体" w:hAnsi="宋体"/>
                <w:szCs w:val="21"/>
              </w:rPr>
            </w:pPr>
            <w:r w:rsidRPr="008509C2">
              <w:rPr>
                <w:rFonts w:ascii="宋体" w:eastAsia="宋体" w:hAnsi="宋体" w:cs="宋体" w:hint="eastAsia"/>
                <w:szCs w:val="21"/>
              </w:rPr>
              <w:t>电池编码字符</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7E280EF" w14:textId="7F29DC4A" w:rsidR="008509C2" w:rsidRPr="008509C2" w:rsidRDefault="00C3577D">
            <w:pPr>
              <w:jc w:val="center"/>
              <w:rPr>
                <w:rFonts w:ascii="宋体" w:eastAsia="宋体" w:hAnsi="宋体"/>
                <w:szCs w:val="21"/>
              </w:rPr>
            </w:pPr>
            <w:r>
              <w:rPr>
                <w:rFonts w:ascii="宋体" w:eastAsia="宋体" w:hAnsi="宋体" w:hint="eastAsia"/>
                <w:szCs w:val="21"/>
              </w:rPr>
              <w:t>2</w:t>
            </w:r>
            <w:r>
              <w:rPr>
                <w:rFonts w:ascii="宋体" w:eastAsia="宋体" w:hAnsi="宋体"/>
                <w:szCs w:val="21"/>
              </w:rPr>
              <w:t>7</w:t>
            </w:r>
          </w:p>
        </w:tc>
        <w:tc>
          <w:tcPr>
            <w:tcW w:w="2121" w:type="dxa"/>
            <w:tcBorders>
              <w:top w:val="single" w:sz="4" w:space="0" w:color="auto"/>
              <w:left w:val="single" w:sz="4" w:space="0" w:color="auto"/>
              <w:bottom w:val="single" w:sz="4" w:space="0" w:color="auto"/>
              <w:right w:val="single" w:sz="4" w:space="0" w:color="auto"/>
            </w:tcBorders>
            <w:vAlign w:val="center"/>
            <w:hideMark/>
          </w:tcPr>
          <w:p w14:paraId="07792160" w14:textId="77777777" w:rsidR="008509C2" w:rsidRPr="008509C2" w:rsidRDefault="008509C2">
            <w:pPr>
              <w:jc w:val="center"/>
              <w:rPr>
                <w:rFonts w:ascii="宋体" w:eastAsia="宋体" w:hAnsi="宋体"/>
                <w:szCs w:val="21"/>
              </w:rPr>
            </w:pPr>
            <w:r w:rsidRPr="008509C2">
              <w:rPr>
                <w:rFonts w:ascii="宋体" w:eastAsia="宋体" w:hAnsi="宋体" w:hint="eastAsia"/>
                <w:szCs w:val="21"/>
              </w:rPr>
              <w:t>ASCII</w:t>
            </w:r>
            <w:r w:rsidRPr="008509C2">
              <w:rPr>
                <w:rFonts w:ascii="宋体" w:eastAsia="宋体" w:hAnsi="宋体" w:cs="宋体" w:hint="eastAsia"/>
                <w:szCs w:val="21"/>
              </w:rPr>
              <w:t>字符</w:t>
            </w:r>
          </w:p>
        </w:tc>
        <w:tc>
          <w:tcPr>
            <w:tcW w:w="1927" w:type="dxa"/>
            <w:tcBorders>
              <w:top w:val="single" w:sz="4" w:space="0" w:color="auto"/>
              <w:left w:val="single" w:sz="4" w:space="0" w:color="auto"/>
              <w:bottom w:val="single" w:sz="4" w:space="0" w:color="auto"/>
              <w:right w:val="single" w:sz="4" w:space="0" w:color="auto"/>
            </w:tcBorders>
          </w:tcPr>
          <w:p w14:paraId="4D021D77" w14:textId="77777777" w:rsidR="008509C2" w:rsidRPr="008509C2" w:rsidRDefault="008509C2">
            <w:pPr>
              <w:jc w:val="center"/>
              <w:rPr>
                <w:rFonts w:ascii="宋体" w:eastAsia="宋体" w:hAnsi="宋体"/>
                <w:szCs w:val="21"/>
              </w:rPr>
            </w:pPr>
          </w:p>
        </w:tc>
        <w:bookmarkEnd w:id="139"/>
      </w:tr>
      <w:tr w:rsidR="00A30476" w:rsidRPr="008509C2" w14:paraId="6ED69514" w14:textId="77777777" w:rsidTr="00330AA9">
        <w:trPr>
          <w:trHeight w:val="454"/>
          <w:jc w:val="center"/>
          <w:ins w:id="141" w:author="罗明" w:date="2026-03-02T11:01:00Z"/>
        </w:trPr>
        <w:tc>
          <w:tcPr>
            <w:tcW w:w="704" w:type="dxa"/>
            <w:tcBorders>
              <w:top w:val="single" w:sz="4" w:space="0" w:color="auto"/>
              <w:left w:val="single" w:sz="4" w:space="0" w:color="auto"/>
              <w:bottom w:val="single" w:sz="4" w:space="0" w:color="auto"/>
              <w:right w:val="single" w:sz="4" w:space="0" w:color="auto"/>
            </w:tcBorders>
            <w:vAlign w:val="center"/>
          </w:tcPr>
          <w:p w14:paraId="395C221B" w14:textId="6C7E21BA" w:rsidR="00A30476" w:rsidRPr="008509C2" w:rsidRDefault="00A30476">
            <w:pPr>
              <w:jc w:val="center"/>
              <w:rPr>
                <w:ins w:id="142" w:author="罗明" w:date="2026-03-02T11:01:00Z"/>
                <w:rFonts w:ascii="宋体" w:eastAsia="宋体" w:hAnsi="宋体"/>
                <w:szCs w:val="21"/>
              </w:rPr>
            </w:pPr>
            <w:ins w:id="143" w:author="罗明" w:date="2026-03-02T11:01:00Z">
              <w:r>
                <w:rPr>
                  <w:rFonts w:ascii="宋体" w:eastAsia="宋体" w:hAnsi="宋体" w:hint="eastAsia"/>
                  <w:szCs w:val="21"/>
                </w:rPr>
                <w:t>5</w:t>
              </w:r>
              <w:r>
                <w:rPr>
                  <w:rFonts w:ascii="宋体" w:eastAsia="宋体" w:hAnsi="宋体"/>
                  <w:szCs w:val="21"/>
                </w:rPr>
                <w:t>6</w:t>
              </w:r>
            </w:ins>
          </w:p>
        </w:tc>
        <w:tc>
          <w:tcPr>
            <w:tcW w:w="1985" w:type="dxa"/>
            <w:tcBorders>
              <w:top w:val="single" w:sz="4" w:space="0" w:color="auto"/>
              <w:left w:val="single" w:sz="4" w:space="0" w:color="auto"/>
              <w:bottom w:val="single" w:sz="4" w:space="0" w:color="auto"/>
              <w:right w:val="single" w:sz="4" w:space="0" w:color="auto"/>
            </w:tcBorders>
            <w:vAlign w:val="center"/>
          </w:tcPr>
          <w:p w14:paraId="1E953B27" w14:textId="068A54BD" w:rsidR="00A30476" w:rsidRPr="008509C2" w:rsidRDefault="00A30476">
            <w:pPr>
              <w:jc w:val="center"/>
              <w:rPr>
                <w:ins w:id="144" w:author="罗明" w:date="2026-03-02T11:01:00Z"/>
                <w:rFonts w:ascii="宋体" w:eastAsia="宋体" w:hAnsi="宋体" w:cs="宋体"/>
                <w:szCs w:val="21"/>
              </w:rPr>
            </w:pPr>
            <w:ins w:id="145" w:author="罗明" w:date="2026-03-02T11:01:00Z">
              <w:r>
                <w:rPr>
                  <w:rFonts w:ascii="宋体" w:eastAsia="宋体" w:hAnsi="宋体" w:cs="宋体" w:hint="eastAsia"/>
                  <w:szCs w:val="21"/>
                </w:rPr>
                <w:t>车辆V</w:t>
              </w:r>
              <w:r>
                <w:rPr>
                  <w:rFonts w:ascii="宋体" w:eastAsia="宋体" w:hAnsi="宋体" w:cs="宋体"/>
                  <w:szCs w:val="21"/>
                </w:rPr>
                <w:t>IN</w:t>
              </w:r>
            </w:ins>
          </w:p>
        </w:tc>
        <w:tc>
          <w:tcPr>
            <w:tcW w:w="1559" w:type="dxa"/>
            <w:tcBorders>
              <w:top w:val="single" w:sz="4" w:space="0" w:color="auto"/>
              <w:left w:val="single" w:sz="4" w:space="0" w:color="auto"/>
              <w:bottom w:val="single" w:sz="4" w:space="0" w:color="auto"/>
              <w:right w:val="single" w:sz="4" w:space="0" w:color="auto"/>
            </w:tcBorders>
            <w:vAlign w:val="center"/>
          </w:tcPr>
          <w:p w14:paraId="5E0B1CBC" w14:textId="15104687" w:rsidR="00A30476" w:rsidRDefault="00C61F82">
            <w:pPr>
              <w:jc w:val="center"/>
              <w:rPr>
                <w:ins w:id="146" w:author="罗明" w:date="2026-03-02T11:01:00Z"/>
                <w:rFonts w:ascii="宋体" w:eastAsia="宋体" w:hAnsi="宋体"/>
                <w:szCs w:val="21"/>
              </w:rPr>
            </w:pPr>
            <w:ins w:id="147" w:author="罗明" w:date="2026-03-02T16:03:00Z">
              <w:r>
                <w:rPr>
                  <w:rFonts w:ascii="宋体" w:eastAsia="宋体" w:hAnsi="宋体"/>
                  <w:szCs w:val="21"/>
                </w:rPr>
                <w:t>17</w:t>
              </w:r>
            </w:ins>
          </w:p>
        </w:tc>
        <w:tc>
          <w:tcPr>
            <w:tcW w:w="2121" w:type="dxa"/>
            <w:tcBorders>
              <w:top w:val="single" w:sz="4" w:space="0" w:color="auto"/>
              <w:left w:val="single" w:sz="4" w:space="0" w:color="auto"/>
              <w:bottom w:val="single" w:sz="4" w:space="0" w:color="auto"/>
              <w:right w:val="single" w:sz="4" w:space="0" w:color="auto"/>
            </w:tcBorders>
            <w:vAlign w:val="center"/>
          </w:tcPr>
          <w:p w14:paraId="6B5A42C5" w14:textId="3646C8AA" w:rsidR="00A30476" w:rsidRPr="008509C2" w:rsidRDefault="00A30476">
            <w:pPr>
              <w:jc w:val="center"/>
              <w:rPr>
                <w:ins w:id="148" w:author="罗明" w:date="2026-03-02T11:01:00Z"/>
                <w:rFonts w:ascii="宋体" w:eastAsia="宋体" w:hAnsi="宋体"/>
                <w:szCs w:val="21"/>
              </w:rPr>
            </w:pPr>
            <w:ins w:id="149" w:author="罗明" w:date="2026-03-02T11:01:00Z">
              <w:r w:rsidRPr="008509C2">
                <w:rPr>
                  <w:rFonts w:ascii="宋体" w:eastAsia="宋体" w:hAnsi="宋体" w:hint="eastAsia"/>
                  <w:szCs w:val="21"/>
                </w:rPr>
                <w:t>ASCII</w:t>
              </w:r>
              <w:r w:rsidRPr="008509C2">
                <w:rPr>
                  <w:rFonts w:ascii="宋体" w:eastAsia="宋体" w:hAnsi="宋体" w:cs="宋体" w:hint="eastAsia"/>
                  <w:szCs w:val="21"/>
                </w:rPr>
                <w:t>字符</w:t>
              </w:r>
            </w:ins>
          </w:p>
        </w:tc>
        <w:tc>
          <w:tcPr>
            <w:tcW w:w="1927" w:type="dxa"/>
            <w:tcBorders>
              <w:top w:val="single" w:sz="4" w:space="0" w:color="auto"/>
              <w:left w:val="single" w:sz="4" w:space="0" w:color="auto"/>
              <w:bottom w:val="single" w:sz="4" w:space="0" w:color="auto"/>
              <w:right w:val="single" w:sz="4" w:space="0" w:color="auto"/>
            </w:tcBorders>
          </w:tcPr>
          <w:p w14:paraId="00C05DAE" w14:textId="77777777" w:rsidR="00A30476" w:rsidRPr="008509C2" w:rsidRDefault="00A30476">
            <w:pPr>
              <w:jc w:val="center"/>
              <w:rPr>
                <w:ins w:id="150" w:author="罗明" w:date="2026-03-02T11:01:00Z"/>
                <w:rFonts w:ascii="宋体" w:eastAsia="宋体" w:hAnsi="宋体"/>
                <w:szCs w:val="21"/>
              </w:rPr>
            </w:pPr>
          </w:p>
        </w:tc>
      </w:tr>
    </w:tbl>
    <w:p w14:paraId="4E492FFC" w14:textId="1635C2C1" w:rsidR="00330AA9" w:rsidRPr="00330AA9" w:rsidRDefault="00330AA9" w:rsidP="00330AA9">
      <w:pPr>
        <w:spacing w:beforeLines="50" w:before="120" w:after="0" w:line="240" w:lineRule="auto"/>
        <w:ind w:left="0" w:firstLine="0"/>
        <w:jc w:val="center"/>
        <w:rPr>
          <w:rFonts w:ascii="宋体" w:eastAsia="宋体" w:hAnsi="宋体" w:cs="宋体"/>
        </w:rPr>
      </w:pPr>
      <w:r w:rsidRPr="00330AA9">
        <w:rPr>
          <w:rFonts w:ascii="宋体" w:eastAsia="宋体" w:hAnsi="宋体" w:cs="宋体" w:hint="eastAsia"/>
        </w:rPr>
        <w:t>表</w:t>
      </w:r>
      <w:r w:rsidR="00C01350">
        <w:rPr>
          <w:rFonts w:ascii="宋体" w:eastAsia="宋体" w:hAnsi="宋体" w:cs="宋体" w:hint="eastAsia"/>
        </w:rPr>
        <w:t>3</w:t>
      </w:r>
      <w:r w:rsidR="00C01350">
        <w:rPr>
          <w:rFonts w:ascii="宋体" w:eastAsia="宋体" w:hAnsi="宋体" w:cs="宋体"/>
        </w:rPr>
        <w:t>-</w:t>
      </w:r>
      <w:r w:rsidRPr="00330AA9">
        <w:rPr>
          <w:rFonts w:ascii="宋体" w:eastAsia="宋体" w:hAnsi="宋体" w:cs="宋体" w:hint="eastAsia"/>
        </w:rPr>
        <w:t>2</w:t>
      </w:r>
      <w:r w:rsidRPr="00330AA9">
        <w:rPr>
          <w:rFonts w:ascii="宋体" w:eastAsia="宋体" w:hAnsi="宋体" w:cs="宋体"/>
        </w:rPr>
        <w:t xml:space="preserve"> </w:t>
      </w:r>
      <w:r w:rsidR="00C01350">
        <w:rPr>
          <w:rFonts w:ascii="宋体" w:eastAsia="宋体" w:hAnsi="宋体" w:cs="宋体" w:hint="eastAsia"/>
        </w:rPr>
        <w:t>平台</w:t>
      </w:r>
      <w:r w:rsidRPr="00330AA9">
        <w:rPr>
          <w:rFonts w:ascii="宋体" w:eastAsia="宋体" w:hAnsi="宋体" w:cs="宋体" w:hint="eastAsia"/>
        </w:rPr>
        <w:t>应答</w:t>
      </w:r>
      <w:r w:rsidRPr="00330AA9">
        <w:rPr>
          <w:rFonts w:ascii="宋体" w:eastAsia="宋体" w:hAnsi="宋体" w:cs="宋体"/>
        </w:rPr>
        <w:t>—0</w:t>
      </w:r>
      <w:r w:rsidRPr="00330AA9">
        <w:rPr>
          <w:rFonts w:ascii="宋体" w:eastAsia="宋体" w:hAnsi="宋体" w:cs="宋体" w:hint="eastAsia"/>
        </w:rPr>
        <w:t>x</w:t>
      </w:r>
      <w:r w:rsidRPr="00330AA9">
        <w:rPr>
          <w:rFonts w:ascii="宋体" w:eastAsia="宋体" w:hAnsi="宋体" w:cs="宋体"/>
        </w:rPr>
        <w:t>b8</w:t>
      </w:r>
    </w:p>
    <w:tbl>
      <w:tblPr>
        <w:tblStyle w:val="14"/>
        <w:tblW w:w="0" w:type="auto"/>
        <w:jc w:val="center"/>
        <w:tblInd w:w="0" w:type="dxa"/>
        <w:tblLook w:val="04A0" w:firstRow="1" w:lastRow="0" w:firstColumn="1" w:lastColumn="0" w:noHBand="0" w:noVBand="1"/>
      </w:tblPr>
      <w:tblGrid>
        <w:gridCol w:w="704"/>
        <w:gridCol w:w="1985"/>
        <w:gridCol w:w="1559"/>
        <w:gridCol w:w="2121"/>
        <w:gridCol w:w="1927"/>
      </w:tblGrid>
      <w:tr w:rsidR="00330AA9" w:rsidRPr="008509C2" w14:paraId="47457DE9" w14:textId="77777777" w:rsidTr="002575C8">
        <w:trPr>
          <w:trHeight w:val="454"/>
          <w:jc w:val="center"/>
        </w:trPr>
        <w:tc>
          <w:tcPr>
            <w:tcW w:w="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58107DB" w14:textId="56037ED1" w:rsidR="00330AA9" w:rsidRPr="008509C2" w:rsidRDefault="00330AA9" w:rsidP="00330AA9">
            <w:pPr>
              <w:jc w:val="center"/>
              <w:rPr>
                <w:rFonts w:ascii="宋体" w:eastAsia="宋体" w:hAnsi="宋体"/>
                <w:szCs w:val="21"/>
              </w:rPr>
            </w:pPr>
            <w:r w:rsidRPr="00BD5356">
              <w:rPr>
                <w:rFonts w:ascii="宋体" w:eastAsia="宋体" w:hAnsi="宋体" w:cs="宋体" w:hint="eastAsia"/>
              </w:rPr>
              <w:t>序号</w:t>
            </w:r>
          </w:p>
        </w:tc>
        <w:tc>
          <w:tcPr>
            <w:tcW w:w="19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21749E1" w14:textId="269E066A" w:rsidR="00330AA9" w:rsidRPr="008509C2" w:rsidRDefault="00330AA9" w:rsidP="00330AA9">
            <w:pPr>
              <w:jc w:val="center"/>
              <w:rPr>
                <w:rFonts w:ascii="宋体" w:eastAsia="宋体" w:hAnsi="宋体" w:cs="宋体"/>
                <w:szCs w:val="21"/>
              </w:rPr>
            </w:pPr>
            <w:r w:rsidRPr="00BD5356">
              <w:rPr>
                <w:rFonts w:ascii="宋体" w:eastAsia="宋体" w:hAnsi="宋体" w:cs="宋体" w:hint="eastAsia"/>
              </w:rPr>
              <w:t>字段定义</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27A171A" w14:textId="00F677A3" w:rsidR="00330AA9" w:rsidRPr="008509C2" w:rsidRDefault="00330AA9" w:rsidP="00330AA9">
            <w:pPr>
              <w:jc w:val="center"/>
              <w:rPr>
                <w:rFonts w:ascii="宋体" w:eastAsia="宋体" w:hAnsi="宋体"/>
                <w:szCs w:val="21"/>
              </w:rPr>
            </w:pPr>
            <w:r w:rsidRPr="00BD5356">
              <w:rPr>
                <w:rFonts w:ascii="宋体" w:eastAsia="宋体" w:hAnsi="宋体" w:cs="宋体" w:hint="eastAsia"/>
              </w:rPr>
              <w:t>长度（字节）</w:t>
            </w:r>
          </w:p>
        </w:tc>
        <w:tc>
          <w:tcPr>
            <w:tcW w:w="21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0D51C89" w14:textId="0A585A32" w:rsidR="00330AA9" w:rsidRPr="008509C2" w:rsidRDefault="00330AA9" w:rsidP="00330AA9">
            <w:pPr>
              <w:jc w:val="center"/>
              <w:rPr>
                <w:rFonts w:ascii="宋体" w:eastAsia="宋体" w:hAnsi="宋体"/>
                <w:szCs w:val="21"/>
              </w:rPr>
            </w:pPr>
            <w:r w:rsidRPr="00BD5356">
              <w:rPr>
                <w:rFonts w:ascii="宋体" w:eastAsia="宋体" w:hAnsi="宋体" w:cs="宋体" w:hint="eastAsia"/>
              </w:rPr>
              <w:t>参数说明</w:t>
            </w:r>
          </w:p>
        </w:tc>
        <w:tc>
          <w:tcPr>
            <w:tcW w:w="19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AB47051" w14:textId="7A88E98F" w:rsidR="00330AA9" w:rsidRPr="008509C2" w:rsidRDefault="00330AA9" w:rsidP="00330AA9">
            <w:pPr>
              <w:jc w:val="center"/>
              <w:rPr>
                <w:rFonts w:ascii="宋体" w:eastAsia="宋体" w:hAnsi="宋体"/>
                <w:szCs w:val="21"/>
              </w:rPr>
            </w:pPr>
            <w:r w:rsidRPr="00BD5356">
              <w:rPr>
                <w:rFonts w:ascii="宋体" w:eastAsia="宋体" w:hAnsi="宋体" w:cs="宋体" w:hint="eastAsia"/>
              </w:rPr>
              <w:t>备注</w:t>
            </w:r>
          </w:p>
        </w:tc>
      </w:tr>
      <w:tr w:rsidR="00330AA9" w:rsidRPr="008509C2" w14:paraId="26710B7F" w14:textId="77777777" w:rsidTr="00330AA9">
        <w:trPr>
          <w:trHeight w:val="454"/>
          <w:jc w:val="center"/>
        </w:trPr>
        <w:tc>
          <w:tcPr>
            <w:tcW w:w="704" w:type="dxa"/>
            <w:tcBorders>
              <w:top w:val="single" w:sz="4" w:space="0" w:color="auto"/>
              <w:left w:val="single" w:sz="4" w:space="0" w:color="auto"/>
              <w:bottom w:val="single" w:sz="4" w:space="0" w:color="auto"/>
              <w:right w:val="single" w:sz="4" w:space="0" w:color="auto"/>
            </w:tcBorders>
            <w:vAlign w:val="center"/>
          </w:tcPr>
          <w:p w14:paraId="610D3F69" w14:textId="2B940C23" w:rsidR="00330AA9" w:rsidRPr="008509C2" w:rsidRDefault="00330AA9">
            <w:pPr>
              <w:jc w:val="center"/>
              <w:rPr>
                <w:rFonts w:ascii="宋体" w:eastAsia="宋体" w:hAnsi="宋体"/>
                <w:szCs w:val="21"/>
              </w:rPr>
            </w:pPr>
            <w:r>
              <w:rPr>
                <w:rFonts w:ascii="宋体" w:eastAsia="宋体" w:hAnsi="宋体" w:hint="eastAsia"/>
                <w:szCs w:val="21"/>
              </w:rPr>
              <w:t>1</w:t>
            </w:r>
          </w:p>
        </w:tc>
        <w:tc>
          <w:tcPr>
            <w:tcW w:w="1985" w:type="dxa"/>
            <w:tcBorders>
              <w:top w:val="single" w:sz="4" w:space="0" w:color="auto"/>
              <w:left w:val="single" w:sz="4" w:space="0" w:color="auto"/>
              <w:bottom w:val="single" w:sz="4" w:space="0" w:color="auto"/>
              <w:right w:val="single" w:sz="4" w:space="0" w:color="auto"/>
            </w:tcBorders>
            <w:vAlign w:val="center"/>
          </w:tcPr>
          <w:p w14:paraId="544687D2" w14:textId="3AAF1F9C" w:rsidR="00330AA9" w:rsidRPr="008509C2" w:rsidRDefault="00330AA9">
            <w:pPr>
              <w:jc w:val="center"/>
              <w:rPr>
                <w:rFonts w:ascii="宋体" w:eastAsia="宋体" w:hAnsi="宋体" w:cs="宋体"/>
                <w:szCs w:val="21"/>
              </w:rPr>
            </w:pPr>
            <w:r>
              <w:rPr>
                <w:rFonts w:ascii="宋体" w:eastAsia="宋体" w:hAnsi="宋体" w:cs="宋体" w:hint="eastAsia"/>
                <w:szCs w:val="21"/>
              </w:rPr>
              <w:t>执行结果</w:t>
            </w:r>
          </w:p>
        </w:tc>
        <w:tc>
          <w:tcPr>
            <w:tcW w:w="1559" w:type="dxa"/>
            <w:tcBorders>
              <w:top w:val="single" w:sz="4" w:space="0" w:color="auto"/>
              <w:left w:val="single" w:sz="4" w:space="0" w:color="auto"/>
              <w:bottom w:val="single" w:sz="4" w:space="0" w:color="auto"/>
              <w:right w:val="single" w:sz="4" w:space="0" w:color="auto"/>
            </w:tcBorders>
            <w:vAlign w:val="center"/>
          </w:tcPr>
          <w:p w14:paraId="30D5539D" w14:textId="7DA7F1BD" w:rsidR="00330AA9" w:rsidRPr="008509C2" w:rsidRDefault="00330AA9">
            <w:pPr>
              <w:jc w:val="center"/>
              <w:rPr>
                <w:rFonts w:ascii="宋体" w:eastAsia="宋体" w:hAnsi="宋体"/>
                <w:szCs w:val="21"/>
              </w:rPr>
            </w:pPr>
            <w:r>
              <w:rPr>
                <w:rFonts w:ascii="宋体" w:eastAsia="宋体" w:hAnsi="宋体" w:hint="eastAsia"/>
                <w:szCs w:val="21"/>
              </w:rPr>
              <w:t>1</w:t>
            </w:r>
          </w:p>
        </w:tc>
        <w:tc>
          <w:tcPr>
            <w:tcW w:w="2121" w:type="dxa"/>
            <w:tcBorders>
              <w:top w:val="single" w:sz="4" w:space="0" w:color="auto"/>
              <w:left w:val="single" w:sz="4" w:space="0" w:color="auto"/>
              <w:bottom w:val="single" w:sz="4" w:space="0" w:color="auto"/>
              <w:right w:val="single" w:sz="4" w:space="0" w:color="auto"/>
            </w:tcBorders>
            <w:vAlign w:val="center"/>
          </w:tcPr>
          <w:p w14:paraId="3CD251AC" w14:textId="52A78D16" w:rsidR="00330AA9" w:rsidRDefault="00330AA9" w:rsidP="00330AA9">
            <w:pPr>
              <w:jc w:val="both"/>
              <w:rPr>
                <w:rFonts w:ascii="宋体" w:eastAsia="宋体" w:hAnsi="宋体"/>
                <w:szCs w:val="21"/>
              </w:rPr>
            </w:pPr>
            <w:r>
              <w:rPr>
                <w:rFonts w:ascii="宋体" w:eastAsia="宋体" w:hAnsi="宋体" w:hint="eastAsia"/>
                <w:szCs w:val="21"/>
              </w:rPr>
              <w:t>0x</w:t>
            </w:r>
            <w:r>
              <w:rPr>
                <w:rFonts w:ascii="宋体" w:eastAsia="宋体" w:hAnsi="宋体"/>
                <w:szCs w:val="21"/>
              </w:rPr>
              <w:t>00:</w:t>
            </w:r>
            <w:r>
              <w:rPr>
                <w:rFonts w:ascii="宋体" w:eastAsia="宋体" w:hAnsi="宋体" w:hint="eastAsia"/>
                <w:szCs w:val="21"/>
              </w:rPr>
              <w:t>接收成功；</w:t>
            </w:r>
          </w:p>
          <w:p w14:paraId="02F57D17" w14:textId="41B0E497" w:rsidR="00330AA9" w:rsidRPr="008509C2" w:rsidRDefault="00330AA9" w:rsidP="00330AA9">
            <w:pPr>
              <w:jc w:val="both"/>
              <w:rPr>
                <w:rFonts w:ascii="宋体" w:eastAsia="宋体" w:hAnsi="宋体"/>
                <w:szCs w:val="21"/>
              </w:rPr>
            </w:pPr>
            <w:r>
              <w:rPr>
                <w:rFonts w:ascii="宋体" w:eastAsia="宋体" w:hAnsi="宋体" w:hint="eastAsia"/>
                <w:szCs w:val="21"/>
              </w:rPr>
              <w:t>0x</w:t>
            </w:r>
            <w:r>
              <w:rPr>
                <w:rFonts w:ascii="宋体" w:eastAsia="宋体" w:hAnsi="宋体"/>
                <w:szCs w:val="21"/>
              </w:rPr>
              <w:t>01:</w:t>
            </w:r>
            <w:r>
              <w:rPr>
                <w:rFonts w:ascii="宋体" w:eastAsia="宋体" w:hAnsi="宋体" w:hint="eastAsia"/>
                <w:szCs w:val="21"/>
              </w:rPr>
              <w:t>失败</w:t>
            </w:r>
          </w:p>
        </w:tc>
        <w:tc>
          <w:tcPr>
            <w:tcW w:w="1927" w:type="dxa"/>
            <w:tcBorders>
              <w:top w:val="single" w:sz="4" w:space="0" w:color="auto"/>
              <w:left w:val="single" w:sz="4" w:space="0" w:color="auto"/>
              <w:bottom w:val="single" w:sz="4" w:space="0" w:color="auto"/>
              <w:right w:val="single" w:sz="4" w:space="0" w:color="auto"/>
            </w:tcBorders>
          </w:tcPr>
          <w:p w14:paraId="1ECC80AC" w14:textId="77777777" w:rsidR="00330AA9" w:rsidRPr="008509C2" w:rsidRDefault="00330AA9">
            <w:pPr>
              <w:jc w:val="center"/>
              <w:rPr>
                <w:rFonts w:ascii="宋体" w:eastAsia="宋体" w:hAnsi="宋体"/>
                <w:szCs w:val="21"/>
              </w:rPr>
            </w:pPr>
          </w:p>
        </w:tc>
      </w:tr>
    </w:tbl>
    <w:p w14:paraId="7575F207" w14:textId="77777777" w:rsidR="008C0DAE" w:rsidRPr="00330AA9" w:rsidRDefault="008C0DAE" w:rsidP="002575C8">
      <w:pPr>
        <w:pStyle w:val="2"/>
        <w:numPr>
          <w:ilvl w:val="2"/>
          <w:numId w:val="15"/>
        </w:numPr>
        <w:spacing w:beforeLines="50" w:before="120" w:after="0"/>
        <w:rPr>
          <w:rFonts w:ascii="黑体" w:eastAsia="黑体" w:hAnsi="黑体"/>
          <w:b w:val="0"/>
          <w:sz w:val="21"/>
          <w:szCs w:val="21"/>
        </w:rPr>
      </w:pPr>
      <w:bookmarkStart w:id="151" w:name="_Toc118125143"/>
      <w:bookmarkStart w:id="152" w:name="_Toc118125810"/>
      <w:bookmarkStart w:id="153" w:name="_重连上报设备信息（0x1b）"/>
      <w:bookmarkStart w:id="154" w:name="_Toc118125153"/>
      <w:bookmarkStart w:id="155" w:name="_Toc119050737"/>
      <w:bookmarkEnd w:id="151"/>
      <w:bookmarkEnd w:id="152"/>
      <w:bookmarkEnd w:id="153"/>
      <w:r w:rsidRPr="00330AA9">
        <w:rPr>
          <w:rFonts w:ascii="黑体" w:eastAsia="黑体" w:hAnsi="黑体"/>
          <w:b w:val="0"/>
          <w:sz w:val="21"/>
          <w:szCs w:val="21"/>
        </w:rPr>
        <w:t>重连上报设备信息（0x1b）</w:t>
      </w:r>
      <w:bookmarkEnd w:id="154"/>
      <w:bookmarkEnd w:id="155"/>
    </w:p>
    <w:p w14:paraId="48D2DE52" w14:textId="77EAA861" w:rsidR="008C0DAE" w:rsidRDefault="008C0DAE" w:rsidP="00330AA9">
      <w:pPr>
        <w:spacing w:after="0" w:line="400" w:lineRule="exact"/>
        <w:ind w:left="0" w:firstLineChars="200" w:firstLine="420"/>
        <w:rPr>
          <w:rFonts w:ascii="宋体" w:eastAsia="宋体" w:hAnsi="宋体" w:cs="宋体"/>
        </w:rPr>
      </w:pPr>
      <w:r>
        <w:rPr>
          <w:rFonts w:ascii="宋体" w:eastAsia="宋体" w:hAnsi="宋体" w:cs="宋体"/>
        </w:rPr>
        <w:t>说明：每次设备发起连接的时候都主动上报此</w:t>
      </w:r>
      <w:r w:rsidR="00930BE5">
        <w:rPr>
          <w:rFonts w:ascii="宋体" w:eastAsia="宋体" w:hAnsi="宋体" w:cs="宋体" w:hint="eastAsia"/>
        </w:rPr>
        <w:t>报文</w:t>
      </w:r>
    </w:p>
    <w:p w14:paraId="6DF1CE78" w14:textId="621B0DB2" w:rsidR="00E56931" w:rsidRDefault="00E56931" w:rsidP="00E56931">
      <w:pPr>
        <w:spacing w:after="0" w:line="240" w:lineRule="auto"/>
        <w:ind w:left="0" w:firstLine="0"/>
        <w:jc w:val="center"/>
        <w:rPr>
          <w:rFonts w:ascii="宋体" w:eastAsia="宋体" w:hAnsi="宋体"/>
        </w:rPr>
      </w:pPr>
      <w:r>
        <w:rPr>
          <w:rFonts w:ascii="宋体" w:eastAsia="宋体" w:hAnsi="宋体" w:cs="宋体" w:hint="eastAsia"/>
        </w:rPr>
        <w:t>表</w:t>
      </w:r>
      <w:r w:rsidR="00C01350">
        <w:rPr>
          <w:rFonts w:ascii="宋体" w:eastAsia="宋体" w:hAnsi="宋体" w:cs="宋体" w:hint="eastAsia"/>
        </w:rPr>
        <w:t>3</w:t>
      </w:r>
      <w:r w:rsidR="00C01350">
        <w:rPr>
          <w:rFonts w:ascii="宋体" w:eastAsia="宋体" w:hAnsi="宋体" w:cs="宋体"/>
        </w:rPr>
        <w:t>-</w:t>
      </w:r>
      <w:r>
        <w:rPr>
          <w:rFonts w:ascii="宋体" w:eastAsia="宋体" w:hAnsi="宋体" w:cs="宋体" w:hint="eastAsia"/>
        </w:rPr>
        <w:t>3</w:t>
      </w:r>
      <w:r>
        <w:rPr>
          <w:rFonts w:ascii="宋体" w:eastAsia="宋体" w:hAnsi="宋体" w:cs="宋体"/>
        </w:rPr>
        <w:t xml:space="preserve"> </w:t>
      </w:r>
      <w:r>
        <w:rPr>
          <w:rFonts w:ascii="宋体" w:eastAsia="宋体" w:hAnsi="宋体" w:cs="宋体" w:hint="eastAsia"/>
        </w:rPr>
        <w:t>消息上报</w:t>
      </w:r>
      <w:r>
        <w:rPr>
          <w:rFonts w:ascii="宋体" w:eastAsia="宋体" w:hAnsi="宋体" w:cs="宋体"/>
        </w:rPr>
        <w:t>—0</w:t>
      </w:r>
      <w:r>
        <w:rPr>
          <w:rFonts w:ascii="宋体" w:eastAsia="宋体" w:hAnsi="宋体" w:cs="宋体" w:hint="eastAsia"/>
        </w:rPr>
        <w:t>x</w:t>
      </w:r>
      <w:r>
        <w:rPr>
          <w:rFonts w:ascii="宋体" w:eastAsia="宋体" w:hAnsi="宋体" w:cs="宋体"/>
        </w:rPr>
        <w:t>1b</w:t>
      </w:r>
    </w:p>
    <w:tbl>
      <w:tblPr>
        <w:tblW w:w="4921" w:type="pct"/>
        <w:tblLayout w:type="fixed"/>
        <w:tblCellMar>
          <w:left w:w="201" w:type="dxa"/>
          <w:right w:w="115" w:type="dxa"/>
        </w:tblCellMar>
        <w:tblLook w:val="0000" w:firstRow="0" w:lastRow="0" w:firstColumn="0" w:lastColumn="0" w:noHBand="0" w:noVBand="0"/>
      </w:tblPr>
      <w:tblGrid>
        <w:gridCol w:w="849"/>
        <w:gridCol w:w="1981"/>
        <w:gridCol w:w="1560"/>
        <w:gridCol w:w="2127"/>
        <w:gridCol w:w="1842"/>
      </w:tblGrid>
      <w:tr w:rsidR="00E56931" w:rsidRPr="006E2E0E" w14:paraId="3F184BB3" w14:textId="7A93C462" w:rsidTr="00930BE5">
        <w:trPr>
          <w:trHeight w:val="454"/>
        </w:trPr>
        <w:tc>
          <w:tcPr>
            <w:tcW w:w="50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A7B94B" w14:textId="77777777" w:rsidR="00E56931" w:rsidRPr="006E2E0E" w:rsidRDefault="00E56931" w:rsidP="00E56931">
            <w:pPr>
              <w:spacing w:after="0"/>
              <w:ind w:left="0" w:firstLine="0"/>
              <w:rPr>
                <w:rFonts w:ascii="宋体" w:eastAsia="宋体" w:hAnsi="宋体"/>
              </w:rPr>
            </w:pPr>
            <w:bookmarkStart w:id="156" w:name="_Hlk118121666"/>
            <w:r w:rsidRPr="006E2E0E">
              <w:rPr>
                <w:rFonts w:ascii="宋体" w:eastAsia="宋体" w:hAnsi="宋体" w:cs="宋体"/>
              </w:rPr>
              <w:lastRenderedPageBreak/>
              <w:t>序号</w:t>
            </w:r>
          </w:p>
        </w:tc>
        <w:tc>
          <w:tcPr>
            <w:tcW w:w="11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7C535B" w14:textId="77777777" w:rsidR="00E56931" w:rsidRPr="006E2E0E" w:rsidRDefault="00E56931" w:rsidP="00E56931">
            <w:pPr>
              <w:spacing w:after="0"/>
              <w:ind w:left="0" w:firstLine="0"/>
              <w:jc w:val="center"/>
              <w:rPr>
                <w:rFonts w:ascii="宋体" w:eastAsia="宋体" w:hAnsi="宋体"/>
              </w:rPr>
            </w:pPr>
            <w:r w:rsidRPr="006E2E0E">
              <w:rPr>
                <w:rFonts w:ascii="宋体" w:eastAsia="宋体" w:hAnsi="宋体" w:cs="宋体"/>
              </w:rPr>
              <w:t>字段定义</w:t>
            </w:r>
          </w:p>
        </w:tc>
        <w:tc>
          <w:tcPr>
            <w:tcW w:w="93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1968D1F" w14:textId="77777777" w:rsidR="00E56931" w:rsidRPr="006E2E0E" w:rsidRDefault="00E56931" w:rsidP="00E56931">
            <w:pPr>
              <w:spacing w:after="0"/>
              <w:ind w:left="0" w:firstLine="0"/>
              <w:jc w:val="center"/>
              <w:rPr>
                <w:rFonts w:ascii="宋体" w:eastAsia="宋体" w:hAnsi="宋体"/>
              </w:rPr>
            </w:pPr>
            <w:r w:rsidRPr="006E2E0E">
              <w:rPr>
                <w:rFonts w:ascii="宋体" w:eastAsia="宋体" w:hAnsi="宋体" w:cs="宋体"/>
              </w:rPr>
              <w:t>字节数</w:t>
            </w:r>
          </w:p>
        </w:tc>
        <w:tc>
          <w:tcPr>
            <w:tcW w:w="127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7B0A78B" w14:textId="77777777" w:rsidR="00E56931" w:rsidRPr="006E2E0E" w:rsidRDefault="00E56931" w:rsidP="00D05B3B">
            <w:pPr>
              <w:spacing w:after="0"/>
              <w:ind w:left="1" w:firstLine="0"/>
              <w:jc w:val="center"/>
              <w:rPr>
                <w:rFonts w:ascii="宋体" w:eastAsia="宋体" w:hAnsi="宋体"/>
              </w:rPr>
            </w:pPr>
            <w:r w:rsidRPr="006E2E0E">
              <w:rPr>
                <w:rFonts w:ascii="宋体" w:eastAsia="宋体" w:hAnsi="宋体" w:cs="宋体"/>
              </w:rPr>
              <w:t>参数说明</w:t>
            </w:r>
          </w:p>
        </w:tc>
        <w:tc>
          <w:tcPr>
            <w:tcW w:w="110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1E1D199" w14:textId="7604D419" w:rsidR="00E56931" w:rsidRPr="006E2E0E" w:rsidRDefault="00930BE5" w:rsidP="00930BE5">
            <w:pPr>
              <w:spacing w:after="0"/>
              <w:ind w:left="1" w:firstLine="0"/>
              <w:jc w:val="center"/>
              <w:rPr>
                <w:rFonts w:ascii="宋体" w:eastAsia="宋体" w:hAnsi="宋体" w:cs="宋体"/>
              </w:rPr>
            </w:pPr>
            <w:r>
              <w:rPr>
                <w:rFonts w:ascii="宋体" w:eastAsia="宋体" w:hAnsi="宋体" w:cs="宋体" w:hint="eastAsia"/>
              </w:rPr>
              <w:t>备注</w:t>
            </w:r>
          </w:p>
        </w:tc>
      </w:tr>
      <w:bookmarkEnd w:id="156"/>
      <w:tr w:rsidR="00E56931" w:rsidRPr="006E2E0E" w14:paraId="3E4240A6" w14:textId="1F32A6F0" w:rsidTr="00E56931">
        <w:trPr>
          <w:trHeight w:val="454"/>
        </w:trPr>
        <w:tc>
          <w:tcPr>
            <w:tcW w:w="5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1CE174" w14:textId="77777777" w:rsidR="00E56931" w:rsidRPr="00E56931" w:rsidRDefault="00E56931" w:rsidP="00E56931">
            <w:pPr>
              <w:spacing w:after="0"/>
              <w:ind w:left="3" w:firstLine="0"/>
              <w:jc w:val="center"/>
              <w:rPr>
                <w:rFonts w:ascii="宋体" w:eastAsia="宋体" w:hAnsi="宋体"/>
                <w:szCs w:val="28"/>
              </w:rPr>
            </w:pPr>
            <w:r w:rsidRPr="00E56931">
              <w:rPr>
                <w:rFonts w:ascii="宋体" w:eastAsia="宋体" w:hAnsi="宋体" w:cs="Calibri"/>
                <w:szCs w:val="28"/>
              </w:rPr>
              <w:t>1</w:t>
            </w:r>
          </w:p>
        </w:tc>
        <w:tc>
          <w:tcPr>
            <w:tcW w:w="11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01E74C" w14:textId="77777777" w:rsidR="00E56931" w:rsidRPr="00E56931" w:rsidRDefault="00E56931" w:rsidP="00D05B3B">
            <w:pPr>
              <w:spacing w:after="0"/>
              <w:ind w:left="121" w:firstLine="0"/>
              <w:rPr>
                <w:rFonts w:ascii="宋体" w:eastAsia="宋体" w:hAnsi="宋体"/>
                <w:szCs w:val="28"/>
              </w:rPr>
            </w:pPr>
            <w:r w:rsidRPr="00E56931">
              <w:rPr>
                <w:rFonts w:ascii="宋体" w:eastAsia="宋体" w:hAnsi="宋体" w:cs="宋体"/>
                <w:szCs w:val="28"/>
              </w:rPr>
              <w:t>硬件版本号</w:t>
            </w:r>
          </w:p>
        </w:tc>
        <w:tc>
          <w:tcPr>
            <w:tcW w:w="9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132560" w14:textId="77777777" w:rsidR="00E56931" w:rsidRPr="00E56931" w:rsidRDefault="00E56931" w:rsidP="00E56931">
            <w:pPr>
              <w:spacing w:after="0"/>
              <w:ind w:left="5" w:firstLine="0"/>
              <w:jc w:val="center"/>
              <w:rPr>
                <w:rFonts w:ascii="宋体" w:eastAsia="宋体" w:hAnsi="宋体"/>
                <w:szCs w:val="28"/>
              </w:rPr>
            </w:pPr>
            <w:r w:rsidRPr="00E56931">
              <w:rPr>
                <w:rFonts w:ascii="宋体" w:eastAsia="宋体" w:hAnsi="宋体" w:cs="Calibri"/>
                <w:szCs w:val="28"/>
              </w:rPr>
              <w:t>2Byte</w:t>
            </w:r>
          </w:p>
        </w:tc>
        <w:tc>
          <w:tcPr>
            <w:tcW w:w="1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8DBAC1" w14:textId="3375B5C5" w:rsidR="00E56931" w:rsidRPr="00E56931" w:rsidRDefault="00E56931" w:rsidP="00E56931">
            <w:pPr>
              <w:spacing w:after="0"/>
              <w:ind w:left="6" w:firstLine="0"/>
              <w:jc w:val="both"/>
              <w:rPr>
                <w:rFonts w:ascii="宋体" w:eastAsia="宋体" w:hAnsi="宋体"/>
                <w:szCs w:val="28"/>
              </w:rPr>
            </w:pPr>
            <w:commentRangeStart w:id="157"/>
            <w:r w:rsidRPr="00585200">
              <w:rPr>
                <w:rFonts w:ascii="宋体" w:eastAsia="宋体" w:hAnsi="宋体" w:cs="Calibri"/>
                <w:strike/>
                <w:color w:val="FF0000"/>
                <w:szCs w:val="28"/>
              </w:rPr>
              <w:t>BCD</w:t>
            </w:r>
            <w:r w:rsidRPr="00585200">
              <w:rPr>
                <w:rFonts w:ascii="宋体" w:eastAsia="宋体" w:hAnsi="宋体" w:cs="宋体"/>
                <w:strike/>
                <w:color w:val="FF0000"/>
                <w:szCs w:val="28"/>
              </w:rPr>
              <w:t>码</w:t>
            </w:r>
            <w:commentRangeEnd w:id="157"/>
            <w:r w:rsidR="00DB59BE" w:rsidRPr="00585200">
              <w:rPr>
                <w:rStyle w:val="ad"/>
                <w:color w:val="FF0000"/>
              </w:rPr>
              <w:commentReference w:id="157"/>
            </w:r>
            <w:r w:rsidRPr="00E56931">
              <w:rPr>
                <w:rFonts w:ascii="宋体" w:eastAsia="宋体" w:hAnsi="宋体" w:cs="宋体"/>
                <w:szCs w:val="28"/>
              </w:rPr>
              <w:t xml:space="preserve">：例如 </w:t>
            </w:r>
            <w:r w:rsidRPr="00E56931">
              <w:rPr>
                <w:rFonts w:ascii="宋体" w:eastAsia="宋体" w:hAnsi="宋体" w:cs="Calibri"/>
                <w:szCs w:val="28"/>
              </w:rPr>
              <w:t>0x1234</w:t>
            </w:r>
            <w:r>
              <w:rPr>
                <w:rFonts w:ascii="宋体" w:eastAsia="宋体" w:hAnsi="宋体" w:cs="Calibri"/>
                <w:szCs w:val="28"/>
              </w:rPr>
              <w:t>,</w:t>
            </w:r>
            <w:r w:rsidRPr="00E56931">
              <w:rPr>
                <w:rFonts w:ascii="宋体" w:eastAsia="宋体" w:hAnsi="宋体" w:cs="宋体"/>
                <w:szCs w:val="28"/>
              </w:rPr>
              <w:t xml:space="preserve">则版本号为 </w:t>
            </w:r>
            <w:r w:rsidRPr="00E56931">
              <w:rPr>
                <w:rFonts w:ascii="宋体" w:eastAsia="宋体" w:hAnsi="宋体" w:cs="Calibri"/>
                <w:szCs w:val="28"/>
              </w:rPr>
              <w:t>12.34</w:t>
            </w:r>
          </w:p>
        </w:tc>
        <w:tc>
          <w:tcPr>
            <w:tcW w:w="1102" w:type="pct"/>
            <w:tcBorders>
              <w:top w:val="single" w:sz="4" w:space="0" w:color="000000"/>
              <w:left w:val="single" w:sz="4" w:space="0" w:color="000000"/>
              <w:bottom w:val="single" w:sz="4" w:space="0" w:color="000000"/>
              <w:right w:val="single" w:sz="4" w:space="0" w:color="000000"/>
            </w:tcBorders>
          </w:tcPr>
          <w:p w14:paraId="753AFC2F" w14:textId="77777777" w:rsidR="00E56931" w:rsidRPr="00E56931" w:rsidRDefault="00E56931" w:rsidP="00D05B3B">
            <w:pPr>
              <w:spacing w:after="0"/>
              <w:ind w:left="6" w:firstLine="0"/>
              <w:jc w:val="center"/>
              <w:rPr>
                <w:rFonts w:ascii="宋体" w:eastAsia="宋体" w:hAnsi="宋体" w:cs="Calibri"/>
                <w:szCs w:val="28"/>
              </w:rPr>
            </w:pPr>
          </w:p>
        </w:tc>
      </w:tr>
      <w:tr w:rsidR="00E56931" w:rsidRPr="006E2E0E" w14:paraId="00FB49FF" w14:textId="72E97D59" w:rsidTr="00E56931">
        <w:trPr>
          <w:trHeight w:val="454"/>
        </w:trPr>
        <w:tc>
          <w:tcPr>
            <w:tcW w:w="5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B70589" w14:textId="77777777" w:rsidR="00E56931" w:rsidRPr="00585200" w:rsidRDefault="00E56931" w:rsidP="00E56931">
            <w:pPr>
              <w:spacing w:after="0"/>
              <w:ind w:left="3" w:firstLine="0"/>
              <w:jc w:val="center"/>
              <w:rPr>
                <w:rFonts w:ascii="宋体" w:eastAsia="宋体" w:hAnsi="宋体"/>
                <w:color w:val="0000FF"/>
                <w:szCs w:val="28"/>
              </w:rPr>
            </w:pPr>
            <w:r w:rsidRPr="00585200">
              <w:rPr>
                <w:rFonts w:ascii="宋体" w:eastAsia="宋体" w:hAnsi="宋体" w:cs="Calibri"/>
                <w:color w:val="0000FF"/>
                <w:szCs w:val="28"/>
              </w:rPr>
              <w:t>2</w:t>
            </w:r>
          </w:p>
        </w:tc>
        <w:tc>
          <w:tcPr>
            <w:tcW w:w="11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5C1B75" w14:textId="77777777" w:rsidR="00E56931" w:rsidRPr="00585200" w:rsidRDefault="00E56931" w:rsidP="00D05B3B">
            <w:pPr>
              <w:spacing w:after="0"/>
              <w:ind w:left="121" w:firstLine="0"/>
              <w:rPr>
                <w:rFonts w:ascii="宋体" w:eastAsia="宋体" w:hAnsi="宋体"/>
                <w:color w:val="0000FF"/>
                <w:szCs w:val="28"/>
              </w:rPr>
            </w:pPr>
            <w:r w:rsidRPr="00585200">
              <w:rPr>
                <w:rFonts w:ascii="宋体" w:eastAsia="宋体" w:hAnsi="宋体" w:cs="宋体"/>
                <w:color w:val="0000FF"/>
                <w:szCs w:val="28"/>
              </w:rPr>
              <w:t>软件版本号</w:t>
            </w:r>
          </w:p>
        </w:tc>
        <w:tc>
          <w:tcPr>
            <w:tcW w:w="9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96244E" w14:textId="00B84190" w:rsidR="00E56931" w:rsidRPr="00585200" w:rsidRDefault="00F823B8" w:rsidP="00E56931">
            <w:pPr>
              <w:spacing w:after="0"/>
              <w:ind w:left="5" w:firstLine="0"/>
              <w:jc w:val="center"/>
              <w:rPr>
                <w:rFonts w:ascii="宋体" w:eastAsia="宋体" w:hAnsi="宋体"/>
                <w:color w:val="0000FF"/>
                <w:szCs w:val="28"/>
              </w:rPr>
            </w:pPr>
            <w:r w:rsidRPr="00585200">
              <w:rPr>
                <w:rFonts w:ascii="宋体" w:eastAsia="宋体" w:hAnsi="宋体" w:cs="Calibri"/>
                <w:color w:val="0000FF"/>
                <w:szCs w:val="28"/>
              </w:rPr>
              <w:t>3</w:t>
            </w:r>
            <w:commentRangeStart w:id="158"/>
            <w:r w:rsidR="00E56931" w:rsidRPr="00585200">
              <w:rPr>
                <w:rFonts w:ascii="宋体" w:eastAsia="宋体" w:hAnsi="宋体" w:cs="Calibri"/>
                <w:color w:val="0000FF"/>
                <w:szCs w:val="28"/>
              </w:rPr>
              <w:t>Byte</w:t>
            </w:r>
            <w:commentRangeEnd w:id="158"/>
            <w:r w:rsidR="009D6992" w:rsidRPr="00585200">
              <w:rPr>
                <w:rStyle w:val="ad"/>
                <w:color w:val="0000FF"/>
              </w:rPr>
              <w:commentReference w:id="158"/>
            </w:r>
          </w:p>
        </w:tc>
        <w:tc>
          <w:tcPr>
            <w:tcW w:w="1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FBA524" w14:textId="0F8EAE4D" w:rsidR="00E56931" w:rsidRPr="00585200" w:rsidRDefault="00E56931" w:rsidP="00E56931">
            <w:pPr>
              <w:spacing w:after="0"/>
              <w:ind w:left="6" w:firstLine="0"/>
              <w:jc w:val="both"/>
              <w:rPr>
                <w:rFonts w:ascii="宋体" w:eastAsia="宋体" w:hAnsi="宋体"/>
                <w:color w:val="0000FF"/>
                <w:szCs w:val="28"/>
              </w:rPr>
            </w:pPr>
            <w:r w:rsidRPr="00585200">
              <w:rPr>
                <w:rFonts w:ascii="宋体" w:eastAsia="宋体" w:hAnsi="宋体" w:cs="Calibri"/>
                <w:color w:val="0000FF"/>
                <w:szCs w:val="28"/>
              </w:rPr>
              <w:t xml:space="preserve">BCD </w:t>
            </w:r>
            <w:r w:rsidRPr="00585200">
              <w:rPr>
                <w:rFonts w:ascii="宋体" w:eastAsia="宋体" w:hAnsi="宋体" w:cs="宋体"/>
                <w:color w:val="0000FF"/>
                <w:szCs w:val="28"/>
              </w:rPr>
              <w:t>码：</w:t>
            </w:r>
            <w:r w:rsidR="00F823B8" w:rsidRPr="00585200">
              <w:rPr>
                <w:rFonts w:ascii="宋体" w:eastAsia="宋体" w:hAnsi="宋体" w:cs="Calibri" w:hint="eastAsia"/>
                <w:color w:val="0000FF"/>
                <w:szCs w:val="28"/>
              </w:rPr>
              <w:t>例如0x</w:t>
            </w:r>
            <w:r w:rsidR="00F823B8" w:rsidRPr="00585200">
              <w:rPr>
                <w:rFonts w:ascii="宋体" w:eastAsia="宋体" w:hAnsi="宋体" w:cs="Calibri"/>
                <w:color w:val="0000FF"/>
                <w:szCs w:val="28"/>
              </w:rPr>
              <w:t>123456,</w:t>
            </w:r>
            <w:r w:rsidR="00F823B8" w:rsidRPr="00585200">
              <w:rPr>
                <w:rFonts w:ascii="宋体" w:eastAsia="宋体" w:hAnsi="宋体" w:cs="Calibri" w:hint="eastAsia"/>
                <w:color w:val="0000FF"/>
                <w:szCs w:val="28"/>
              </w:rPr>
              <w:t>则版本号为1</w:t>
            </w:r>
            <w:r w:rsidR="00F823B8" w:rsidRPr="00585200">
              <w:rPr>
                <w:rFonts w:ascii="宋体" w:eastAsia="宋体" w:hAnsi="宋体" w:cs="Calibri"/>
                <w:color w:val="0000FF"/>
                <w:szCs w:val="28"/>
              </w:rPr>
              <w:t>2.34.56</w:t>
            </w:r>
            <w:r w:rsidR="00F823B8" w:rsidRPr="00585200">
              <w:rPr>
                <w:rFonts w:ascii="宋体" w:eastAsia="宋体" w:hAnsi="宋体" w:cs="Calibri" w:hint="eastAsia"/>
                <w:color w:val="0000FF"/>
                <w:szCs w:val="28"/>
              </w:rPr>
              <w:t>。</w:t>
            </w:r>
            <w:r w:rsidR="00990A26" w:rsidRPr="00585200">
              <w:rPr>
                <w:rFonts w:ascii="宋体" w:eastAsia="宋体" w:hAnsi="宋体" w:cs="Calibri" w:hint="eastAsia"/>
                <w:color w:val="0000FF"/>
                <w:szCs w:val="28"/>
              </w:rPr>
              <w:t>高</w:t>
            </w:r>
            <w:r w:rsidR="00F823B8" w:rsidRPr="00585200">
              <w:rPr>
                <w:rFonts w:ascii="宋体" w:eastAsia="宋体" w:hAnsi="宋体" w:cs="Calibri" w:hint="eastAsia"/>
                <w:color w:val="0000FF"/>
                <w:szCs w:val="28"/>
              </w:rPr>
              <w:t>位字节为0x</w:t>
            </w:r>
            <w:r w:rsidR="00F823B8" w:rsidRPr="00585200">
              <w:rPr>
                <w:rFonts w:ascii="宋体" w:eastAsia="宋体" w:hAnsi="宋体" w:cs="Calibri"/>
                <w:color w:val="0000FF"/>
                <w:szCs w:val="28"/>
              </w:rPr>
              <w:t>ff</w:t>
            </w:r>
            <w:r w:rsidR="00F823B8" w:rsidRPr="00585200">
              <w:rPr>
                <w:rFonts w:ascii="宋体" w:eastAsia="宋体" w:hAnsi="宋体" w:cs="Calibri" w:hint="eastAsia"/>
                <w:color w:val="0000FF"/>
                <w:szCs w:val="28"/>
              </w:rPr>
              <w:t>时无效，不显示</w:t>
            </w:r>
          </w:p>
        </w:tc>
        <w:tc>
          <w:tcPr>
            <w:tcW w:w="1102" w:type="pct"/>
            <w:tcBorders>
              <w:top w:val="single" w:sz="4" w:space="0" w:color="000000"/>
              <w:left w:val="single" w:sz="4" w:space="0" w:color="000000"/>
              <w:bottom w:val="single" w:sz="4" w:space="0" w:color="000000"/>
              <w:right w:val="single" w:sz="4" w:space="0" w:color="000000"/>
            </w:tcBorders>
          </w:tcPr>
          <w:p w14:paraId="027ABD4A" w14:textId="26AA704E" w:rsidR="00E56931" w:rsidRPr="00585200" w:rsidRDefault="009D6992" w:rsidP="009D6992">
            <w:pPr>
              <w:spacing w:after="0"/>
              <w:ind w:left="6" w:firstLine="0"/>
              <w:rPr>
                <w:rFonts w:ascii="宋体" w:eastAsia="宋体" w:hAnsi="宋体" w:cs="Calibri"/>
                <w:color w:val="0000FF"/>
                <w:szCs w:val="28"/>
              </w:rPr>
            </w:pPr>
            <w:r w:rsidRPr="00585200">
              <w:rPr>
                <w:rFonts w:ascii="宋体" w:eastAsia="宋体" w:hAnsi="宋体" w:cs="Calibri" w:hint="eastAsia"/>
                <w:color w:val="0000FF"/>
                <w:szCs w:val="28"/>
              </w:rPr>
              <w:t>扩展软件版本号字节，拓展版本范围</w:t>
            </w:r>
            <w:r w:rsidR="00421C2A" w:rsidRPr="00585200">
              <w:rPr>
                <w:rFonts w:ascii="宋体" w:eastAsia="宋体" w:hAnsi="宋体" w:cs="Calibri" w:hint="eastAsia"/>
                <w:color w:val="0000FF"/>
                <w:szCs w:val="28"/>
              </w:rPr>
              <w:t>并兼容老版本号</w:t>
            </w:r>
          </w:p>
        </w:tc>
      </w:tr>
      <w:tr w:rsidR="00E56931" w:rsidRPr="006E2E0E" w14:paraId="538AF9A5" w14:textId="39BC8066" w:rsidTr="00E56931">
        <w:trPr>
          <w:cantSplit/>
          <w:trHeight w:val="1134"/>
        </w:trPr>
        <w:tc>
          <w:tcPr>
            <w:tcW w:w="5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526F1D" w14:textId="77777777" w:rsidR="00E56931" w:rsidRPr="00E56931" w:rsidRDefault="00E56931" w:rsidP="00E56931">
            <w:pPr>
              <w:spacing w:after="0"/>
              <w:ind w:left="3" w:firstLine="0"/>
              <w:jc w:val="center"/>
              <w:rPr>
                <w:rFonts w:ascii="宋体" w:eastAsia="宋体" w:hAnsi="宋体"/>
                <w:szCs w:val="28"/>
              </w:rPr>
            </w:pPr>
            <w:r w:rsidRPr="00E56931">
              <w:rPr>
                <w:rFonts w:ascii="宋体" w:eastAsia="宋体" w:hAnsi="宋体" w:cs="Calibri"/>
                <w:szCs w:val="28"/>
              </w:rPr>
              <w:t>3</w:t>
            </w:r>
          </w:p>
        </w:tc>
        <w:tc>
          <w:tcPr>
            <w:tcW w:w="11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7D7D35" w14:textId="77777777" w:rsidR="00E56931" w:rsidRPr="00E56931" w:rsidRDefault="00E56931" w:rsidP="00D05B3B">
            <w:pPr>
              <w:spacing w:after="0"/>
              <w:ind w:left="25" w:firstLine="0"/>
              <w:rPr>
                <w:rFonts w:ascii="宋体" w:eastAsia="宋体" w:hAnsi="宋体"/>
                <w:szCs w:val="28"/>
              </w:rPr>
            </w:pPr>
            <w:proofErr w:type="gramStart"/>
            <w:r w:rsidRPr="00E56931">
              <w:rPr>
                <w:rFonts w:ascii="宋体" w:eastAsia="宋体" w:hAnsi="宋体" w:cs="宋体"/>
                <w:szCs w:val="28"/>
              </w:rPr>
              <w:t>车机</w:t>
            </w:r>
            <w:proofErr w:type="gramEnd"/>
            <w:r w:rsidRPr="00E56931">
              <w:rPr>
                <w:rFonts w:ascii="宋体" w:eastAsia="宋体" w:hAnsi="宋体" w:cs="宋体"/>
                <w:szCs w:val="28"/>
              </w:rPr>
              <w:t xml:space="preserve"> </w:t>
            </w:r>
            <w:r w:rsidRPr="00E56931">
              <w:rPr>
                <w:rFonts w:ascii="宋体" w:eastAsia="宋体" w:hAnsi="宋体" w:cs="Calibri"/>
                <w:szCs w:val="28"/>
              </w:rPr>
              <w:t xml:space="preserve">SIM </w:t>
            </w:r>
            <w:r w:rsidRPr="00E56931">
              <w:rPr>
                <w:rFonts w:ascii="宋体" w:eastAsia="宋体" w:hAnsi="宋体" w:cs="宋体"/>
                <w:szCs w:val="28"/>
              </w:rPr>
              <w:t>卡号</w:t>
            </w:r>
          </w:p>
        </w:tc>
        <w:tc>
          <w:tcPr>
            <w:tcW w:w="9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393F1C" w14:textId="77777777" w:rsidR="00E56931" w:rsidRPr="00E56931" w:rsidRDefault="00E56931" w:rsidP="00E56931">
            <w:pPr>
              <w:spacing w:after="0"/>
              <w:ind w:left="5" w:firstLine="0"/>
              <w:jc w:val="center"/>
              <w:rPr>
                <w:rFonts w:ascii="宋体" w:eastAsia="宋体" w:hAnsi="宋体"/>
                <w:szCs w:val="28"/>
              </w:rPr>
            </w:pPr>
            <w:r w:rsidRPr="00E56931">
              <w:rPr>
                <w:rFonts w:ascii="宋体" w:eastAsia="宋体" w:hAnsi="宋体" w:cs="Calibri"/>
                <w:szCs w:val="28"/>
              </w:rPr>
              <w:t>10Byte</w:t>
            </w:r>
          </w:p>
        </w:tc>
        <w:tc>
          <w:tcPr>
            <w:tcW w:w="1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36DB62" w14:textId="77D5A883" w:rsidR="00E56931" w:rsidRPr="00E56931" w:rsidRDefault="00E56931" w:rsidP="00E56931">
            <w:pPr>
              <w:spacing w:after="0"/>
              <w:ind w:left="6" w:firstLine="0"/>
              <w:jc w:val="both"/>
              <w:rPr>
                <w:rFonts w:ascii="宋体" w:eastAsia="宋体" w:hAnsi="宋体" w:cs="Calibri"/>
                <w:szCs w:val="28"/>
              </w:rPr>
            </w:pPr>
            <w:r w:rsidRPr="00E56931">
              <w:rPr>
                <w:rFonts w:ascii="宋体" w:eastAsia="宋体" w:hAnsi="宋体" w:cs="Calibri"/>
                <w:szCs w:val="28"/>
              </w:rPr>
              <w:t>BCD 码</w:t>
            </w:r>
            <w:r w:rsidRPr="00E56931">
              <w:rPr>
                <w:rFonts w:ascii="宋体" w:eastAsia="宋体" w:hAnsi="宋体" w:cs="Calibri" w:hint="eastAsia"/>
                <w:szCs w:val="28"/>
              </w:rPr>
              <w:t>,</w:t>
            </w:r>
            <w:r w:rsidRPr="00E56931">
              <w:rPr>
                <w:rFonts w:ascii="宋体" w:eastAsia="宋体" w:hAnsi="宋体" w:cs="Calibri"/>
                <w:szCs w:val="28"/>
              </w:rPr>
              <w:t>例如：0x1234567891</w:t>
            </w:r>
            <w:r>
              <w:rPr>
                <w:rFonts w:ascii="宋体" w:eastAsia="宋体" w:hAnsi="宋体" w:cs="Calibri" w:hint="eastAsia"/>
                <w:szCs w:val="28"/>
              </w:rPr>
              <w:t>0，则SIM卡</w:t>
            </w:r>
            <w:r w:rsidRPr="00E56931">
              <w:rPr>
                <w:rFonts w:ascii="宋体" w:eastAsia="宋体" w:hAnsi="宋体" w:cs="Calibri"/>
                <w:szCs w:val="28"/>
              </w:rPr>
              <w:t>号</w:t>
            </w:r>
            <w:r>
              <w:rPr>
                <w:rFonts w:ascii="宋体" w:eastAsia="宋体" w:hAnsi="宋体" w:cs="Calibri" w:hint="eastAsia"/>
                <w:szCs w:val="28"/>
              </w:rPr>
              <w:t>为</w:t>
            </w:r>
            <w:r w:rsidRPr="00E56931">
              <w:rPr>
                <w:rFonts w:ascii="宋体" w:eastAsia="宋体" w:hAnsi="宋体" w:cs="Calibri"/>
                <w:szCs w:val="28"/>
              </w:rPr>
              <w:t xml:space="preserve"> 12345678910</w:t>
            </w:r>
          </w:p>
        </w:tc>
        <w:tc>
          <w:tcPr>
            <w:tcW w:w="1102" w:type="pct"/>
            <w:tcBorders>
              <w:top w:val="single" w:sz="4" w:space="0" w:color="000000"/>
              <w:left w:val="single" w:sz="4" w:space="0" w:color="000000"/>
              <w:bottom w:val="single" w:sz="4" w:space="0" w:color="000000"/>
              <w:right w:val="single" w:sz="4" w:space="0" w:color="000000"/>
            </w:tcBorders>
          </w:tcPr>
          <w:p w14:paraId="0F968B99" w14:textId="77777777" w:rsidR="00E56931" w:rsidRPr="00E56931" w:rsidRDefault="00E56931" w:rsidP="00D05B3B">
            <w:pPr>
              <w:spacing w:after="0"/>
              <w:ind w:left="780" w:right="771" w:firstLine="0"/>
              <w:jc w:val="center"/>
              <w:rPr>
                <w:rFonts w:ascii="宋体" w:eastAsia="宋体" w:hAnsi="宋体" w:cs="Calibri"/>
                <w:szCs w:val="28"/>
              </w:rPr>
            </w:pPr>
          </w:p>
        </w:tc>
      </w:tr>
      <w:tr w:rsidR="00E56931" w:rsidRPr="006E2E0E" w14:paraId="754A42A5" w14:textId="1D761C17" w:rsidTr="00E56931">
        <w:trPr>
          <w:trHeight w:val="454"/>
        </w:trPr>
        <w:tc>
          <w:tcPr>
            <w:tcW w:w="5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980DE1" w14:textId="77777777" w:rsidR="00E56931" w:rsidRPr="00E56931" w:rsidRDefault="00E56931" w:rsidP="00E56931">
            <w:pPr>
              <w:spacing w:after="0"/>
              <w:ind w:left="3" w:firstLine="0"/>
              <w:jc w:val="center"/>
              <w:rPr>
                <w:rFonts w:ascii="宋体" w:eastAsia="宋体" w:hAnsi="宋体"/>
                <w:szCs w:val="28"/>
              </w:rPr>
            </w:pPr>
            <w:r w:rsidRPr="00E56931">
              <w:rPr>
                <w:rFonts w:ascii="宋体" w:eastAsia="宋体" w:hAnsi="宋体" w:cs="Calibri"/>
                <w:szCs w:val="28"/>
              </w:rPr>
              <w:t>4</w:t>
            </w:r>
          </w:p>
        </w:tc>
        <w:tc>
          <w:tcPr>
            <w:tcW w:w="11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5937ED" w14:textId="77777777" w:rsidR="00E56931" w:rsidRPr="00E56931" w:rsidRDefault="00E56931" w:rsidP="00D05B3B">
            <w:pPr>
              <w:spacing w:after="0"/>
              <w:ind w:left="13" w:firstLine="0"/>
              <w:rPr>
                <w:rFonts w:ascii="宋体" w:eastAsia="宋体" w:hAnsi="宋体"/>
                <w:szCs w:val="28"/>
              </w:rPr>
            </w:pPr>
            <w:proofErr w:type="gramStart"/>
            <w:r w:rsidRPr="00E56931">
              <w:rPr>
                <w:rFonts w:ascii="宋体" w:eastAsia="宋体" w:hAnsi="宋体" w:cs="宋体"/>
                <w:szCs w:val="28"/>
              </w:rPr>
              <w:t>终端蓝牙</w:t>
            </w:r>
            <w:proofErr w:type="gramEnd"/>
            <w:r w:rsidRPr="00E56931">
              <w:rPr>
                <w:rFonts w:ascii="宋体" w:eastAsia="宋体" w:hAnsi="宋体" w:cs="宋体"/>
                <w:szCs w:val="28"/>
              </w:rPr>
              <w:t xml:space="preserve"> </w:t>
            </w:r>
            <w:r w:rsidRPr="00E56931">
              <w:rPr>
                <w:rFonts w:ascii="宋体" w:eastAsia="宋体" w:hAnsi="宋体" w:cs="Calibri"/>
                <w:szCs w:val="28"/>
              </w:rPr>
              <w:t>MAC</w:t>
            </w:r>
          </w:p>
        </w:tc>
        <w:tc>
          <w:tcPr>
            <w:tcW w:w="9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C321A4" w14:textId="77777777" w:rsidR="00E56931" w:rsidRPr="00E56931" w:rsidRDefault="00E56931" w:rsidP="00E56931">
            <w:pPr>
              <w:spacing w:after="0"/>
              <w:ind w:left="5" w:firstLine="0"/>
              <w:jc w:val="center"/>
              <w:rPr>
                <w:rFonts w:ascii="宋体" w:eastAsia="宋体" w:hAnsi="宋体"/>
                <w:szCs w:val="28"/>
              </w:rPr>
            </w:pPr>
            <w:r w:rsidRPr="00E56931">
              <w:rPr>
                <w:rFonts w:ascii="宋体" w:eastAsia="宋体" w:hAnsi="宋体" w:cs="Calibri"/>
                <w:szCs w:val="28"/>
              </w:rPr>
              <w:t>6Byte</w:t>
            </w:r>
          </w:p>
        </w:tc>
        <w:tc>
          <w:tcPr>
            <w:tcW w:w="1272" w:type="pct"/>
            <w:tcBorders>
              <w:top w:val="single" w:sz="4" w:space="0" w:color="000000"/>
              <w:left w:val="single" w:sz="4" w:space="0" w:color="000000"/>
              <w:bottom w:val="single" w:sz="4" w:space="0" w:color="000000"/>
              <w:right w:val="single" w:sz="4" w:space="0" w:color="000000"/>
            </w:tcBorders>
            <w:shd w:val="clear" w:color="auto" w:fill="auto"/>
          </w:tcPr>
          <w:p w14:paraId="3AEE604D" w14:textId="17D20C87" w:rsidR="00E56931" w:rsidRPr="00E56931" w:rsidRDefault="00E56931" w:rsidP="00E56931">
            <w:pPr>
              <w:spacing w:after="67"/>
              <w:ind w:left="9" w:firstLine="0"/>
              <w:rPr>
                <w:rFonts w:ascii="宋体" w:eastAsia="宋体" w:hAnsi="宋体"/>
                <w:szCs w:val="28"/>
              </w:rPr>
            </w:pPr>
            <w:r w:rsidRPr="00E56931">
              <w:rPr>
                <w:rFonts w:ascii="宋体" w:eastAsia="宋体" w:hAnsi="宋体" w:cs="宋体"/>
                <w:szCs w:val="28"/>
              </w:rPr>
              <w:t>例如：</w:t>
            </w:r>
            <w:r w:rsidRPr="00E56931">
              <w:rPr>
                <w:rFonts w:ascii="宋体" w:eastAsia="宋体" w:hAnsi="宋体" w:cs="Calibri"/>
                <w:szCs w:val="28"/>
              </w:rPr>
              <w:t>0x1A2B3C4D5E6F</w:t>
            </w:r>
            <w:r>
              <w:rPr>
                <w:rFonts w:ascii="宋体" w:eastAsia="宋体" w:hAnsi="宋体" w:cs="Calibri" w:hint="eastAsia"/>
                <w:szCs w:val="28"/>
              </w:rPr>
              <w:t>，则M</w:t>
            </w:r>
            <w:r>
              <w:rPr>
                <w:rFonts w:ascii="宋体" w:eastAsia="宋体" w:hAnsi="宋体" w:cs="Calibri"/>
                <w:szCs w:val="28"/>
              </w:rPr>
              <w:t>AC</w:t>
            </w:r>
            <w:r>
              <w:rPr>
                <w:rFonts w:ascii="宋体" w:eastAsia="宋体" w:hAnsi="宋体" w:cs="Calibri" w:hint="eastAsia"/>
                <w:szCs w:val="28"/>
              </w:rPr>
              <w:t>地址为</w:t>
            </w:r>
            <w:r w:rsidR="00754C4B">
              <w:rPr>
                <w:rFonts w:ascii="宋体" w:eastAsia="宋体" w:hAnsi="宋体" w:cs="Calibri" w:hint="eastAsia"/>
                <w:szCs w:val="28"/>
              </w:rPr>
              <w:t>：</w:t>
            </w:r>
          </w:p>
          <w:p w14:paraId="65F14E00" w14:textId="5AAEB2EF" w:rsidR="00E56931" w:rsidRPr="00E56931" w:rsidRDefault="00E56931" w:rsidP="00E56931">
            <w:pPr>
              <w:spacing w:after="0"/>
              <w:ind w:left="7" w:firstLine="0"/>
              <w:rPr>
                <w:rFonts w:ascii="宋体" w:eastAsia="宋体" w:hAnsi="宋体"/>
                <w:szCs w:val="28"/>
              </w:rPr>
            </w:pPr>
            <w:r w:rsidRPr="00E56931">
              <w:rPr>
                <w:rFonts w:ascii="宋体" w:eastAsia="宋体" w:hAnsi="宋体" w:cs="Calibri"/>
                <w:szCs w:val="28"/>
              </w:rPr>
              <w:t>1A:2B:3C:4D:5E:6F</w:t>
            </w:r>
          </w:p>
        </w:tc>
        <w:tc>
          <w:tcPr>
            <w:tcW w:w="1102" w:type="pct"/>
            <w:tcBorders>
              <w:top w:val="single" w:sz="4" w:space="0" w:color="000000"/>
              <w:left w:val="single" w:sz="4" w:space="0" w:color="000000"/>
              <w:bottom w:val="single" w:sz="4" w:space="0" w:color="000000"/>
              <w:right w:val="single" w:sz="4" w:space="0" w:color="000000"/>
            </w:tcBorders>
          </w:tcPr>
          <w:p w14:paraId="572057F9" w14:textId="77777777" w:rsidR="00E56931" w:rsidRPr="00E56931" w:rsidRDefault="00E56931" w:rsidP="00D05B3B">
            <w:pPr>
              <w:spacing w:after="67"/>
              <w:ind w:left="9" w:firstLine="0"/>
              <w:jc w:val="center"/>
              <w:rPr>
                <w:rFonts w:ascii="宋体" w:eastAsia="宋体" w:hAnsi="宋体" w:cs="宋体"/>
                <w:szCs w:val="28"/>
              </w:rPr>
            </w:pPr>
          </w:p>
        </w:tc>
      </w:tr>
      <w:tr w:rsidR="00E56931" w:rsidRPr="006E2E0E" w14:paraId="08DE0CC5" w14:textId="0EDBDF73" w:rsidTr="00930BE5">
        <w:trPr>
          <w:trHeight w:val="454"/>
        </w:trPr>
        <w:tc>
          <w:tcPr>
            <w:tcW w:w="5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EB9C51" w14:textId="77777777" w:rsidR="00E56931" w:rsidRPr="00E56931" w:rsidRDefault="00E56931" w:rsidP="00E56931">
            <w:pPr>
              <w:spacing w:after="0"/>
              <w:ind w:left="3" w:firstLine="0"/>
              <w:jc w:val="center"/>
              <w:rPr>
                <w:rFonts w:ascii="宋体" w:eastAsia="宋体" w:hAnsi="宋体"/>
                <w:szCs w:val="28"/>
              </w:rPr>
            </w:pPr>
            <w:r w:rsidRPr="00E56931">
              <w:rPr>
                <w:rFonts w:ascii="宋体" w:eastAsia="宋体" w:hAnsi="宋体" w:cs="Calibri"/>
                <w:szCs w:val="28"/>
              </w:rPr>
              <w:t>5</w:t>
            </w:r>
          </w:p>
        </w:tc>
        <w:tc>
          <w:tcPr>
            <w:tcW w:w="11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5D8AA51" w14:textId="77777777" w:rsidR="00E56931" w:rsidRPr="00E56931" w:rsidRDefault="00E56931" w:rsidP="00D05B3B">
            <w:pPr>
              <w:spacing w:after="0"/>
              <w:ind w:left="2" w:firstLine="0"/>
              <w:jc w:val="center"/>
              <w:rPr>
                <w:rFonts w:ascii="宋体" w:eastAsia="宋体" w:hAnsi="宋体"/>
                <w:szCs w:val="28"/>
              </w:rPr>
            </w:pPr>
            <w:r w:rsidRPr="00E56931">
              <w:rPr>
                <w:rFonts w:ascii="宋体" w:eastAsia="宋体" w:hAnsi="宋体" w:cs="宋体"/>
                <w:szCs w:val="28"/>
              </w:rPr>
              <w:t xml:space="preserve">车架号 </w:t>
            </w:r>
            <w:r w:rsidRPr="00E56931">
              <w:rPr>
                <w:rFonts w:ascii="宋体" w:eastAsia="宋体" w:hAnsi="宋体" w:cs="Calibri"/>
                <w:szCs w:val="28"/>
              </w:rPr>
              <w:t>VIN</w:t>
            </w:r>
          </w:p>
        </w:tc>
        <w:tc>
          <w:tcPr>
            <w:tcW w:w="9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0AA590" w14:textId="77777777" w:rsidR="00E56931" w:rsidRPr="00E56931" w:rsidRDefault="00E56931" w:rsidP="00E56931">
            <w:pPr>
              <w:spacing w:after="0"/>
              <w:ind w:left="5" w:firstLine="0"/>
              <w:jc w:val="center"/>
              <w:rPr>
                <w:rFonts w:ascii="宋体" w:eastAsia="宋体" w:hAnsi="宋体"/>
                <w:szCs w:val="28"/>
              </w:rPr>
            </w:pPr>
            <w:r w:rsidRPr="00E56931">
              <w:rPr>
                <w:rFonts w:ascii="宋体" w:eastAsia="宋体" w:hAnsi="宋体" w:cs="Calibri"/>
                <w:szCs w:val="28"/>
              </w:rPr>
              <w:t>17Byte</w:t>
            </w:r>
          </w:p>
        </w:tc>
        <w:tc>
          <w:tcPr>
            <w:tcW w:w="1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7E71BC" w14:textId="77777777" w:rsidR="00E56931" w:rsidRPr="00E56931" w:rsidRDefault="00E56931" w:rsidP="00930BE5">
            <w:pPr>
              <w:spacing w:after="0"/>
              <w:ind w:left="3" w:firstLine="0"/>
              <w:jc w:val="center"/>
              <w:rPr>
                <w:rFonts w:ascii="宋体" w:eastAsia="宋体" w:hAnsi="宋体"/>
                <w:szCs w:val="28"/>
              </w:rPr>
            </w:pPr>
            <w:r w:rsidRPr="00E56931">
              <w:rPr>
                <w:rFonts w:ascii="宋体" w:eastAsia="宋体" w:hAnsi="宋体" w:cs="Calibri"/>
                <w:szCs w:val="28"/>
              </w:rPr>
              <w:t xml:space="preserve">AscII </w:t>
            </w:r>
            <w:r w:rsidRPr="00E56931">
              <w:rPr>
                <w:rFonts w:ascii="宋体" w:eastAsia="宋体" w:hAnsi="宋体" w:cs="宋体"/>
                <w:szCs w:val="28"/>
              </w:rPr>
              <w:t>码</w:t>
            </w:r>
          </w:p>
        </w:tc>
        <w:tc>
          <w:tcPr>
            <w:tcW w:w="1102" w:type="pct"/>
            <w:tcBorders>
              <w:top w:val="single" w:sz="4" w:space="0" w:color="000000"/>
              <w:left w:val="single" w:sz="4" w:space="0" w:color="000000"/>
              <w:bottom w:val="single" w:sz="4" w:space="0" w:color="000000"/>
              <w:right w:val="single" w:sz="4" w:space="0" w:color="000000"/>
            </w:tcBorders>
          </w:tcPr>
          <w:p w14:paraId="2417F926" w14:textId="77777777" w:rsidR="00E56931" w:rsidRPr="00E56931" w:rsidRDefault="00E56931" w:rsidP="00D05B3B">
            <w:pPr>
              <w:spacing w:after="0"/>
              <w:ind w:left="3" w:firstLine="0"/>
              <w:jc w:val="center"/>
              <w:rPr>
                <w:rFonts w:ascii="宋体" w:eastAsia="宋体" w:hAnsi="宋体" w:cs="Calibri"/>
                <w:szCs w:val="28"/>
              </w:rPr>
            </w:pPr>
          </w:p>
        </w:tc>
      </w:tr>
      <w:tr w:rsidR="00E56931" w:rsidRPr="006E2E0E" w14:paraId="03D7295D" w14:textId="46BDED63" w:rsidTr="00E56931">
        <w:trPr>
          <w:trHeight w:val="454"/>
        </w:trPr>
        <w:tc>
          <w:tcPr>
            <w:tcW w:w="5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9CA261" w14:textId="77777777" w:rsidR="00E56931" w:rsidRPr="00E56931" w:rsidRDefault="00E56931" w:rsidP="00E56931">
            <w:pPr>
              <w:spacing w:after="0"/>
              <w:ind w:left="3" w:firstLine="0"/>
              <w:jc w:val="center"/>
              <w:rPr>
                <w:rFonts w:ascii="宋体" w:eastAsia="宋体" w:hAnsi="宋体" w:cs="Calibri"/>
                <w:szCs w:val="28"/>
              </w:rPr>
            </w:pPr>
            <w:r w:rsidRPr="00E56931">
              <w:rPr>
                <w:rFonts w:ascii="宋体" w:eastAsia="宋体" w:hAnsi="宋体" w:cs="Calibri" w:hint="eastAsia"/>
                <w:szCs w:val="28"/>
              </w:rPr>
              <w:t>6</w:t>
            </w:r>
          </w:p>
        </w:tc>
        <w:tc>
          <w:tcPr>
            <w:tcW w:w="11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0E41A7" w14:textId="77777777" w:rsidR="00E56931" w:rsidRPr="00E56931" w:rsidRDefault="00E56931" w:rsidP="00D05B3B">
            <w:pPr>
              <w:spacing w:after="0"/>
              <w:ind w:left="2" w:firstLine="0"/>
              <w:jc w:val="center"/>
              <w:rPr>
                <w:rFonts w:ascii="宋体" w:eastAsia="宋体" w:hAnsi="宋体" w:cs="宋体"/>
                <w:szCs w:val="28"/>
              </w:rPr>
            </w:pPr>
            <w:r w:rsidRPr="00E56931">
              <w:rPr>
                <w:rFonts w:ascii="宋体" w:eastAsia="宋体" w:hAnsi="宋体" w:cs="宋体" w:hint="eastAsia"/>
                <w:szCs w:val="28"/>
              </w:rPr>
              <w:t>VCU版本号</w:t>
            </w:r>
          </w:p>
        </w:tc>
        <w:tc>
          <w:tcPr>
            <w:tcW w:w="9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F9520C" w14:textId="77777777" w:rsidR="00E56931" w:rsidRPr="00E56931" w:rsidRDefault="00E56931" w:rsidP="00E56931">
            <w:pPr>
              <w:spacing w:after="0"/>
              <w:ind w:left="5" w:firstLine="0"/>
              <w:jc w:val="center"/>
              <w:rPr>
                <w:rFonts w:ascii="宋体" w:eastAsia="宋体" w:hAnsi="宋体" w:cs="Calibri"/>
                <w:szCs w:val="28"/>
              </w:rPr>
            </w:pPr>
            <w:r w:rsidRPr="00E56931">
              <w:rPr>
                <w:rFonts w:ascii="宋体" w:eastAsia="宋体" w:hAnsi="宋体" w:cs="Calibri"/>
                <w:szCs w:val="28"/>
              </w:rPr>
              <w:t>8</w:t>
            </w:r>
            <w:r w:rsidRPr="00E56931">
              <w:rPr>
                <w:rFonts w:ascii="宋体" w:eastAsia="宋体" w:hAnsi="宋体" w:cs="Calibri" w:hint="eastAsia"/>
                <w:szCs w:val="28"/>
              </w:rPr>
              <w:t>Byte</w:t>
            </w:r>
          </w:p>
        </w:tc>
        <w:tc>
          <w:tcPr>
            <w:tcW w:w="1272" w:type="pct"/>
            <w:tcBorders>
              <w:top w:val="single" w:sz="4" w:space="0" w:color="000000"/>
              <w:left w:val="single" w:sz="4" w:space="0" w:color="000000"/>
              <w:bottom w:val="single" w:sz="4" w:space="0" w:color="000000"/>
              <w:right w:val="single" w:sz="4" w:space="0" w:color="000000"/>
            </w:tcBorders>
            <w:shd w:val="clear" w:color="auto" w:fill="auto"/>
          </w:tcPr>
          <w:p w14:paraId="41CD80E8" w14:textId="77777777" w:rsidR="00E56931" w:rsidRPr="00E56931" w:rsidRDefault="00E56931" w:rsidP="00D05B3B">
            <w:pPr>
              <w:spacing w:after="0"/>
              <w:ind w:left="3" w:firstLine="0"/>
              <w:jc w:val="center"/>
              <w:rPr>
                <w:rFonts w:ascii="宋体" w:eastAsia="宋体" w:hAnsi="宋体" w:cs="Calibri"/>
                <w:szCs w:val="28"/>
              </w:rPr>
            </w:pPr>
          </w:p>
        </w:tc>
        <w:tc>
          <w:tcPr>
            <w:tcW w:w="1102" w:type="pct"/>
            <w:tcBorders>
              <w:top w:val="single" w:sz="4" w:space="0" w:color="000000"/>
              <w:left w:val="single" w:sz="4" w:space="0" w:color="000000"/>
              <w:bottom w:val="single" w:sz="4" w:space="0" w:color="000000"/>
              <w:right w:val="single" w:sz="4" w:space="0" w:color="000000"/>
            </w:tcBorders>
          </w:tcPr>
          <w:p w14:paraId="7F48CCD9" w14:textId="77777777" w:rsidR="00E56931" w:rsidRPr="00E56931" w:rsidRDefault="00E56931" w:rsidP="00D05B3B">
            <w:pPr>
              <w:spacing w:after="0"/>
              <w:ind w:left="3" w:firstLine="0"/>
              <w:jc w:val="center"/>
              <w:rPr>
                <w:rFonts w:ascii="宋体" w:eastAsia="宋体" w:hAnsi="宋体" w:cs="Calibri"/>
                <w:szCs w:val="28"/>
              </w:rPr>
            </w:pPr>
          </w:p>
        </w:tc>
      </w:tr>
    </w:tbl>
    <w:p w14:paraId="0DA3745A" w14:textId="5ED84EC1" w:rsidR="00930BE5" w:rsidRPr="006C6738" w:rsidRDefault="00930BE5" w:rsidP="00C01350">
      <w:pPr>
        <w:spacing w:beforeLines="50" w:before="120" w:after="0" w:line="240" w:lineRule="auto"/>
        <w:ind w:left="0" w:firstLine="0"/>
        <w:jc w:val="center"/>
        <w:rPr>
          <w:rFonts w:ascii="宋体" w:eastAsia="宋体" w:hAnsi="宋体"/>
        </w:rPr>
      </w:pPr>
      <w:r w:rsidRPr="006C6738">
        <w:rPr>
          <w:rFonts w:ascii="宋体" w:eastAsia="宋体" w:hAnsi="宋体" w:hint="eastAsia"/>
        </w:rPr>
        <w:t>表</w:t>
      </w:r>
      <w:r w:rsidR="00C01350">
        <w:rPr>
          <w:rFonts w:ascii="宋体" w:eastAsia="宋体" w:hAnsi="宋体" w:hint="eastAsia"/>
        </w:rPr>
        <w:t>3</w:t>
      </w:r>
      <w:r w:rsidR="00C01350">
        <w:rPr>
          <w:rFonts w:ascii="宋体" w:eastAsia="宋体" w:hAnsi="宋体"/>
        </w:rPr>
        <w:t>-</w:t>
      </w:r>
      <w:r w:rsidRPr="006C6738">
        <w:rPr>
          <w:rFonts w:ascii="宋体" w:eastAsia="宋体" w:hAnsi="宋体" w:hint="eastAsia"/>
        </w:rPr>
        <w:t>4</w:t>
      </w:r>
      <w:r w:rsidRPr="006C6738">
        <w:rPr>
          <w:rFonts w:ascii="宋体" w:eastAsia="宋体" w:hAnsi="宋体"/>
        </w:rPr>
        <w:t xml:space="preserve"> </w:t>
      </w:r>
      <w:r w:rsidR="00C01350">
        <w:rPr>
          <w:rFonts w:ascii="宋体" w:eastAsia="宋体" w:hAnsi="宋体" w:hint="eastAsia"/>
        </w:rPr>
        <w:t>平台</w:t>
      </w:r>
      <w:r w:rsidRPr="006C6738">
        <w:rPr>
          <w:rFonts w:ascii="宋体" w:eastAsia="宋体" w:hAnsi="宋体" w:hint="eastAsia"/>
        </w:rPr>
        <w:t>应答</w:t>
      </w:r>
      <w:r w:rsidRPr="006C6738">
        <w:rPr>
          <w:rFonts w:ascii="宋体" w:eastAsia="宋体" w:hAnsi="宋体"/>
        </w:rPr>
        <w:t>—0</w:t>
      </w:r>
      <w:r w:rsidRPr="006C6738">
        <w:rPr>
          <w:rFonts w:ascii="宋体" w:eastAsia="宋体" w:hAnsi="宋体" w:hint="eastAsia"/>
        </w:rPr>
        <w:t>x</w:t>
      </w:r>
      <w:r w:rsidRPr="006C6738">
        <w:rPr>
          <w:rFonts w:ascii="宋体" w:eastAsia="宋体" w:hAnsi="宋体"/>
        </w:rPr>
        <w:t>bb</w:t>
      </w:r>
    </w:p>
    <w:tbl>
      <w:tblPr>
        <w:tblW w:w="4921" w:type="pct"/>
        <w:tblLayout w:type="fixed"/>
        <w:tblCellMar>
          <w:left w:w="201" w:type="dxa"/>
          <w:right w:w="115" w:type="dxa"/>
        </w:tblCellMar>
        <w:tblLook w:val="0000" w:firstRow="0" w:lastRow="0" w:firstColumn="0" w:lastColumn="0" w:noHBand="0" w:noVBand="0"/>
      </w:tblPr>
      <w:tblGrid>
        <w:gridCol w:w="849"/>
        <w:gridCol w:w="1981"/>
        <w:gridCol w:w="1560"/>
        <w:gridCol w:w="2127"/>
        <w:gridCol w:w="1842"/>
      </w:tblGrid>
      <w:tr w:rsidR="00D742C1" w:rsidRPr="006E2E0E" w14:paraId="70928FA2" w14:textId="77777777" w:rsidTr="000219CA">
        <w:trPr>
          <w:trHeight w:val="454"/>
        </w:trPr>
        <w:tc>
          <w:tcPr>
            <w:tcW w:w="50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C363DBD" w14:textId="77777777" w:rsidR="00930BE5" w:rsidRPr="006E2E0E" w:rsidRDefault="00930BE5" w:rsidP="000219CA">
            <w:pPr>
              <w:spacing w:after="0"/>
              <w:ind w:left="0" w:firstLine="0"/>
              <w:rPr>
                <w:rFonts w:ascii="宋体" w:eastAsia="宋体" w:hAnsi="宋体"/>
              </w:rPr>
            </w:pPr>
            <w:r w:rsidRPr="006E2E0E">
              <w:rPr>
                <w:rFonts w:ascii="宋体" w:eastAsia="宋体" w:hAnsi="宋体" w:cs="宋体"/>
              </w:rPr>
              <w:t>序号</w:t>
            </w:r>
          </w:p>
        </w:tc>
        <w:tc>
          <w:tcPr>
            <w:tcW w:w="11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7EB6BE7" w14:textId="77777777" w:rsidR="00930BE5" w:rsidRPr="006E2E0E" w:rsidRDefault="00930BE5" w:rsidP="000219CA">
            <w:pPr>
              <w:spacing w:after="0"/>
              <w:ind w:left="0" w:firstLine="0"/>
              <w:jc w:val="center"/>
              <w:rPr>
                <w:rFonts w:ascii="宋体" w:eastAsia="宋体" w:hAnsi="宋体"/>
              </w:rPr>
            </w:pPr>
            <w:r w:rsidRPr="006E2E0E">
              <w:rPr>
                <w:rFonts w:ascii="宋体" w:eastAsia="宋体" w:hAnsi="宋体" w:cs="宋体"/>
              </w:rPr>
              <w:t>字段定义</w:t>
            </w:r>
          </w:p>
        </w:tc>
        <w:tc>
          <w:tcPr>
            <w:tcW w:w="93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D975A80" w14:textId="77777777" w:rsidR="00930BE5" w:rsidRPr="006E2E0E" w:rsidRDefault="00930BE5" w:rsidP="000219CA">
            <w:pPr>
              <w:spacing w:after="0"/>
              <w:ind w:left="0" w:firstLine="0"/>
              <w:jc w:val="center"/>
              <w:rPr>
                <w:rFonts w:ascii="宋体" w:eastAsia="宋体" w:hAnsi="宋体"/>
              </w:rPr>
            </w:pPr>
            <w:r w:rsidRPr="006E2E0E">
              <w:rPr>
                <w:rFonts w:ascii="宋体" w:eastAsia="宋体" w:hAnsi="宋体" w:cs="宋体"/>
              </w:rPr>
              <w:t>字节数</w:t>
            </w:r>
          </w:p>
        </w:tc>
        <w:tc>
          <w:tcPr>
            <w:tcW w:w="127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277DBAF" w14:textId="77777777" w:rsidR="00930BE5" w:rsidRPr="006E2E0E" w:rsidRDefault="00930BE5" w:rsidP="000219CA">
            <w:pPr>
              <w:spacing w:after="0"/>
              <w:ind w:left="1" w:firstLine="0"/>
              <w:jc w:val="center"/>
              <w:rPr>
                <w:rFonts w:ascii="宋体" w:eastAsia="宋体" w:hAnsi="宋体"/>
              </w:rPr>
            </w:pPr>
            <w:r w:rsidRPr="006E2E0E">
              <w:rPr>
                <w:rFonts w:ascii="宋体" w:eastAsia="宋体" w:hAnsi="宋体" w:cs="宋体"/>
              </w:rPr>
              <w:t>参数说明</w:t>
            </w:r>
          </w:p>
        </w:tc>
        <w:tc>
          <w:tcPr>
            <w:tcW w:w="110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B3393BA" w14:textId="77777777" w:rsidR="00930BE5" w:rsidRPr="006E2E0E" w:rsidRDefault="00930BE5" w:rsidP="000219CA">
            <w:pPr>
              <w:spacing w:after="0"/>
              <w:ind w:left="1" w:firstLine="0"/>
              <w:jc w:val="center"/>
              <w:rPr>
                <w:rFonts w:ascii="宋体" w:eastAsia="宋体" w:hAnsi="宋体" w:cs="宋体"/>
              </w:rPr>
            </w:pPr>
            <w:r>
              <w:rPr>
                <w:rFonts w:ascii="宋体" w:eastAsia="宋体" w:hAnsi="宋体" w:cs="宋体" w:hint="eastAsia"/>
              </w:rPr>
              <w:t>备注</w:t>
            </w:r>
          </w:p>
        </w:tc>
      </w:tr>
      <w:tr w:rsidR="00E56931" w:rsidRPr="006E2E0E" w14:paraId="12CA517C" w14:textId="0B5D0294" w:rsidTr="00930BE5">
        <w:trPr>
          <w:trHeight w:val="454"/>
        </w:trPr>
        <w:tc>
          <w:tcPr>
            <w:tcW w:w="5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E53990" w14:textId="77777777" w:rsidR="00E56931" w:rsidRPr="00930BE5" w:rsidRDefault="00E56931" w:rsidP="00D05B3B">
            <w:pPr>
              <w:spacing w:after="0"/>
              <w:ind w:left="0" w:right="194" w:firstLine="0"/>
              <w:jc w:val="center"/>
              <w:rPr>
                <w:rFonts w:ascii="宋体" w:eastAsia="宋体" w:hAnsi="宋体"/>
                <w:szCs w:val="28"/>
              </w:rPr>
            </w:pPr>
            <w:r w:rsidRPr="00930BE5">
              <w:rPr>
                <w:rFonts w:ascii="宋体" w:eastAsia="宋体" w:hAnsi="宋体" w:cs="Calibri"/>
                <w:szCs w:val="28"/>
              </w:rPr>
              <w:t>1</w:t>
            </w:r>
          </w:p>
        </w:tc>
        <w:tc>
          <w:tcPr>
            <w:tcW w:w="11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DE10B8" w14:textId="77777777" w:rsidR="00E56931" w:rsidRPr="00930BE5" w:rsidRDefault="00E56931" w:rsidP="00D05B3B">
            <w:pPr>
              <w:spacing w:after="0"/>
              <w:ind w:left="0" w:right="196" w:firstLine="0"/>
              <w:jc w:val="center"/>
              <w:rPr>
                <w:rFonts w:ascii="宋体" w:eastAsia="宋体" w:hAnsi="宋体"/>
                <w:szCs w:val="28"/>
              </w:rPr>
            </w:pPr>
            <w:r w:rsidRPr="00930BE5">
              <w:rPr>
                <w:rFonts w:ascii="宋体" w:eastAsia="宋体" w:hAnsi="宋体" w:cs="宋体"/>
                <w:szCs w:val="28"/>
              </w:rPr>
              <w:t>执行结果</w:t>
            </w:r>
          </w:p>
        </w:tc>
        <w:tc>
          <w:tcPr>
            <w:tcW w:w="9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3440A8" w14:textId="77777777" w:rsidR="00E56931" w:rsidRPr="00930BE5" w:rsidRDefault="00E56931" w:rsidP="00D05B3B">
            <w:pPr>
              <w:spacing w:after="0"/>
              <w:ind w:left="0" w:right="192" w:firstLine="0"/>
              <w:jc w:val="center"/>
              <w:rPr>
                <w:rFonts w:ascii="宋体" w:eastAsia="宋体" w:hAnsi="宋体"/>
                <w:szCs w:val="28"/>
              </w:rPr>
            </w:pPr>
            <w:r w:rsidRPr="00930BE5">
              <w:rPr>
                <w:rFonts w:ascii="宋体" w:eastAsia="宋体" w:hAnsi="宋体" w:cs="Calibri"/>
                <w:szCs w:val="28"/>
              </w:rPr>
              <w:t>1Byte</w:t>
            </w:r>
          </w:p>
        </w:tc>
        <w:tc>
          <w:tcPr>
            <w:tcW w:w="1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CC1EE3" w14:textId="77777777" w:rsidR="00930BE5" w:rsidRPr="00930BE5" w:rsidRDefault="00E56931" w:rsidP="00930BE5">
            <w:pPr>
              <w:spacing w:after="0"/>
              <w:ind w:left="0" w:right="192" w:firstLine="0"/>
              <w:jc w:val="both"/>
              <w:rPr>
                <w:rFonts w:ascii="宋体" w:eastAsia="宋体" w:hAnsi="宋体" w:cs="宋体"/>
                <w:szCs w:val="28"/>
              </w:rPr>
            </w:pPr>
            <w:r w:rsidRPr="00930BE5">
              <w:rPr>
                <w:rFonts w:ascii="宋体" w:eastAsia="宋体" w:hAnsi="宋体" w:cs="Calibri"/>
                <w:szCs w:val="28"/>
              </w:rPr>
              <w:t>0x00</w:t>
            </w:r>
            <w:r w:rsidRPr="00930BE5">
              <w:rPr>
                <w:rFonts w:ascii="宋体" w:eastAsia="宋体" w:hAnsi="宋体" w:cs="宋体"/>
                <w:szCs w:val="28"/>
              </w:rPr>
              <w:t>：成功</w:t>
            </w:r>
          </w:p>
          <w:p w14:paraId="10A13065" w14:textId="2F5912CB" w:rsidR="00E56931" w:rsidRPr="00930BE5" w:rsidRDefault="00E56931" w:rsidP="00930BE5">
            <w:pPr>
              <w:spacing w:after="0"/>
              <w:ind w:left="0" w:right="192" w:firstLine="0"/>
              <w:jc w:val="both"/>
              <w:rPr>
                <w:rFonts w:ascii="宋体" w:eastAsia="宋体" w:hAnsi="宋体"/>
                <w:szCs w:val="28"/>
              </w:rPr>
            </w:pPr>
            <w:r w:rsidRPr="00930BE5">
              <w:rPr>
                <w:rFonts w:ascii="宋体" w:eastAsia="宋体" w:hAnsi="宋体" w:cs="Calibri"/>
                <w:szCs w:val="28"/>
              </w:rPr>
              <w:t>0x01</w:t>
            </w:r>
            <w:r w:rsidR="00930BE5" w:rsidRPr="00930BE5">
              <w:rPr>
                <w:rFonts w:ascii="宋体" w:eastAsia="宋体" w:hAnsi="宋体" w:cs="Calibri" w:hint="eastAsia"/>
                <w:szCs w:val="28"/>
              </w:rPr>
              <w:t>：</w:t>
            </w:r>
            <w:r w:rsidRPr="00930BE5">
              <w:rPr>
                <w:rFonts w:ascii="宋体" w:eastAsia="宋体" w:hAnsi="宋体" w:cs="宋体"/>
                <w:szCs w:val="28"/>
              </w:rPr>
              <w:t>失败</w:t>
            </w:r>
          </w:p>
        </w:tc>
        <w:tc>
          <w:tcPr>
            <w:tcW w:w="1102" w:type="pct"/>
            <w:tcBorders>
              <w:top w:val="single" w:sz="4" w:space="0" w:color="000000"/>
              <w:left w:val="single" w:sz="4" w:space="0" w:color="000000"/>
              <w:bottom w:val="single" w:sz="4" w:space="0" w:color="000000"/>
              <w:right w:val="single" w:sz="4" w:space="0" w:color="000000"/>
            </w:tcBorders>
          </w:tcPr>
          <w:p w14:paraId="0A388ECF" w14:textId="77777777" w:rsidR="00E56931" w:rsidRPr="00930BE5" w:rsidRDefault="00E56931" w:rsidP="00D05B3B">
            <w:pPr>
              <w:spacing w:after="0"/>
              <w:ind w:left="0" w:right="192" w:firstLine="0"/>
              <w:jc w:val="center"/>
              <w:rPr>
                <w:rFonts w:ascii="宋体" w:eastAsia="宋体" w:hAnsi="宋体" w:cs="Calibri"/>
                <w:szCs w:val="28"/>
              </w:rPr>
            </w:pPr>
          </w:p>
        </w:tc>
      </w:tr>
      <w:tr w:rsidR="00E56931" w:rsidRPr="006E2E0E" w14:paraId="1EB1F5B0" w14:textId="36CB40AA" w:rsidTr="00930BE5">
        <w:trPr>
          <w:trHeight w:val="454"/>
        </w:trPr>
        <w:tc>
          <w:tcPr>
            <w:tcW w:w="5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A4BDC3" w14:textId="77777777" w:rsidR="00E56931" w:rsidRPr="00930BE5" w:rsidRDefault="00E56931" w:rsidP="00D05B3B">
            <w:pPr>
              <w:spacing w:after="0"/>
              <w:ind w:left="0" w:right="194" w:firstLine="0"/>
              <w:jc w:val="center"/>
              <w:rPr>
                <w:rFonts w:ascii="宋体" w:eastAsia="宋体" w:hAnsi="宋体"/>
                <w:szCs w:val="28"/>
              </w:rPr>
            </w:pPr>
            <w:r w:rsidRPr="00930BE5">
              <w:rPr>
                <w:rFonts w:ascii="宋体" w:eastAsia="宋体" w:hAnsi="宋体" w:cs="Calibri"/>
                <w:szCs w:val="28"/>
              </w:rPr>
              <w:t>2</w:t>
            </w:r>
          </w:p>
        </w:tc>
        <w:tc>
          <w:tcPr>
            <w:tcW w:w="11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10D921" w14:textId="77777777" w:rsidR="00E56931" w:rsidRPr="00930BE5" w:rsidRDefault="00E56931" w:rsidP="00930BE5">
            <w:pPr>
              <w:spacing w:after="0"/>
              <w:ind w:left="13" w:firstLine="0"/>
              <w:jc w:val="center"/>
              <w:rPr>
                <w:rFonts w:ascii="宋体" w:eastAsia="宋体" w:hAnsi="宋体"/>
                <w:szCs w:val="28"/>
              </w:rPr>
            </w:pPr>
            <w:r w:rsidRPr="00930BE5">
              <w:rPr>
                <w:rFonts w:ascii="宋体" w:eastAsia="宋体" w:hAnsi="宋体" w:cs="宋体"/>
                <w:szCs w:val="28"/>
              </w:rPr>
              <w:t>服务器时间</w:t>
            </w:r>
          </w:p>
        </w:tc>
        <w:tc>
          <w:tcPr>
            <w:tcW w:w="9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668110" w14:textId="77777777" w:rsidR="00E56931" w:rsidRPr="00930BE5" w:rsidRDefault="00E56931" w:rsidP="00D05B3B">
            <w:pPr>
              <w:spacing w:after="0"/>
              <w:ind w:left="0" w:right="192" w:firstLine="0"/>
              <w:jc w:val="center"/>
              <w:rPr>
                <w:rFonts w:ascii="宋体" w:eastAsia="宋体" w:hAnsi="宋体"/>
                <w:szCs w:val="28"/>
              </w:rPr>
            </w:pPr>
            <w:r w:rsidRPr="00930BE5">
              <w:rPr>
                <w:rFonts w:ascii="宋体" w:eastAsia="宋体" w:hAnsi="宋体" w:cs="Calibri"/>
                <w:szCs w:val="28"/>
              </w:rPr>
              <w:t>6Byte</w:t>
            </w:r>
          </w:p>
        </w:tc>
        <w:tc>
          <w:tcPr>
            <w:tcW w:w="127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71ED86" w14:textId="77777777" w:rsidR="00E56931" w:rsidRPr="00930BE5" w:rsidRDefault="00E56931" w:rsidP="00930BE5">
            <w:pPr>
              <w:spacing w:after="0"/>
              <w:ind w:left="0" w:right="194" w:firstLine="0"/>
              <w:jc w:val="both"/>
              <w:rPr>
                <w:rFonts w:ascii="宋体" w:eastAsia="宋体" w:hAnsi="宋体"/>
                <w:szCs w:val="28"/>
              </w:rPr>
            </w:pPr>
            <w:r w:rsidRPr="00930BE5">
              <w:rPr>
                <w:rFonts w:ascii="宋体" w:eastAsia="宋体" w:hAnsi="宋体" w:cs="宋体"/>
                <w:szCs w:val="28"/>
              </w:rPr>
              <w:t>服务器当前时间，需要同步</w:t>
            </w:r>
          </w:p>
        </w:tc>
        <w:tc>
          <w:tcPr>
            <w:tcW w:w="1102" w:type="pct"/>
            <w:tcBorders>
              <w:top w:val="single" w:sz="4" w:space="0" w:color="000000"/>
              <w:left w:val="single" w:sz="4" w:space="0" w:color="000000"/>
              <w:bottom w:val="single" w:sz="4" w:space="0" w:color="000000"/>
              <w:right w:val="single" w:sz="4" w:space="0" w:color="000000"/>
            </w:tcBorders>
          </w:tcPr>
          <w:p w14:paraId="2E7C8CB4" w14:textId="77777777" w:rsidR="00E56931" w:rsidRPr="00930BE5" w:rsidRDefault="00E56931" w:rsidP="00D05B3B">
            <w:pPr>
              <w:spacing w:after="0"/>
              <w:ind w:left="0" w:right="194" w:firstLine="0"/>
              <w:jc w:val="center"/>
              <w:rPr>
                <w:rFonts w:ascii="宋体" w:eastAsia="宋体" w:hAnsi="宋体" w:cs="宋体"/>
                <w:szCs w:val="28"/>
              </w:rPr>
            </w:pPr>
          </w:p>
        </w:tc>
      </w:tr>
      <w:tr w:rsidR="00E56931" w:rsidRPr="006E2E0E" w14:paraId="18066367" w14:textId="7B2EB226" w:rsidTr="00E56931">
        <w:trPr>
          <w:trHeight w:val="454"/>
        </w:trPr>
        <w:tc>
          <w:tcPr>
            <w:tcW w:w="50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2B29C5" w14:textId="77777777" w:rsidR="00E56931" w:rsidRPr="00930BE5" w:rsidRDefault="00E56931" w:rsidP="00D05B3B">
            <w:pPr>
              <w:spacing w:after="0"/>
              <w:ind w:left="0" w:right="194" w:firstLine="0"/>
              <w:jc w:val="center"/>
              <w:rPr>
                <w:rFonts w:ascii="宋体" w:eastAsia="宋体" w:hAnsi="宋体"/>
                <w:szCs w:val="28"/>
              </w:rPr>
            </w:pPr>
            <w:r w:rsidRPr="00930BE5">
              <w:rPr>
                <w:rFonts w:ascii="宋体" w:eastAsia="宋体" w:hAnsi="宋体" w:cs="Calibri"/>
                <w:szCs w:val="28"/>
              </w:rPr>
              <w:t>3</w:t>
            </w:r>
          </w:p>
        </w:tc>
        <w:tc>
          <w:tcPr>
            <w:tcW w:w="11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EE3353" w14:textId="77777777" w:rsidR="00E56931" w:rsidRPr="00930BE5" w:rsidRDefault="00E56931" w:rsidP="00D05B3B">
            <w:pPr>
              <w:spacing w:after="0"/>
              <w:ind w:left="0" w:right="196" w:firstLine="0"/>
              <w:jc w:val="center"/>
              <w:rPr>
                <w:rFonts w:ascii="宋体" w:eastAsia="宋体" w:hAnsi="宋体"/>
                <w:szCs w:val="28"/>
              </w:rPr>
            </w:pPr>
            <w:proofErr w:type="gramStart"/>
            <w:r w:rsidRPr="00930BE5">
              <w:rPr>
                <w:rFonts w:ascii="宋体" w:eastAsia="宋体" w:hAnsi="宋体" w:cs="宋体"/>
                <w:szCs w:val="28"/>
              </w:rPr>
              <w:t>蓝牙密钥</w:t>
            </w:r>
            <w:proofErr w:type="gramEnd"/>
          </w:p>
        </w:tc>
        <w:tc>
          <w:tcPr>
            <w:tcW w:w="93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33B8F0" w14:textId="77777777" w:rsidR="00E56931" w:rsidRPr="00930BE5" w:rsidRDefault="00E56931" w:rsidP="00D05B3B">
            <w:pPr>
              <w:spacing w:after="0"/>
              <w:ind w:left="0" w:right="192" w:firstLine="0"/>
              <w:jc w:val="center"/>
              <w:rPr>
                <w:rFonts w:ascii="宋体" w:eastAsia="宋体" w:hAnsi="宋体"/>
                <w:szCs w:val="28"/>
              </w:rPr>
            </w:pPr>
            <w:r w:rsidRPr="00930BE5">
              <w:rPr>
                <w:rFonts w:ascii="宋体" w:eastAsia="宋体" w:hAnsi="宋体" w:cs="Calibri"/>
                <w:szCs w:val="28"/>
              </w:rPr>
              <w:t>4Byte</w:t>
            </w:r>
          </w:p>
        </w:tc>
        <w:tc>
          <w:tcPr>
            <w:tcW w:w="1272" w:type="pct"/>
            <w:tcBorders>
              <w:top w:val="single" w:sz="4" w:space="0" w:color="000000"/>
              <w:left w:val="single" w:sz="4" w:space="0" w:color="000000"/>
              <w:bottom w:val="single" w:sz="4" w:space="0" w:color="000000"/>
              <w:right w:val="single" w:sz="4" w:space="0" w:color="000000"/>
            </w:tcBorders>
            <w:shd w:val="clear" w:color="auto" w:fill="auto"/>
          </w:tcPr>
          <w:p w14:paraId="524ABB75" w14:textId="77777777" w:rsidR="00E56931" w:rsidRPr="00930BE5" w:rsidRDefault="00E56931" w:rsidP="00D05B3B">
            <w:pPr>
              <w:spacing w:after="160"/>
              <w:ind w:left="0" w:firstLine="0"/>
              <w:rPr>
                <w:rFonts w:ascii="宋体" w:eastAsia="宋体" w:hAnsi="宋体"/>
                <w:szCs w:val="28"/>
              </w:rPr>
            </w:pPr>
          </w:p>
        </w:tc>
        <w:tc>
          <w:tcPr>
            <w:tcW w:w="1102" w:type="pct"/>
            <w:tcBorders>
              <w:top w:val="single" w:sz="4" w:space="0" w:color="000000"/>
              <w:left w:val="single" w:sz="4" w:space="0" w:color="000000"/>
              <w:bottom w:val="single" w:sz="4" w:space="0" w:color="000000"/>
              <w:right w:val="single" w:sz="4" w:space="0" w:color="000000"/>
            </w:tcBorders>
          </w:tcPr>
          <w:p w14:paraId="49755710" w14:textId="77777777" w:rsidR="00E56931" w:rsidRPr="00930BE5" w:rsidRDefault="00E56931" w:rsidP="00D05B3B">
            <w:pPr>
              <w:spacing w:after="160"/>
              <w:ind w:left="0" w:firstLine="0"/>
              <w:rPr>
                <w:rFonts w:ascii="宋体" w:eastAsia="宋体" w:hAnsi="宋体"/>
                <w:szCs w:val="28"/>
              </w:rPr>
            </w:pPr>
          </w:p>
        </w:tc>
      </w:tr>
    </w:tbl>
    <w:p w14:paraId="15CA129F" w14:textId="5D15EA1C" w:rsidR="008C0DAE" w:rsidRPr="006C6738" w:rsidRDefault="00971D85" w:rsidP="002575C8">
      <w:pPr>
        <w:pStyle w:val="2"/>
        <w:numPr>
          <w:ilvl w:val="2"/>
          <w:numId w:val="15"/>
        </w:numPr>
        <w:spacing w:beforeLines="50" w:before="120" w:after="0"/>
        <w:rPr>
          <w:rFonts w:ascii="黑体" w:eastAsia="黑体" w:hAnsi="黑体"/>
          <w:b w:val="0"/>
          <w:sz w:val="21"/>
          <w:szCs w:val="21"/>
        </w:rPr>
      </w:pPr>
      <w:bookmarkStart w:id="159" w:name="_状态包上报（0x23）"/>
      <w:bookmarkStart w:id="160" w:name="_终端上发故障码信息（0x25）"/>
      <w:bookmarkStart w:id="161" w:name="_Toc118125155"/>
      <w:bookmarkStart w:id="162" w:name="_Toc119050738"/>
      <w:bookmarkEnd w:id="159"/>
      <w:bookmarkEnd w:id="160"/>
      <w:bookmarkEnd w:id="161"/>
      <w:r w:rsidRPr="00971D85">
        <w:rPr>
          <w:rFonts w:ascii="黑体" w:eastAsia="黑体" w:hAnsi="黑体" w:hint="eastAsia"/>
          <w:b w:val="0"/>
          <w:sz w:val="21"/>
          <w:szCs w:val="21"/>
        </w:rPr>
        <w:t>终端上发故障码信息（</w:t>
      </w:r>
      <w:r w:rsidRPr="00971D85">
        <w:rPr>
          <w:rFonts w:ascii="黑体" w:eastAsia="黑体" w:hAnsi="黑体"/>
          <w:b w:val="0"/>
          <w:sz w:val="21"/>
          <w:szCs w:val="21"/>
        </w:rPr>
        <w:t>0x25</w:t>
      </w:r>
      <w:r w:rsidRPr="00971D85">
        <w:rPr>
          <w:rFonts w:ascii="黑体" w:eastAsia="黑体" w:hAnsi="黑体" w:hint="eastAsia"/>
          <w:b w:val="0"/>
          <w:sz w:val="21"/>
          <w:szCs w:val="21"/>
        </w:rPr>
        <w:t>）</w:t>
      </w:r>
      <w:bookmarkEnd w:id="162"/>
    </w:p>
    <w:tbl>
      <w:tblPr>
        <w:tblpPr w:leftFromText="180" w:rightFromText="180" w:vertAnchor="text" w:horzAnchor="margin" w:tblpY="38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846"/>
        <w:gridCol w:w="1984"/>
        <w:gridCol w:w="1559"/>
        <w:gridCol w:w="2127"/>
        <w:gridCol w:w="1977"/>
      </w:tblGrid>
      <w:tr w:rsidR="00930BE5" w:rsidRPr="006E2E0E" w14:paraId="3350CC18" w14:textId="4956DCAD" w:rsidTr="006C6738">
        <w:trPr>
          <w:trHeight w:val="416"/>
        </w:trPr>
        <w:tc>
          <w:tcPr>
            <w:tcW w:w="498" w:type="pct"/>
            <w:shd w:val="clear" w:color="auto" w:fill="D9D9D9" w:themeFill="background1" w:themeFillShade="D9"/>
            <w:vAlign w:val="center"/>
          </w:tcPr>
          <w:p w14:paraId="04391331" w14:textId="77777777" w:rsidR="00930BE5" w:rsidRPr="00930BE5" w:rsidRDefault="00930BE5" w:rsidP="00930BE5">
            <w:pPr>
              <w:pStyle w:val="TableParagraph"/>
              <w:autoSpaceDE w:val="0"/>
              <w:autoSpaceDN w:val="0"/>
              <w:spacing w:before="93"/>
              <w:ind w:right="201"/>
              <w:rPr>
                <w:rFonts w:ascii="宋体" w:eastAsia="宋体" w:hAnsi="宋体"/>
                <w:w w:val="95"/>
                <w:szCs w:val="21"/>
                <w:lang w:eastAsia="en-US"/>
              </w:rPr>
            </w:pPr>
            <w:bookmarkStart w:id="163" w:name="_Hlk13831995"/>
            <w:r w:rsidRPr="00930BE5">
              <w:rPr>
                <w:rFonts w:ascii="宋体" w:eastAsia="宋体" w:hAnsi="宋体"/>
                <w:w w:val="95"/>
                <w:szCs w:val="21"/>
                <w:lang w:eastAsia="en-US"/>
              </w:rPr>
              <w:t>序号</w:t>
            </w:r>
          </w:p>
        </w:tc>
        <w:tc>
          <w:tcPr>
            <w:tcW w:w="1168" w:type="pct"/>
            <w:shd w:val="clear" w:color="auto" w:fill="D9D9D9" w:themeFill="background1" w:themeFillShade="D9"/>
            <w:vAlign w:val="center"/>
          </w:tcPr>
          <w:p w14:paraId="1CA1DF79" w14:textId="77777777" w:rsidR="00930BE5" w:rsidRPr="00930BE5" w:rsidRDefault="00930BE5" w:rsidP="00930BE5">
            <w:pPr>
              <w:pStyle w:val="TableParagraph"/>
              <w:autoSpaceDE w:val="0"/>
              <w:autoSpaceDN w:val="0"/>
              <w:spacing w:before="93"/>
              <w:ind w:right="201"/>
              <w:rPr>
                <w:rFonts w:ascii="宋体" w:eastAsia="宋体" w:hAnsi="宋体"/>
                <w:szCs w:val="21"/>
                <w:lang w:eastAsia="en-US"/>
              </w:rPr>
            </w:pPr>
            <w:r w:rsidRPr="00930BE5">
              <w:rPr>
                <w:rFonts w:ascii="宋体" w:eastAsia="宋体" w:hAnsi="宋体"/>
                <w:w w:val="95"/>
                <w:szCs w:val="21"/>
                <w:lang w:eastAsia="en-US"/>
              </w:rPr>
              <w:t>字段定义</w:t>
            </w:r>
          </w:p>
        </w:tc>
        <w:tc>
          <w:tcPr>
            <w:tcW w:w="918" w:type="pct"/>
            <w:shd w:val="clear" w:color="auto" w:fill="D9D9D9" w:themeFill="background1" w:themeFillShade="D9"/>
            <w:vAlign w:val="center"/>
          </w:tcPr>
          <w:p w14:paraId="0906DFEE" w14:textId="77777777" w:rsidR="00930BE5" w:rsidRPr="00930BE5" w:rsidRDefault="00930BE5" w:rsidP="00930BE5">
            <w:pPr>
              <w:pStyle w:val="TableParagraph"/>
              <w:autoSpaceDE w:val="0"/>
              <w:autoSpaceDN w:val="0"/>
              <w:spacing w:before="93"/>
              <w:ind w:right="192"/>
              <w:rPr>
                <w:rFonts w:ascii="宋体" w:eastAsia="宋体" w:hAnsi="宋体"/>
                <w:szCs w:val="21"/>
                <w:lang w:eastAsia="en-US"/>
              </w:rPr>
            </w:pPr>
            <w:r w:rsidRPr="00930BE5">
              <w:rPr>
                <w:rFonts w:ascii="宋体" w:eastAsia="宋体" w:hAnsi="宋体"/>
                <w:w w:val="95"/>
                <w:szCs w:val="21"/>
                <w:lang w:eastAsia="en-US"/>
              </w:rPr>
              <w:t>字节数</w:t>
            </w:r>
          </w:p>
        </w:tc>
        <w:tc>
          <w:tcPr>
            <w:tcW w:w="1252" w:type="pct"/>
            <w:shd w:val="clear" w:color="auto" w:fill="D9D9D9" w:themeFill="background1" w:themeFillShade="D9"/>
            <w:vAlign w:val="center"/>
          </w:tcPr>
          <w:p w14:paraId="67C95F10" w14:textId="77777777" w:rsidR="00930BE5" w:rsidRPr="00930BE5" w:rsidRDefault="00930BE5" w:rsidP="00930BE5">
            <w:pPr>
              <w:pStyle w:val="TableParagraph"/>
              <w:autoSpaceDE w:val="0"/>
              <w:autoSpaceDN w:val="0"/>
              <w:spacing w:before="93"/>
              <w:ind w:left="7"/>
              <w:rPr>
                <w:rFonts w:ascii="宋体" w:eastAsia="宋体" w:hAnsi="宋体"/>
                <w:szCs w:val="21"/>
                <w:lang w:eastAsia="en-US"/>
              </w:rPr>
            </w:pPr>
            <w:r w:rsidRPr="00930BE5">
              <w:rPr>
                <w:rFonts w:ascii="宋体" w:eastAsia="宋体" w:hAnsi="宋体"/>
                <w:szCs w:val="21"/>
                <w:lang w:eastAsia="en-US"/>
              </w:rPr>
              <w:t>参数说明</w:t>
            </w:r>
          </w:p>
        </w:tc>
        <w:tc>
          <w:tcPr>
            <w:tcW w:w="1164" w:type="pct"/>
            <w:shd w:val="clear" w:color="auto" w:fill="D9D9D9" w:themeFill="background1" w:themeFillShade="D9"/>
            <w:vAlign w:val="center"/>
          </w:tcPr>
          <w:p w14:paraId="245CA221" w14:textId="70354622" w:rsidR="00930BE5" w:rsidRPr="00930BE5" w:rsidRDefault="00930BE5" w:rsidP="00930BE5">
            <w:pPr>
              <w:pStyle w:val="TableParagraph"/>
              <w:autoSpaceDE w:val="0"/>
              <w:autoSpaceDN w:val="0"/>
              <w:spacing w:before="93"/>
              <w:ind w:left="7"/>
              <w:rPr>
                <w:rFonts w:ascii="宋体" w:eastAsia="宋体" w:hAnsi="宋体"/>
                <w:szCs w:val="21"/>
              </w:rPr>
            </w:pPr>
            <w:r>
              <w:rPr>
                <w:rFonts w:ascii="宋体" w:eastAsia="宋体" w:hAnsi="宋体" w:hint="eastAsia"/>
                <w:szCs w:val="21"/>
              </w:rPr>
              <w:t>备注</w:t>
            </w:r>
          </w:p>
        </w:tc>
      </w:tr>
      <w:tr w:rsidR="00930BE5" w:rsidRPr="006E2E0E" w14:paraId="04E9BBD3" w14:textId="10C49832" w:rsidTr="006C6738">
        <w:trPr>
          <w:trHeight w:val="391"/>
        </w:trPr>
        <w:tc>
          <w:tcPr>
            <w:tcW w:w="498" w:type="pct"/>
            <w:shd w:val="clear" w:color="auto" w:fill="auto"/>
          </w:tcPr>
          <w:p w14:paraId="3DB2820C" w14:textId="77777777" w:rsidR="00930BE5" w:rsidRPr="006C6738" w:rsidRDefault="00930BE5" w:rsidP="00D05B3B">
            <w:pPr>
              <w:pStyle w:val="TableParagraph"/>
              <w:autoSpaceDE w:val="0"/>
              <w:autoSpaceDN w:val="0"/>
              <w:spacing w:before="90"/>
              <w:rPr>
                <w:rFonts w:ascii="宋体" w:eastAsia="宋体" w:hAnsi="宋体"/>
                <w:szCs w:val="28"/>
                <w:lang w:eastAsia="en-US"/>
              </w:rPr>
            </w:pPr>
            <w:r w:rsidRPr="006C6738">
              <w:rPr>
                <w:rFonts w:ascii="宋体" w:eastAsia="宋体" w:hAnsi="宋体"/>
                <w:w w:val="91"/>
                <w:szCs w:val="28"/>
                <w:lang w:eastAsia="en-US"/>
              </w:rPr>
              <w:t>1</w:t>
            </w:r>
          </w:p>
        </w:tc>
        <w:tc>
          <w:tcPr>
            <w:tcW w:w="1168" w:type="pct"/>
            <w:shd w:val="clear" w:color="auto" w:fill="auto"/>
          </w:tcPr>
          <w:p w14:paraId="0433CB39" w14:textId="77777777" w:rsidR="00930BE5" w:rsidRPr="006C6738" w:rsidRDefault="00930BE5" w:rsidP="00D05B3B">
            <w:pPr>
              <w:pStyle w:val="TableParagraph"/>
              <w:autoSpaceDE w:val="0"/>
              <w:autoSpaceDN w:val="0"/>
              <w:spacing w:line="371" w:lineRule="exact"/>
              <w:rPr>
                <w:rFonts w:ascii="宋体" w:eastAsia="宋体" w:hAnsi="宋体"/>
                <w:szCs w:val="28"/>
                <w:lang w:eastAsia="en-US"/>
              </w:rPr>
            </w:pPr>
            <w:r w:rsidRPr="006C6738">
              <w:rPr>
                <w:rFonts w:ascii="宋体" w:eastAsia="宋体" w:hAnsi="宋体"/>
                <w:szCs w:val="28"/>
                <w:lang w:eastAsia="en-US"/>
              </w:rPr>
              <w:t>上报时间</w:t>
            </w:r>
          </w:p>
        </w:tc>
        <w:tc>
          <w:tcPr>
            <w:tcW w:w="918" w:type="pct"/>
            <w:shd w:val="clear" w:color="auto" w:fill="auto"/>
            <w:vAlign w:val="center"/>
          </w:tcPr>
          <w:p w14:paraId="5207FA69" w14:textId="77777777" w:rsidR="00930BE5" w:rsidRPr="006C6738" w:rsidRDefault="00930BE5" w:rsidP="006C6738">
            <w:pPr>
              <w:pStyle w:val="TableParagraph"/>
              <w:autoSpaceDE w:val="0"/>
              <w:autoSpaceDN w:val="0"/>
              <w:spacing w:before="90"/>
              <w:ind w:right="295"/>
              <w:rPr>
                <w:rFonts w:ascii="宋体" w:eastAsia="宋体" w:hAnsi="宋体"/>
                <w:szCs w:val="28"/>
                <w:lang w:eastAsia="en-US"/>
              </w:rPr>
            </w:pPr>
            <w:r w:rsidRPr="006C6738">
              <w:rPr>
                <w:rFonts w:ascii="宋体" w:eastAsia="宋体" w:hAnsi="宋体"/>
                <w:w w:val="90"/>
                <w:szCs w:val="28"/>
                <w:lang w:eastAsia="en-US"/>
              </w:rPr>
              <w:t>6Byte</w:t>
            </w:r>
          </w:p>
        </w:tc>
        <w:tc>
          <w:tcPr>
            <w:tcW w:w="1252" w:type="pct"/>
            <w:shd w:val="clear" w:color="auto" w:fill="auto"/>
          </w:tcPr>
          <w:p w14:paraId="171E6A89" w14:textId="77777777" w:rsidR="00930BE5" w:rsidRPr="006C6738" w:rsidRDefault="00930BE5" w:rsidP="00D05B3B">
            <w:pPr>
              <w:pStyle w:val="TableParagraph"/>
              <w:autoSpaceDE w:val="0"/>
              <w:autoSpaceDN w:val="0"/>
              <w:spacing w:line="371" w:lineRule="exact"/>
              <w:ind w:left="107"/>
              <w:jc w:val="left"/>
              <w:rPr>
                <w:rFonts w:ascii="宋体" w:eastAsia="宋体" w:hAnsi="宋体"/>
                <w:szCs w:val="28"/>
                <w:lang w:eastAsia="en-US"/>
              </w:rPr>
            </w:pPr>
            <w:r w:rsidRPr="006C6738">
              <w:rPr>
                <w:rFonts w:ascii="宋体" w:eastAsia="宋体" w:hAnsi="宋体"/>
                <w:szCs w:val="28"/>
                <w:lang w:eastAsia="en-US"/>
              </w:rPr>
              <w:t>时间戳</w:t>
            </w:r>
          </w:p>
        </w:tc>
        <w:tc>
          <w:tcPr>
            <w:tcW w:w="1164" w:type="pct"/>
          </w:tcPr>
          <w:p w14:paraId="610F5F39" w14:textId="77777777" w:rsidR="00930BE5" w:rsidRPr="006C6738" w:rsidRDefault="00930BE5" w:rsidP="00D05B3B">
            <w:pPr>
              <w:pStyle w:val="TableParagraph"/>
              <w:autoSpaceDE w:val="0"/>
              <w:autoSpaceDN w:val="0"/>
              <w:spacing w:line="371" w:lineRule="exact"/>
              <w:ind w:left="107"/>
              <w:jc w:val="left"/>
              <w:rPr>
                <w:rFonts w:ascii="宋体" w:eastAsia="宋体" w:hAnsi="宋体"/>
                <w:szCs w:val="28"/>
                <w:lang w:eastAsia="en-US"/>
              </w:rPr>
            </w:pPr>
          </w:p>
        </w:tc>
      </w:tr>
      <w:tr w:rsidR="00930BE5" w:rsidRPr="006E2E0E" w14:paraId="50F854FA" w14:textId="25C4FC3A" w:rsidTr="006C6738">
        <w:trPr>
          <w:trHeight w:val="323"/>
        </w:trPr>
        <w:tc>
          <w:tcPr>
            <w:tcW w:w="498" w:type="pct"/>
            <w:shd w:val="clear" w:color="auto" w:fill="auto"/>
          </w:tcPr>
          <w:p w14:paraId="15D74E05" w14:textId="77777777" w:rsidR="00930BE5" w:rsidRPr="006C6738" w:rsidRDefault="00930BE5" w:rsidP="00D05B3B">
            <w:pPr>
              <w:pStyle w:val="TableParagraph"/>
              <w:autoSpaceDE w:val="0"/>
              <w:autoSpaceDN w:val="0"/>
              <w:rPr>
                <w:rFonts w:ascii="宋体" w:eastAsia="宋体" w:hAnsi="宋体"/>
                <w:szCs w:val="28"/>
                <w:lang w:eastAsia="en-US"/>
              </w:rPr>
            </w:pPr>
            <w:r w:rsidRPr="006C6738">
              <w:rPr>
                <w:rFonts w:ascii="宋体" w:eastAsia="宋体" w:hAnsi="宋体"/>
                <w:w w:val="91"/>
                <w:szCs w:val="28"/>
                <w:lang w:eastAsia="en-US"/>
              </w:rPr>
              <w:t>2</w:t>
            </w:r>
          </w:p>
        </w:tc>
        <w:tc>
          <w:tcPr>
            <w:tcW w:w="1168" w:type="pct"/>
            <w:shd w:val="clear" w:color="auto" w:fill="auto"/>
          </w:tcPr>
          <w:p w14:paraId="7FD8CA6A" w14:textId="77777777" w:rsidR="00930BE5" w:rsidRPr="006C6738" w:rsidRDefault="00930BE5" w:rsidP="00D05B3B">
            <w:pPr>
              <w:pStyle w:val="TableParagraph"/>
              <w:autoSpaceDE w:val="0"/>
              <w:autoSpaceDN w:val="0"/>
              <w:ind w:right="400"/>
              <w:rPr>
                <w:rFonts w:ascii="宋体" w:eastAsia="宋体" w:hAnsi="宋体"/>
                <w:szCs w:val="28"/>
                <w:lang w:eastAsia="en-US"/>
              </w:rPr>
            </w:pPr>
            <w:r w:rsidRPr="006C6738">
              <w:rPr>
                <w:rFonts w:ascii="宋体" w:eastAsia="宋体" w:hAnsi="宋体" w:cs="宋体" w:hint="eastAsia"/>
                <w:szCs w:val="28"/>
              </w:rPr>
              <w:t>对应的故障</w:t>
            </w:r>
            <w:r w:rsidRPr="006C6738">
              <w:rPr>
                <w:rFonts w:ascii="宋体" w:eastAsia="宋体" w:hAnsi="宋体" w:cs="宋体" w:hint="eastAsia"/>
                <w:szCs w:val="28"/>
                <w:lang w:eastAsia="en-US"/>
              </w:rPr>
              <w:t>码</w:t>
            </w:r>
          </w:p>
        </w:tc>
        <w:tc>
          <w:tcPr>
            <w:tcW w:w="918" w:type="pct"/>
            <w:shd w:val="clear" w:color="auto" w:fill="auto"/>
            <w:vAlign w:val="center"/>
          </w:tcPr>
          <w:p w14:paraId="3ADA31FB" w14:textId="77777777" w:rsidR="00930BE5" w:rsidRPr="006C6738" w:rsidRDefault="00930BE5" w:rsidP="006C6738">
            <w:pPr>
              <w:pStyle w:val="TableParagraph"/>
              <w:autoSpaceDE w:val="0"/>
              <w:autoSpaceDN w:val="0"/>
              <w:ind w:right="295"/>
              <w:rPr>
                <w:rFonts w:ascii="宋体" w:eastAsia="宋体" w:hAnsi="宋体"/>
                <w:szCs w:val="28"/>
                <w:lang w:eastAsia="en-US"/>
              </w:rPr>
            </w:pPr>
            <w:r w:rsidRPr="006C6738">
              <w:rPr>
                <w:rFonts w:ascii="宋体" w:eastAsia="宋体" w:hAnsi="宋体" w:hint="eastAsia"/>
                <w:w w:val="90"/>
                <w:szCs w:val="28"/>
                <w:lang w:eastAsia="en-US"/>
              </w:rPr>
              <w:t>8</w:t>
            </w:r>
            <w:r w:rsidRPr="006C6738">
              <w:rPr>
                <w:rFonts w:ascii="宋体" w:eastAsia="宋体" w:hAnsi="宋体"/>
                <w:w w:val="90"/>
                <w:szCs w:val="28"/>
                <w:lang w:eastAsia="en-US"/>
              </w:rPr>
              <w:t>Byte</w:t>
            </w:r>
          </w:p>
        </w:tc>
        <w:tc>
          <w:tcPr>
            <w:tcW w:w="1252" w:type="pct"/>
            <w:shd w:val="clear" w:color="auto" w:fill="auto"/>
          </w:tcPr>
          <w:p w14:paraId="5FBC2C32" w14:textId="77777777" w:rsidR="00930BE5" w:rsidRPr="006C6738" w:rsidRDefault="00930BE5" w:rsidP="00D05B3B">
            <w:pPr>
              <w:pStyle w:val="TableParagraph"/>
              <w:autoSpaceDE w:val="0"/>
              <w:autoSpaceDN w:val="0"/>
              <w:spacing w:line="306" w:lineRule="exact"/>
              <w:ind w:left="107"/>
              <w:jc w:val="left"/>
              <w:rPr>
                <w:rFonts w:ascii="宋体" w:eastAsia="宋体" w:hAnsi="宋体"/>
                <w:szCs w:val="28"/>
              </w:rPr>
            </w:pPr>
            <w:r w:rsidRPr="006C6738">
              <w:rPr>
                <w:rFonts w:ascii="宋体" w:eastAsia="宋体" w:hAnsi="宋体" w:cs="宋体" w:hint="eastAsia"/>
                <w:w w:val="95"/>
                <w:szCs w:val="28"/>
              </w:rPr>
              <w:t>对应的故障编码，未使用时为0x</w:t>
            </w:r>
            <w:r w:rsidRPr="006C6738">
              <w:rPr>
                <w:rFonts w:ascii="宋体" w:eastAsia="宋体" w:hAnsi="宋体" w:cs="宋体"/>
                <w:w w:val="95"/>
                <w:szCs w:val="28"/>
              </w:rPr>
              <w:t>ff</w:t>
            </w:r>
          </w:p>
        </w:tc>
        <w:tc>
          <w:tcPr>
            <w:tcW w:w="1164" w:type="pct"/>
          </w:tcPr>
          <w:p w14:paraId="110D13D7" w14:textId="77777777" w:rsidR="00930BE5" w:rsidRPr="006C6738" w:rsidRDefault="00930BE5" w:rsidP="00D05B3B">
            <w:pPr>
              <w:pStyle w:val="TableParagraph"/>
              <w:autoSpaceDE w:val="0"/>
              <w:autoSpaceDN w:val="0"/>
              <w:spacing w:line="306" w:lineRule="exact"/>
              <w:ind w:left="107"/>
              <w:jc w:val="left"/>
              <w:rPr>
                <w:rFonts w:ascii="宋体" w:eastAsia="宋体" w:hAnsi="宋体" w:cs="宋体"/>
                <w:w w:val="95"/>
                <w:szCs w:val="28"/>
              </w:rPr>
            </w:pPr>
          </w:p>
        </w:tc>
      </w:tr>
      <w:tr w:rsidR="00930BE5" w:rsidRPr="006E2E0E" w14:paraId="37D1DBB7" w14:textId="3DBEDF9F" w:rsidTr="006C6738">
        <w:trPr>
          <w:trHeight w:val="323"/>
        </w:trPr>
        <w:tc>
          <w:tcPr>
            <w:tcW w:w="498" w:type="pct"/>
            <w:shd w:val="clear" w:color="auto" w:fill="auto"/>
          </w:tcPr>
          <w:p w14:paraId="61E0DA5A" w14:textId="77777777" w:rsidR="00930BE5" w:rsidRPr="006C6738" w:rsidRDefault="00930BE5" w:rsidP="00D05B3B">
            <w:pPr>
              <w:pStyle w:val="TableParagraph"/>
              <w:autoSpaceDE w:val="0"/>
              <w:autoSpaceDN w:val="0"/>
              <w:rPr>
                <w:rFonts w:ascii="宋体" w:eastAsia="宋体" w:hAnsi="宋体"/>
                <w:w w:val="91"/>
                <w:szCs w:val="28"/>
              </w:rPr>
            </w:pPr>
            <w:r w:rsidRPr="006C6738">
              <w:rPr>
                <w:rFonts w:ascii="宋体" w:eastAsia="宋体" w:hAnsi="宋体" w:hint="eastAsia"/>
                <w:w w:val="91"/>
                <w:szCs w:val="28"/>
              </w:rPr>
              <w:t>3</w:t>
            </w:r>
          </w:p>
        </w:tc>
        <w:tc>
          <w:tcPr>
            <w:tcW w:w="1168" w:type="pct"/>
            <w:shd w:val="clear" w:color="auto" w:fill="auto"/>
          </w:tcPr>
          <w:p w14:paraId="0A259F3E" w14:textId="77777777" w:rsidR="00930BE5" w:rsidRPr="006C6738" w:rsidRDefault="00930BE5" w:rsidP="00D05B3B">
            <w:pPr>
              <w:pStyle w:val="TableParagraph"/>
              <w:autoSpaceDE w:val="0"/>
              <w:autoSpaceDN w:val="0"/>
              <w:ind w:right="400"/>
              <w:rPr>
                <w:rFonts w:ascii="宋体" w:eastAsia="宋体" w:hAnsi="宋体" w:cs="宋体"/>
                <w:szCs w:val="28"/>
                <w:lang w:eastAsia="en-US"/>
              </w:rPr>
            </w:pPr>
            <w:r w:rsidRPr="006C6738">
              <w:rPr>
                <w:rFonts w:ascii="宋体" w:eastAsia="宋体" w:hAnsi="宋体" w:cs="宋体" w:hint="eastAsia"/>
                <w:szCs w:val="28"/>
              </w:rPr>
              <w:t>TBOX故障码</w:t>
            </w:r>
          </w:p>
        </w:tc>
        <w:tc>
          <w:tcPr>
            <w:tcW w:w="918" w:type="pct"/>
            <w:shd w:val="clear" w:color="auto" w:fill="auto"/>
            <w:vAlign w:val="center"/>
          </w:tcPr>
          <w:p w14:paraId="605ABA41" w14:textId="77777777" w:rsidR="00930BE5" w:rsidRPr="006C6738" w:rsidRDefault="00930BE5" w:rsidP="006C6738">
            <w:pPr>
              <w:pStyle w:val="TableParagraph"/>
              <w:autoSpaceDE w:val="0"/>
              <w:autoSpaceDN w:val="0"/>
              <w:ind w:right="295"/>
              <w:rPr>
                <w:rFonts w:ascii="宋体" w:eastAsia="宋体" w:hAnsi="宋体"/>
                <w:w w:val="90"/>
                <w:szCs w:val="28"/>
              </w:rPr>
            </w:pPr>
            <w:r w:rsidRPr="006C6738">
              <w:rPr>
                <w:rFonts w:ascii="宋体" w:eastAsia="宋体" w:hAnsi="宋体" w:hint="eastAsia"/>
                <w:w w:val="90"/>
                <w:szCs w:val="28"/>
              </w:rPr>
              <w:t>1Byte</w:t>
            </w:r>
          </w:p>
        </w:tc>
        <w:tc>
          <w:tcPr>
            <w:tcW w:w="1252" w:type="pct"/>
            <w:shd w:val="clear" w:color="auto" w:fill="auto"/>
          </w:tcPr>
          <w:p w14:paraId="13A83A50" w14:textId="77777777" w:rsidR="00930BE5" w:rsidRPr="006C6738" w:rsidRDefault="00930BE5" w:rsidP="00D05B3B">
            <w:pPr>
              <w:pStyle w:val="TableParagraph"/>
              <w:autoSpaceDE w:val="0"/>
              <w:autoSpaceDN w:val="0"/>
              <w:spacing w:line="306" w:lineRule="exact"/>
              <w:ind w:left="107"/>
              <w:jc w:val="left"/>
              <w:rPr>
                <w:rFonts w:ascii="宋体" w:eastAsia="宋体" w:hAnsi="宋体" w:cs="宋体"/>
                <w:w w:val="95"/>
                <w:szCs w:val="28"/>
              </w:rPr>
            </w:pPr>
            <w:r w:rsidRPr="006C6738">
              <w:rPr>
                <w:rFonts w:ascii="宋体" w:eastAsia="宋体" w:hAnsi="宋体" w:cs="宋体" w:hint="eastAsia"/>
                <w:w w:val="95"/>
                <w:szCs w:val="28"/>
              </w:rPr>
              <w:t>参照附表</w:t>
            </w:r>
          </w:p>
        </w:tc>
        <w:tc>
          <w:tcPr>
            <w:tcW w:w="1164" w:type="pct"/>
          </w:tcPr>
          <w:p w14:paraId="5E95994C" w14:textId="77777777" w:rsidR="00930BE5" w:rsidRPr="006C6738" w:rsidRDefault="00930BE5" w:rsidP="00D05B3B">
            <w:pPr>
              <w:pStyle w:val="TableParagraph"/>
              <w:autoSpaceDE w:val="0"/>
              <w:autoSpaceDN w:val="0"/>
              <w:spacing w:line="306" w:lineRule="exact"/>
              <w:ind w:left="107"/>
              <w:jc w:val="left"/>
              <w:rPr>
                <w:rFonts w:ascii="宋体" w:eastAsia="宋体" w:hAnsi="宋体" w:cs="宋体"/>
                <w:w w:val="95"/>
                <w:szCs w:val="28"/>
              </w:rPr>
            </w:pPr>
          </w:p>
        </w:tc>
      </w:tr>
    </w:tbl>
    <w:bookmarkEnd w:id="163"/>
    <w:p w14:paraId="1E17596E" w14:textId="46458BDE" w:rsidR="006C6738" w:rsidRPr="006C6738" w:rsidRDefault="006C6738" w:rsidP="006C6738">
      <w:pPr>
        <w:spacing w:after="0" w:line="240" w:lineRule="auto"/>
        <w:ind w:left="0" w:firstLine="0"/>
        <w:jc w:val="center"/>
        <w:rPr>
          <w:rFonts w:ascii="宋体" w:eastAsia="宋体" w:hAnsi="宋体" w:cs="黑体"/>
          <w:szCs w:val="21"/>
        </w:rPr>
      </w:pPr>
      <w:r w:rsidRPr="006C6738">
        <w:rPr>
          <w:rFonts w:ascii="宋体" w:eastAsia="宋体" w:hAnsi="宋体" w:cs="黑体" w:hint="eastAsia"/>
          <w:szCs w:val="21"/>
        </w:rPr>
        <w:t>表</w:t>
      </w:r>
      <w:r w:rsidR="00C01350">
        <w:rPr>
          <w:rFonts w:ascii="宋体" w:eastAsia="宋体" w:hAnsi="宋体" w:cs="黑体" w:hint="eastAsia"/>
          <w:szCs w:val="21"/>
        </w:rPr>
        <w:t>3</w:t>
      </w:r>
      <w:r w:rsidR="00C01350">
        <w:rPr>
          <w:rFonts w:ascii="宋体" w:eastAsia="宋体" w:hAnsi="宋体" w:cs="黑体"/>
          <w:szCs w:val="21"/>
        </w:rPr>
        <w:t>-</w:t>
      </w:r>
      <w:r w:rsidRPr="006C6738">
        <w:rPr>
          <w:rFonts w:ascii="宋体" w:eastAsia="宋体" w:hAnsi="宋体" w:cs="黑体"/>
          <w:szCs w:val="21"/>
        </w:rPr>
        <w:t xml:space="preserve">5 </w:t>
      </w:r>
      <w:r w:rsidRPr="006C6738">
        <w:rPr>
          <w:rFonts w:ascii="宋体" w:eastAsia="宋体" w:hAnsi="宋体" w:cs="黑体" w:hint="eastAsia"/>
          <w:szCs w:val="21"/>
        </w:rPr>
        <w:t>消息上</w:t>
      </w:r>
      <w:r w:rsidR="00473D2A">
        <w:rPr>
          <w:rFonts w:ascii="宋体" w:eastAsia="宋体" w:hAnsi="宋体" w:cs="黑体" w:hint="eastAsia"/>
          <w:szCs w:val="21"/>
        </w:rPr>
        <w:t>报</w:t>
      </w:r>
      <w:r w:rsidRPr="006C6738">
        <w:rPr>
          <w:rFonts w:ascii="宋体" w:eastAsia="宋体" w:hAnsi="宋体" w:cs="黑体" w:hint="eastAsia"/>
          <w:szCs w:val="21"/>
        </w:rPr>
        <w:t>—</w:t>
      </w:r>
      <w:r w:rsidRPr="006C6738">
        <w:rPr>
          <w:rFonts w:ascii="宋体" w:eastAsia="宋体" w:hAnsi="宋体" w:cs="黑体"/>
          <w:szCs w:val="21"/>
        </w:rPr>
        <w:t>0x25</w:t>
      </w:r>
    </w:p>
    <w:p w14:paraId="26CE9167" w14:textId="77777777" w:rsidR="006C6738" w:rsidRDefault="006C6738" w:rsidP="006C6738">
      <w:pPr>
        <w:spacing w:after="0" w:line="240" w:lineRule="auto"/>
        <w:ind w:left="0" w:firstLine="0"/>
        <w:rPr>
          <w:rFonts w:ascii="宋体" w:eastAsia="宋体" w:hAnsi="宋体"/>
        </w:rPr>
      </w:pPr>
    </w:p>
    <w:p w14:paraId="08E6CE5B" w14:textId="62D141B6" w:rsidR="008C0DAE" w:rsidRDefault="006C6738" w:rsidP="006C6738">
      <w:pPr>
        <w:spacing w:after="0" w:line="240" w:lineRule="auto"/>
        <w:ind w:left="0" w:firstLine="0"/>
        <w:jc w:val="center"/>
        <w:rPr>
          <w:rFonts w:ascii="宋体" w:eastAsia="宋体" w:hAnsi="宋体"/>
        </w:rPr>
      </w:pPr>
      <w:r w:rsidRPr="006C6738">
        <w:rPr>
          <w:rFonts w:ascii="宋体" w:eastAsia="宋体" w:hAnsi="宋体" w:hint="eastAsia"/>
        </w:rPr>
        <w:t>表</w:t>
      </w:r>
      <w:r w:rsidR="00C01350">
        <w:rPr>
          <w:rFonts w:ascii="宋体" w:eastAsia="宋体" w:hAnsi="宋体" w:hint="eastAsia"/>
        </w:rPr>
        <w:t>3</w:t>
      </w:r>
      <w:r w:rsidR="00C01350">
        <w:rPr>
          <w:rFonts w:ascii="宋体" w:eastAsia="宋体" w:hAnsi="宋体"/>
        </w:rPr>
        <w:t>-</w:t>
      </w:r>
      <w:r w:rsidRPr="006C6738">
        <w:rPr>
          <w:rFonts w:ascii="宋体" w:eastAsia="宋体" w:hAnsi="宋体" w:hint="eastAsia"/>
        </w:rPr>
        <w:t>6</w:t>
      </w:r>
      <w:r w:rsidRPr="006C6738">
        <w:rPr>
          <w:rFonts w:ascii="宋体" w:eastAsia="宋体" w:hAnsi="宋体"/>
        </w:rPr>
        <w:t xml:space="preserve"> </w:t>
      </w:r>
      <w:r w:rsidR="00C01350">
        <w:rPr>
          <w:rFonts w:ascii="宋体" w:eastAsia="宋体" w:hAnsi="宋体" w:hint="eastAsia"/>
        </w:rPr>
        <w:t>平台</w:t>
      </w:r>
      <w:r w:rsidRPr="006C6738">
        <w:rPr>
          <w:rFonts w:ascii="宋体" w:eastAsia="宋体" w:hAnsi="宋体" w:hint="eastAsia"/>
        </w:rPr>
        <w:t>应答0x</w:t>
      </w:r>
      <w:r w:rsidRPr="006C6738">
        <w:rPr>
          <w:rFonts w:ascii="宋体" w:eastAsia="宋体" w:hAnsi="宋体"/>
        </w:rPr>
        <w:t>c5</w:t>
      </w:r>
    </w:p>
    <w:tbl>
      <w:tblPr>
        <w:tblStyle w:val="a9"/>
        <w:tblW w:w="0" w:type="auto"/>
        <w:tblLook w:val="04A0" w:firstRow="1" w:lastRow="0" w:firstColumn="1" w:lastColumn="0" w:noHBand="0" w:noVBand="1"/>
      </w:tblPr>
      <w:tblGrid>
        <w:gridCol w:w="846"/>
        <w:gridCol w:w="1984"/>
        <w:gridCol w:w="1560"/>
        <w:gridCol w:w="2126"/>
        <w:gridCol w:w="1977"/>
      </w:tblGrid>
      <w:tr w:rsidR="00D742C1" w14:paraId="66A5E827" w14:textId="77777777" w:rsidTr="00473D2A">
        <w:trPr>
          <w:trHeight w:val="397"/>
        </w:trPr>
        <w:tc>
          <w:tcPr>
            <w:tcW w:w="846" w:type="dxa"/>
            <w:shd w:val="clear" w:color="auto" w:fill="D9D9D9" w:themeFill="background1" w:themeFillShade="D9"/>
            <w:vAlign w:val="center"/>
          </w:tcPr>
          <w:p w14:paraId="1658BC57" w14:textId="39AA824E" w:rsidR="006C6738" w:rsidRDefault="006C6738" w:rsidP="006C6738">
            <w:pPr>
              <w:spacing w:after="0" w:line="240" w:lineRule="auto"/>
              <w:ind w:left="0" w:firstLine="0"/>
              <w:jc w:val="center"/>
              <w:rPr>
                <w:rFonts w:ascii="宋体" w:eastAsia="宋体" w:hAnsi="宋体"/>
              </w:rPr>
            </w:pPr>
            <w:bookmarkStart w:id="164" w:name="_Hlk118123772"/>
            <w:r w:rsidRPr="00930BE5">
              <w:rPr>
                <w:rFonts w:ascii="宋体" w:eastAsia="宋体" w:hAnsi="宋体"/>
                <w:w w:val="95"/>
                <w:szCs w:val="21"/>
                <w:lang w:eastAsia="en-US"/>
              </w:rPr>
              <w:t>序号</w:t>
            </w:r>
          </w:p>
        </w:tc>
        <w:tc>
          <w:tcPr>
            <w:tcW w:w="1984" w:type="dxa"/>
            <w:shd w:val="clear" w:color="auto" w:fill="D9D9D9" w:themeFill="background1" w:themeFillShade="D9"/>
            <w:vAlign w:val="center"/>
          </w:tcPr>
          <w:p w14:paraId="653E14FE" w14:textId="5D55C8E5" w:rsidR="006C6738" w:rsidRDefault="006C6738" w:rsidP="006C6738">
            <w:pPr>
              <w:spacing w:after="0" w:line="240" w:lineRule="auto"/>
              <w:ind w:left="0" w:firstLine="0"/>
              <w:jc w:val="center"/>
              <w:rPr>
                <w:rFonts w:ascii="宋体" w:eastAsia="宋体" w:hAnsi="宋体"/>
              </w:rPr>
            </w:pPr>
            <w:r w:rsidRPr="00930BE5">
              <w:rPr>
                <w:rFonts w:ascii="宋体" w:eastAsia="宋体" w:hAnsi="宋体"/>
                <w:w w:val="95"/>
                <w:szCs w:val="21"/>
                <w:lang w:eastAsia="en-US"/>
              </w:rPr>
              <w:t>字段定义</w:t>
            </w:r>
          </w:p>
        </w:tc>
        <w:tc>
          <w:tcPr>
            <w:tcW w:w="1560" w:type="dxa"/>
            <w:shd w:val="clear" w:color="auto" w:fill="D9D9D9" w:themeFill="background1" w:themeFillShade="D9"/>
            <w:vAlign w:val="center"/>
          </w:tcPr>
          <w:p w14:paraId="19B847BE" w14:textId="3F08DBDF" w:rsidR="006C6738" w:rsidRDefault="006C6738" w:rsidP="006C6738">
            <w:pPr>
              <w:spacing w:after="0" w:line="240" w:lineRule="auto"/>
              <w:ind w:left="0" w:firstLine="0"/>
              <w:jc w:val="center"/>
              <w:rPr>
                <w:rFonts w:ascii="宋体" w:eastAsia="宋体" w:hAnsi="宋体"/>
              </w:rPr>
            </w:pPr>
            <w:r w:rsidRPr="00930BE5">
              <w:rPr>
                <w:rFonts w:ascii="宋体" w:eastAsia="宋体" w:hAnsi="宋体"/>
                <w:w w:val="95"/>
                <w:szCs w:val="21"/>
                <w:lang w:eastAsia="en-US"/>
              </w:rPr>
              <w:t>字节数</w:t>
            </w:r>
          </w:p>
        </w:tc>
        <w:tc>
          <w:tcPr>
            <w:tcW w:w="2126" w:type="dxa"/>
            <w:shd w:val="clear" w:color="auto" w:fill="D9D9D9" w:themeFill="background1" w:themeFillShade="D9"/>
            <w:vAlign w:val="center"/>
          </w:tcPr>
          <w:p w14:paraId="4DA4F3FA" w14:textId="51E7DC51" w:rsidR="006C6738" w:rsidRDefault="006C6738" w:rsidP="006C6738">
            <w:pPr>
              <w:spacing w:after="0" w:line="240" w:lineRule="auto"/>
              <w:ind w:left="0" w:firstLine="0"/>
              <w:jc w:val="center"/>
              <w:rPr>
                <w:rFonts w:ascii="宋体" w:eastAsia="宋体" w:hAnsi="宋体"/>
              </w:rPr>
            </w:pPr>
            <w:r w:rsidRPr="00930BE5">
              <w:rPr>
                <w:rFonts w:ascii="宋体" w:eastAsia="宋体" w:hAnsi="宋体"/>
                <w:szCs w:val="21"/>
                <w:lang w:eastAsia="en-US"/>
              </w:rPr>
              <w:t>参数说明</w:t>
            </w:r>
          </w:p>
        </w:tc>
        <w:tc>
          <w:tcPr>
            <w:tcW w:w="1977" w:type="dxa"/>
            <w:shd w:val="clear" w:color="auto" w:fill="D9D9D9" w:themeFill="background1" w:themeFillShade="D9"/>
            <w:vAlign w:val="center"/>
          </w:tcPr>
          <w:p w14:paraId="4C30A140" w14:textId="46FBF541" w:rsidR="006C6738" w:rsidRDefault="006C6738" w:rsidP="006C6738">
            <w:pPr>
              <w:spacing w:after="0" w:line="240" w:lineRule="auto"/>
              <w:ind w:left="0" w:firstLine="0"/>
              <w:jc w:val="center"/>
              <w:rPr>
                <w:rFonts w:ascii="宋体" w:eastAsia="宋体" w:hAnsi="宋体"/>
              </w:rPr>
            </w:pPr>
            <w:r>
              <w:rPr>
                <w:rFonts w:ascii="宋体" w:eastAsia="宋体" w:hAnsi="宋体" w:hint="eastAsia"/>
                <w:szCs w:val="21"/>
              </w:rPr>
              <w:t>备注</w:t>
            </w:r>
          </w:p>
        </w:tc>
      </w:tr>
      <w:tr w:rsidR="00D742C1" w14:paraId="198E7E03" w14:textId="77777777" w:rsidTr="00473D2A">
        <w:trPr>
          <w:trHeight w:val="397"/>
        </w:trPr>
        <w:tc>
          <w:tcPr>
            <w:tcW w:w="846" w:type="dxa"/>
            <w:shd w:val="clear" w:color="auto" w:fill="auto"/>
            <w:vAlign w:val="center"/>
          </w:tcPr>
          <w:p w14:paraId="2D6BC737" w14:textId="3251D018" w:rsidR="006C6738" w:rsidRPr="006C6738" w:rsidRDefault="006C6738" w:rsidP="006C6738">
            <w:pPr>
              <w:spacing w:after="0" w:line="240" w:lineRule="auto"/>
              <w:ind w:left="0" w:firstLine="0"/>
              <w:jc w:val="center"/>
              <w:rPr>
                <w:rFonts w:ascii="宋体" w:eastAsia="宋体" w:hAnsi="宋体"/>
                <w:szCs w:val="28"/>
              </w:rPr>
            </w:pPr>
            <w:r w:rsidRPr="006C6738">
              <w:rPr>
                <w:rFonts w:ascii="宋体" w:eastAsia="宋体" w:hAnsi="宋体"/>
                <w:w w:val="91"/>
                <w:szCs w:val="28"/>
                <w:lang w:eastAsia="en-US"/>
              </w:rPr>
              <w:t>1</w:t>
            </w:r>
          </w:p>
        </w:tc>
        <w:tc>
          <w:tcPr>
            <w:tcW w:w="1984" w:type="dxa"/>
            <w:shd w:val="clear" w:color="auto" w:fill="auto"/>
            <w:vAlign w:val="center"/>
          </w:tcPr>
          <w:p w14:paraId="1AC6502A" w14:textId="07A90230" w:rsidR="006C6738" w:rsidRPr="006C6738" w:rsidRDefault="006C6738" w:rsidP="006C6738">
            <w:pPr>
              <w:spacing w:after="0" w:line="240" w:lineRule="auto"/>
              <w:ind w:left="0" w:firstLine="0"/>
              <w:jc w:val="center"/>
              <w:rPr>
                <w:rFonts w:ascii="宋体" w:eastAsia="宋体" w:hAnsi="宋体"/>
                <w:szCs w:val="28"/>
              </w:rPr>
            </w:pPr>
            <w:r w:rsidRPr="006C6738">
              <w:rPr>
                <w:rFonts w:ascii="宋体" w:eastAsia="宋体" w:hAnsi="宋体"/>
                <w:szCs w:val="28"/>
                <w:lang w:eastAsia="en-US"/>
              </w:rPr>
              <w:t>执行结果</w:t>
            </w:r>
          </w:p>
        </w:tc>
        <w:tc>
          <w:tcPr>
            <w:tcW w:w="1560" w:type="dxa"/>
            <w:shd w:val="clear" w:color="auto" w:fill="auto"/>
            <w:vAlign w:val="center"/>
          </w:tcPr>
          <w:p w14:paraId="44FE242A" w14:textId="2CBC10B3" w:rsidR="006C6738" w:rsidRPr="006C6738" w:rsidRDefault="006C6738" w:rsidP="006C6738">
            <w:pPr>
              <w:spacing w:after="0" w:line="240" w:lineRule="auto"/>
              <w:ind w:left="0" w:firstLine="0"/>
              <w:jc w:val="center"/>
              <w:rPr>
                <w:rFonts w:ascii="宋体" w:eastAsia="宋体" w:hAnsi="宋体"/>
                <w:szCs w:val="28"/>
              </w:rPr>
            </w:pPr>
            <w:r w:rsidRPr="006C6738">
              <w:rPr>
                <w:rFonts w:ascii="宋体" w:eastAsia="宋体" w:hAnsi="宋体"/>
                <w:szCs w:val="28"/>
                <w:lang w:eastAsia="en-US"/>
              </w:rPr>
              <w:t>1Byte</w:t>
            </w:r>
          </w:p>
        </w:tc>
        <w:tc>
          <w:tcPr>
            <w:tcW w:w="2126" w:type="dxa"/>
          </w:tcPr>
          <w:p w14:paraId="6A9FB925" w14:textId="77777777" w:rsidR="006C6738" w:rsidRPr="006C6738" w:rsidRDefault="006C6738" w:rsidP="006C6738">
            <w:pPr>
              <w:spacing w:after="0" w:line="240" w:lineRule="auto"/>
              <w:ind w:left="0" w:firstLine="0"/>
              <w:rPr>
                <w:rFonts w:ascii="宋体" w:eastAsia="宋体" w:hAnsi="宋体"/>
                <w:szCs w:val="28"/>
              </w:rPr>
            </w:pPr>
            <w:r w:rsidRPr="006C6738">
              <w:rPr>
                <w:rFonts w:ascii="宋体" w:eastAsia="宋体" w:hAnsi="宋体"/>
                <w:szCs w:val="28"/>
              </w:rPr>
              <w:t>0x00</w:t>
            </w:r>
            <w:r w:rsidRPr="006C6738">
              <w:rPr>
                <w:rFonts w:ascii="宋体" w:eastAsia="宋体" w:hAnsi="宋体" w:hint="eastAsia"/>
                <w:szCs w:val="28"/>
              </w:rPr>
              <w:t>：接收成功</w:t>
            </w:r>
          </w:p>
          <w:p w14:paraId="64BE2EFB" w14:textId="0C8EB5EF" w:rsidR="006C6738" w:rsidRPr="006C6738" w:rsidRDefault="006C6738" w:rsidP="006C6738">
            <w:pPr>
              <w:spacing w:after="0" w:line="240" w:lineRule="auto"/>
              <w:ind w:left="0" w:firstLine="0"/>
              <w:rPr>
                <w:rFonts w:ascii="宋体" w:eastAsia="宋体" w:hAnsi="宋体"/>
                <w:szCs w:val="28"/>
              </w:rPr>
            </w:pPr>
            <w:r w:rsidRPr="006C6738">
              <w:rPr>
                <w:rFonts w:ascii="宋体" w:eastAsia="宋体" w:hAnsi="宋体"/>
                <w:szCs w:val="28"/>
              </w:rPr>
              <w:t>0x01</w:t>
            </w:r>
            <w:r w:rsidRPr="006C6738">
              <w:rPr>
                <w:rFonts w:ascii="宋体" w:eastAsia="宋体" w:hAnsi="宋体" w:hint="eastAsia"/>
                <w:szCs w:val="28"/>
              </w:rPr>
              <w:t>：失败</w:t>
            </w:r>
          </w:p>
        </w:tc>
        <w:tc>
          <w:tcPr>
            <w:tcW w:w="1977" w:type="dxa"/>
            <w:shd w:val="clear" w:color="auto" w:fill="auto"/>
          </w:tcPr>
          <w:p w14:paraId="6F1D3736" w14:textId="44057943" w:rsidR="006C6738" w:rsidRPr="006C6738" w:rsidRDefault="006C6738" w:rsidP="006C6738">
            <w:pPr>
              <w:spacing w:after="0" w:line="240" w:lineRule="auto"/>
              <w:ind w:left="0" w:firstLine="0"/>
              <w:rPr>
                <w:rFonts w:ascii="宋体" w:eastAsia="宋体" w:hAnsi="宋体"/>
                <w:szCs w:val="28"/>
              </w:rPr>
            </w:pPr>
          </w:p>
        </w:tc>
      </w:tr>
      <w:bookmarkEnd w:id="164"/>
    </w:tbl>
    <w:p w14:paraId="3C8369BA" w14:textId="77777777" w:rsidR="006C6738" w:rsidRPr="006C6738" w:rsidRDefault="006C6738" w:rsidP="006C6738">
      <w:pPr>
        <w:spacing w:after="0" w:line="240" w:lineRule="auto"/>
        <w:ind w:left="0" w:firstLine="0"/>
        <w:rPr>
          <w:rFonts w:ascii="宋体" w:eastAsia="宋体" w:hAnsi="宋体"/>
        </w:rPr>
      </w:pPr>
    </w:p>
    <w:p w14:paraId="40E69FAD" w14:textId="77777777" w:rsidR="00C36F1C" w:rsidRPr="006C6738" w:rsidRDefault="00C36F1C" w:rsidP="00C36F1C">
      <w:pPr>
        <w:pStyle w:val="2"/>
        <w:numPr>
          <w:ilvl w:val="2"/>
          <w:numId w:val="15"/>
        </w:numPr>
        <w:spacing w:beforeLines="50" w:before="120" w:after="0"/>
        <w:rPr>
          <w:rFonts w:ascii="黑体" w:eastAsia="黑体" w:hAnsi="黑体"/>
          <w:b w:val="0"/>
          <w:sz w:val="21"/>
          <w:szCs w:val="21"/>
        </w:rPr>
      </w:pPr>
      <w:bookmarkStart w:id="165" w:name="_Toc118125158"/>
      <w:bookmarkStart w:id="166" w:name="_Toc118125824"/>
      <w:bookmarkStart w:id="167" w:name="_Toc118125167"/>
      <w:bookmarkStart w:id="168" w:name="_Toc118125833"/>
      <w:bookmarkStart w:id="169" w:name="_换电站协议（玖行）（0x26）"/>
      <w:bookmarkStart w:id="170" w:name="_Toc118125171"/>
      <w:bookmarkStart w:id="171" w:name="_Toc118125837"/>
      <w:bookmarkStart w:id="172" w:name="_Toc118125179"/>
      <w:bookmarkStart w:id="173" w:name="_Toc118125845"/>
      <w:bookmarkStart w:id="174" w:name="_恒隆冷链（0x27）"/>
      <w:bookmarkStart w:id="175" w:name="_Toc118125168"/>
      <w:bookmarkStart w:id="176" w:name="_Toc119050739"/>
      <w:bookmarkStart w:id="177" w:name="_Toc118125180"/>
      <w:bookmarkStart w:id="178" w:name="_Toc119050740"/>
      <w:bookmarkEnd w:id="165"/>
      <w:bookmarkEnd w:id="166"/>
      <w:bookmarkEnd w:id="167"/>
      <w:bookmarkEnd w:id="168"/>
      <w:bookmarkEnd w:id="169"/>
      <w:bookmarkEnd w:id="170"/>
      <w:bookmarkEnd w:id="171"/>
      <w:bookmarkEnd w:id="172"/>
      <w:bookmarkEnd w:id="173"/>
      <w:bookmarkEnd w:id="174"/>
      <w:r w:rsidRPr="006C6738">
        <w:rPr>
          <w:rFonts w:ascii="黑体" w:eastAsia="黑体" w:hAnsi="黑体" w:hint="eastAsia"/>
          <w:b w:val="0"/>
          <w:sz w:val="21"/>
          <w:szCs w:val="21"/>
        </w:rPr>
        <w:lastRenderedPageBreak/>
        <w:t>换电站协议（玖行）</w:t>
      </w:r>
      <w:r w:rsidRPr="006C6738">
        <w:rPr>
          <w:rFonts w:ascii="黑体" w:eastAsia="黑体" w:hAnsi="黑体"/>
          <w:b w:val="0"/>
          <w:sz w:val="21"/>
          <w:szCs w:val="21"/>
        </w:rPr>
        <w:t>（0x26）</w:t>
      </w:r>
      <w:bookmarkEnd w:id="175"/>
      <w:bookmarkEnd w:id="176"/>
    </w:p>
    <w:p w14:paraId="6A887CB9" w14:textId="77777777" w:rsidR="00C36F1C" w:rsidRDefault="00C36F1C" w:rsidP="00C36F1C">
      <w:pPr>
        <w:spacing w:after="0" w:line="400" w:lineRule="exact"/>
        <w:ind w:left="0" w:firstLineChars="200" w:firstLine="420"/>
        <w:rPr>
          <w:rFonts w:ascii="宋体" w:eastAsia="宋体" w:hAnsi="宋体" w:cs="宋体"/>
        </w:rPr>
      </w:pPr>
      <w:r w:rsidRPr="006C6738">
        <w:rPr>
          <w:rFonts w:ascii="宋体" w:eastAsia="宋体" w:hAnsi="宋体" w:cs="宋体" w:hint="eastAsia"/>
        </w:rPr>
        <w:t>换电控制器发送，状态变化则直接发送。启动</w:t>
      </w:r>
      <w:proofErr w:type="gramStart"/>
      <w:r w:rsidRPr="006C6738">
        <w:rPr>
          <w:rFonts w:ascii="宋体" w:eastAsia="宋体" w:hAnsi="宋体" w:cs="宋体" w:hint="eastAsia"/>
        </w:rPr>
        <w:t>换电指</w:t>
      </w:r>
      <w:proofErr w:type="gramEnd"/>
      <w:r w:rsidRPr="006C6738">
        <w:rPr>
          <w:rFonts w:ascii="宋体" w:eastAsia="宋体" w:hAnsi="宋体" w:cs="宋体" w:hint="eastAsia"/>
        </w:rPr>
        <w:t>tbox收到换电控制上位机发来的电磁阀解锁指令。结束</w:t>
      </w:r>
      <w:proofErr w:type="gramStart"/>
      <w:r w:rsidRPr="006C6738">
        <w:rPr>
          <w:rFonts w:ascii="宋体" w:eastAsia="宋体" w:hAnsi="宋体" w:cs="宋体" w:hint="eastAsia"/>
        </w:rPr>
        <w:t>换电指</w:t>
      </w:r>
      <w:proofErr w:type="gramEnd"/>
      <w:r w:rsidRPr="006C6738">
        <w:rPr>
          <w:rFonts w:ascii="宋体" w:eastAsia="宋体" w:hAnsi="宋体" w:cs="宋体" w:hint="eastAsia"/>
        </w:rPr>
        <w:t>tbox收到换电控制上位机发来的电磁阀锁定指令。</w:t>
      </w:r>
    </w:p>
    <w:p w14:paraId="1125ACFC" w14:textId="77777777" w:rsidR="00C36F1C" w:rsidRPr="006C6738" w:rsidRDefault="00C36F1C" w:rsidP="00C36F1C">
      <w:pPr>
        <w:spacing w:after="0" w:line="400" w:lineRule="exact"/>
        <w:ind w:left="0" w:firstLine="0"/>
        <w:jc w:val="center"/>
        <w:rPr>
          <w:rFonts w:ascii="宋体" w:eastAsia="宋体" w:hAnsi="宋体" w:cs="宋体"/>
        </w:rPr>
      </w:pPr>
      <w:r>
        <w:rPr>
          <w:rFonts w:ascii="宋体" w:eastAsia="宋体" w:hAnsi="宋体" w:cs="宋体" w:hint="eastAsia"/>
        </w:rPr>
        <w:t>表3</w:t>
      </w:r>
      <w:r>
        <w:rPr>
          <w:rFonts w:ascii="宋体" w:eastAsia="宋体" w:hAnsi="宋体" w:cs="宋体"/>
        </w:rPr>
        <w:t>-</w:t>
      </w:r>
      <w:r>
        <w:rPr>
          <w:rFonts w:ascii="宋体" w:eastAsia="宋体" w:hAnsi="宋体" w:cs="宋体" w:hint="eastAsia"/>
        </w:rPr>
        <w:t>7</w:t>
      </w:r>
      <w:r>
        <w:rPr>
          <w:rFonts w:ascii="宋体" w:eastAsia="宋体" w:hAnsi="宋体" w:cs="宋体"/>
        </w:rPr>
        <w:t xml:space="preserve"> </w:t>
      </w:r>
      <w:r>
        <w:rPr>
          <w:rFonts w:ascii="宋体" w:eastAsia="宋体" w:hAnsi="宋体" w:cs="宋体" w:hint="eastAsia"/>
        </w:rPr>
        <w:t>消息上报</w:t>
      </w:r>
      <w:r>
        <w:rPr>
          <w:rFonts w:ascii="宋体" w:eastAsia="宋体" w:hAnsi="宋体" w:cs="宋体"/>
        </w:rPr>
        <w:t>—0</w:t>
      </w:r>
      <w:r>
        <w:rPr>
          <w:rFonts w:ascii="宋体" w:eastAsia="宋体" w:hAnsi="宋体" w:cs="宋体" w:hint="eastAsia"/>
        </w:rPr>
        <w:t>x</w:t>
      </w:r>
      <w:r>
        <w:rPr>
          <w:rFonts w:ascii="宋体" w:eastAsia="宋体" w:hAnsi="宋体" w:cs="宋体"/>
        </w:rPr>
        <w:t>26</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1095"/>
        <w:gridCol w:w="1920"/>
        <w:gridCol w:w="1497"/>
        <w:gridCol w:w="2348"/>
        <w:gridCol w:w="1633"/>
      </w:tblGrid>
      <w:tr w:rsidR="00C36F1C" w:rsidRPr="006E2E0E" w14:paraId="0B553D5A" w14:textId="77777777" w:rsidTr="00B0633C">
        <w:trPr>
          <w:trHeight w:val="650"/>
        </w:trPr>
        <w:tc>
          <w:tcPr>
            <w:tcW w:w="500" w:type="pct"/>
            <w:shd w:val="clear" w:color="auto" w:fill="D9D9D9" w:themeFill="background1" w:themeFillShade="D9"/>
            <w:vAlign w:val="center"/>
          </w:tcPr>
          <w:p w14:paraId="6D6A08F9" w14:textId="77777777" w:rsidR="00C36F1C" w:rsidRPr="00473D2A" w:rsidRDefault="00C36F1C" w:rsidP="00B0633C">
            <w:pPr>
              <w:spacing w:after="0" w:line="240" w:lineRule="auto"/>
              <w:ind w:left="0" w:firstLine="0"/>
              <w:jc w:val="center"/>
              <w:rPr>
                <w:rFonts w:ascii="宋体" w:eastAsia="宋体" w:hAnsi="宋体"/>
                <w:szCs w:val="21"/>
                <w:lang w:eastAsia="en-US"/>
              </w:rPr>
            </w:pPr>
            <w:r w:rsidRPr="00473D2A">
              <w:rPr>
                <w:rFonts w:ascii="宋体" w:eastAsia="宋体" w:hAnsi="宋体"/>
                <w:w w:val="95"/>
                <w:szCs w:val="21"/>
                <w:lang w:eastAsia="en-US"/>
              </w:rPr>
              <w:t>序号</w:t>
            </w:r>
          </w:p>
        </w:tc>
        <w:tc>
          <w:tcPr>
            <w:tcW w:w="1167" w:type="pct"/>
            <w:shd w:val="clear" w:color="auto" w:fill="D9D9D9" w:themeFill="background1" w:themeFillShade="D9"/>
            <w:vAlign w:val="center"/>
          </w:tcPr>
          <w:p w14:paraId="17E738F6" w14:textId="77777777" w:rsidR="00C36F1C" w:rsidRPr="00473D2A" w:rsidRDefault="00C36F1C" w:rsidP="00B0633C">
            <w:pPr>
              <w:pStyle w:val="TableParagraph"/>
              <w:autoSpaceDE w:val="0"/>
              <w:autoSpaceDN w:val="0"/>
              <w:spacing w:before="93"/>
              <w:ind w:right="201"/>
              <w:rPr>
                <w:rFonts w:ascii="宋体" w:eastAsia="宋体" w:hAnsi="宋体"/>
                <w:szCs w:val="21"/>
                <w:lang w:eastAsia="en-US"/>
              </w:rPr>
            </w:pPr>
            <w:r w:rsidRPr="00473D2A">
              <w:rPr>
                <w:rFonts w:ascii="宋体" w:eastAsia="宋体" w:hAnsi="宋体"/>
                <w:w w:val="95"/>
                <w:szCs w:val="21"/>
                <w:lang w:eastAsia="en-US"/>
              </w:rPr>
              <w:t>字段定义</w:t>
            </w:r>
          </w:p>
        </w:tc>
        <w:tc>
          <w:tcPr>
            <w:tcW w:w="918" w:type="pct"/>
            <w:shd w:val="clear" w:color="auto" w:fill="D9D9D9" w:themeFill="background1" w:themeFillShade="D9"/>
            <w:vAlign w:val="center"/>
          </w:tcPr>
          <w:p w14:paraId="1C80FCA0" w14:textId="77777777" w:rsidR="00C36F1C" w:rsidRPr="00473D2A" w:rsidRDefault="00C36F1C" w:rsidP="00B0633C">
            <w:pPr>
              <w:pStyle w:val="TableParagraph"/>
              <w:autoSpaceDE w:val="0"/>
              <w:autoSpaceDN w:val="0"/>
              <w:spacing w:before="93"/>
              <w:ind w:right="192"/>
              <w:rPr>
                <w:rFonts w:ascii="宋体" w:eastAsia="宋体" w:hAnsi="宋体"/>
                <w:szCs w:val="21"/>
                <w:lang w:eastAsia="en-US"/>
              </w:rPr>
            </w:pPr>
            <w:r w:rsidRPr="00473D2A">
              <w:rPr>
                <w:rFonts w:ascii="宋体" w:eastAsia="宋体" w:hAnsi="宋体"/>
                <w:w w:val="95"/>
                <w:szCs w:val="21"/>
                <w:lang w:eastAsia="en-US"/>
              </w:rPr>
              <w:t>字节数</w:t>
            </w:r>
          </w:p>
        </w:tc>
        <w:tc>
          <w:tcPr>
            <w:tcW w:w="1418" w:type="pct"/>
            <w:shd w:val="clear" w:color="auto" w:fill="D9D9D9" w:themeFill="background1" w:themeFillShade="D9"/>
            <w:vAlign w:val="center"/>
          </w:tcPr>
          <w:p w14:paraId="1B685600" w14:textId="77777777" w:rsidR="00C36F1C" w:rsidRPr="00473D2A" w:rsidRDefault="00C36F1C" w:rsidP="00B0633C">
            <w:pPr>
              <w:pStyle w:val="TableParagraph"/>
              <w:autoSpaceDE w:val="0"/>
              <w:autoSpaceDN w:val="0"/>
              <w:spacing w:before="93"/>
              <w:ind w:left="7"/>
              <w:rPr>
                <w:rFonts w:ascii="宋体" w:eastAsia="宋体" w:hAnsi="宋体"/>
                <w:szCs w:val="21"/>
                <w:lang w:eastAsia="en-US"/>
              </w:rPr>
            </w:pPr>
            <w:r w:rsidRPr="00473D2A">
              <w:rPr>
                <w:rFonts w:ascii="宋体" w:eastAsia="宋体" w:hAnsi="宋体"/>
                <w:szCs w:val="21"/>
                <w:lang w:eastAsia="en-US"/>
              </w:rPr>
              <w:t>参数说明</w:t>
            </w:r>
          </w:p>
        </w:tc>
        <w:tc>
          <w:tcPr>
            <w:tcW w:w="997" w:type="pct"/>
            <w:shd w:val="clear" w:color="auto" w:fill="D9D9D9" w:themeFill="background1" w:themeFillShade="D9"/>
            <w:vAlign w:val="center"/>
          </w:tcPr>
          <w:p w14:paraId="0CB8099B" w14:textId="77777777" w:rsidR="00C36F1C" w:rsidRPr="00473D2A" w:rsidRDefault="00C36F1C" w:rsidP="00B0633C">
            <w:pPr>
              <w:pStyle w:val="TableParagraph"/>
              <w:autoSpaceDE w:val="0"/>
              <w:autoSpaceDN w:val="0"/>
              <w:spacing w:before="93"/>
              <w:ind w:left="7"/>
              <w:rPr>
                <w:rFonts w:ascii="宋体" w:eastAsia="宋体" w:hAnsi="宋体"/>
                <w:szCs w:val="21"/>
              </w:rPr>
            </w:pPr>
            <w:r>
              <w:rPr>
                <w:rFonts w:ascii="宋体" w:eastAsia="宋体" w:hAnsi="宋体" w:hint="eastAsia"/>
                <w:szCs w:val="21"/>
              </w:rPr>
              <w:t>备注</w:t>
            </w:r>
          </w:p>
        </w:tc>
      </w:tr>
      <w:tr w:rsidR="00C36F1C" w:rsidRPr="006E2E0E" w14:paraId="594323A7" w14:textId="77777777" w:rsidTr="00B0633C">
        <w:trPr>
          <w:trHeight w:val="391"/>
        </w:trPr>
        <w:tc>
          <w:tcPr>
            <w:tcW w:w="500" w:type="pct"/>
            <w:shd w:val="clear" w:color="auto" w:fill="auto"/>
            <w:vAlign w:val="center"/>
          </w:tcPr>
          <w:p w14:paraId="601F6874" w14:textId="77777777" w:rsidR="00C36F1C" w:rsidRPr="00473D2A" w:rsidRDefault="00C36F1C" w:rsidP="00B0633C">
            <w:pPr>
              <w:pStyle w:val="TableParagraph"/>
              <w:autoSpaceDE w:val="0"/>
              <w:autoSpaceDN w:val="0"/>
              <w:spacing w:before="90"/>
              <w:rPr>
                <w:rFonts w:ascii="宋体" w:eastAsia="宋体" w:hAnsi="宋体"/>
                <w:szCs w:val="21"/>
                <w:lang w:eastAsia="en-US"/>
              </w:rPr>
            </w:pPr>
            <w:r w:rsidRPr="00473D2A">
              <w:rPr>
                <w:rFonts w:ascii="宋体" w:eastAsia="宋体" w:hAnsi="宋体"/>
                <w:w w:val="91"/>
                <w:szCs w:val="21"/>
                <w:lang w:eastAsia="en-US"/>
              </w:rPr>
              <w:t>1</w:t>
            </w:r>
          </w:p>
        </w:tc>
        <w:tc>
          <w:tcPr>
            <w:tcW w:w="1167" w:type="pct"/>
            <w:shd w:val="clear" w:color="auto" w:fill="auto"/>
          </w:tcPr>
          <w:p w14:paraId="2FF72446"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szCs w:val="28"/>
                <w:lang w:eastAsia="en-US"/>
              </w:rPr>
              <w:t>上报时间</w:t>
            </w:r>
          </w:p>
        </w:tc>
        <w:tc>
          <w:tcPr>
            <w:tcW w:w="918" w:type="pct"/>
            <w:shd w:val="clear" w:color="auto" w:fill="auto"/>
          </w:tcPr>
          <w:p w14:paraId="37376E1E" w14:textId="77777777" w:rsidR="00C36F1C" w:rsidRPr="00473D2A" w:rsidRDefault="00C36F1C" w:rsidP="00B0633C">
            <w:pPr>
              <w:pStyle w:val="TableParagraph"/>
              <w:autoSpaceDE w:val="0"/>
              <w:autoSpaceDN w:val="0"/>
              <w:spacing w:before="90"/>
              <w:ind w:right="295"/>
              <w:rPr>
                <w:rFonts w:ascii="宋体" w:eastAsia="宋体" w:hAnsi="宋体"/>
                <w:szCs w:val="21"/>
                <w:lang w:eastAsia="en-US"/>
              </w:rPr>
            </w:pPr>
            <w:r w:rsidRPr="00473D2A">
              <w:rPr>
                <w:rFonts w:ascii="宋体" w:eastAsia="宋体" w:hAnsi="宋体"/>
                <w:w w:val="90"/>
                <w:szCs w:val="21"/>
                <w:lang w:eastAsia="en-US"/>
              </w:rPr>
              <w:t>6Byte</w:t>
            </w:r>
          </w:p>
        </w:tc>
        <w:tc>
          <w:tcPr>
            <w:tcW w:w="1418" w:type="pct"/>
            <w:shd w:val="clear" w:color="auto" w:fill="auto"/>
          </w:tcPr>
          <w:p w14:paraId="648842D2" w14:textId="77777777" w:rsidR="00C36F1C" w:rsidRPr="00473D2A" w:rsidRDefault="00C36F1C" w:rsidP="00B0633C">
            <w:pPr>
              <w:pStyle w:val="TableParagraph"/>
              <w:autoSpaceDE w:val="0"/>
              <w:autoSpaceDN w:val="0"/>
              <w:spacing w:line="371" w:lineRule="exact"/>
              <w:ind w:left="107"/>
              <w:jc w:val="left"/>
              <w:rPr>
                <w:rFonts w:ascii="宋体" w:eastAsia="宋体" w:hAnsi="宋体"/>
                <w:szCs w:val="21"/>
                <w:lang w:eastAsia="en-US"/>
              </w:rPr>
            </w:pPr>
            <w:r w:rsidRPr="00473D2A">
              <w:rPr>
                <w:rFonts w:ascii="宋体" w:eastAsia="宋体" w:hAnsi="宋体"/>
                <w:szCs w:val="21"/>
                <w:lang w:eastAsia="en-US"/>
              </w:rPr>
              <w:t>时间戳</w:t>
            </w:r>
          </w:p>
        </w:tc>
        <w:tc>
          <w:tcPr>
            <w:tcW w:w="997" w:type="pct"/>
          </w:tcPr>
          <w:p w14:paraId="5A786EE5" w14:textId="77777777" w:rsidR="00C36F1C" w:rsidRPr="00473D2A" w:rsidRDefault="00C36F1C" w:rsidP="00B0633C">
            <w:pPr>
              <w:pStyle w:val="TableParagraph"/>
              <w:autoSpaceDE w:val="0"/>
              <w:autoSpaceDN w:val="0"/>
              <w:spacing w:line="371" w:lineRule="exact"/>
              <w:ind w:left="107"/>
              <w:jc w:val="left"/>
              <w:rPr>
                <w:rFonts w:ascii="宋体" w:eastAsia="宋体" w:hAnsi="宋体"/>
                <w:szCs w:val="21"/>
                <w:lang w:eastAsia="en-US"/>
              </w:rPr>
            </w:pPr>
          </w:p>
        </w:tc>
      </w:tr>
      <w:tr w:rsidR="00C36F1C" w:rsidRPr="006E2E0E" w14:paraId="72C7FF5E" w14:textId="77777777" w:rsidTr="00B0633C">
        <w:trPr>
          <w:trHeight w:val="391"/>
        </w:trPr>
        <w:tc>
          <w:tcPr>
            <w:tcW w:w="500" w:type="pct"/>
            <w:shd w:val="clear" w:color="auto" w:fill="auto"/>
            <w:vAlign w:val="center"/>
          </w:tcPr>
          <w:p w14:paraId="7FBB9D0C" w14:textId="77777777" w:rsidR="00C36F1C" w:rsidRPr="00473D2A" w:rsidRDefault="00C36F1C" w:rsidP="00B0633C">
            <w:pPr>
              <w:pStyle w:val="TableParagraph"/>
              <w:autoSpaceDE w:val="0"/>
              <w:autoSpaceDN w:val="0"/>
              <w:spacing w:before="90"/>
              <w:rPr>
                <w:rFonts w:ascii="宋体" w:eastAsia="宋体" w:hAnsi="宋体"/>
                <w:w w:val="91"/>
                <w:szCs w:val="21"/>
                <w:lang w:eastAsia="en-US"/>
              </w:rPr>
            </w:pPr>
            <w:r w:rsidRPr="00473D2A">
              <w:rPr>
                <w:rFonts w:ascii="宋体" w:eastAsia="宋体" w:hAnsi="宋体" w:hint="eastAsia"/>
                <w:w w:val="91"/>
                <w:szCs w:val="21"/>
              </w:rPr>
              <w:t>2</w:t>
            </w:r>
          </w:p>
        </w:tc>
        <w:tc>
          <w:tcPr>
            <w:tcW w:w="1167" w:type="pct"/>
            <w:shd w:val="clear" w:color="auto" w:fill="auto"/>
            <w:vAlign w:val="center"/>
          </w:tcPr>
          <w:p w14:paraId="5B84DE54" w14:textId="77777777" w:rsidR="00C36F1C" w:rsidRPr="00473D2A" w:rsidRDefault="00C36F1C" w:rsidP="00B0633C">
            <w:pPr>
              <w:spacing w:after="0" w:line="240" w:lineRule="auto"/>
              <w:ind w:left="0" w:firstLine="0"/>
              <w:jc w:val="both"/>
              <w:rPr>
                <w:rFonts w:ascii="宋体" w:eastAsia="宋体" w:hAnsi="宋体"/>
                <w:szCs w:val="28"/>
              </w:rPr>
            </w:pPr>
            <w:r w:rsidRPr="00473D2A">
              <w:rPr>
                <w:rFonts w:ascii="宋体" w:eastAsia="宋体" w:hAnsi="宋体" w:hint="eastAsia"/>
                <w:szCs w:val="28"/>
              </w:rPr>
              <w:t>换电站WIFI连接状态</w:t>
            </w:r>
          </w:p>
        </w:tc>
        <w:tc>
          <w:tcPr>
            <w:tcW w:w="918" w:type="pct"/>
            <w:shd w:val="clear" w:color="auto" w:fill="auto"/>
          </w:tcPr>
          <w:p w14:paraId="135217DB" w14:textId="77777777" w:rsidR="00C36F1C" w:rsidRPr="00473D2A" w:rsidRDefault="00C36F1C" w:rsidP="00B0633C">
            <w:pPr>
              <w:pStyle w:val="TableParagraph"/>
              <w:autoSpaceDE w:val="0"/>
              <w:autoSpaceDN w:val="0"/>
              <w:spacing w:before="90"/>
              <w:ind w:right="295"/>
              <w:rPr>
                <w:rFonts w:ascii="宋体" w:eastAsia="宋体" w:hAnsi="宋体"/>
                <w:w w:val="90"/>
                <w:szCs w:val="21"/>
                <w:lang w:eastAsia="en-US"/>
              </w:rPr>
            </w:pPr>
            <w:r w:rsidRPr="00473D2A">
              <w:rPr>
                <w:rFonts w:ascii="宋体" w:eastAsia="宋体" w:hAnsi="宋体" w:hint="eastAsia"/>
                <w:w w:val="90"/>
                <w:szCs w:val="21"/>
              </w:rPr>
              <w:t>1</w:t>
            </w:r>
            <w:r w:rsidRPr="00473D2A">
              <w:rPr>
                <w:rFonts w:ascii="宋体" w:eastAsia="宋体" w:hAnsi="宋体"/>
                <w:w w:val="90"/>
                <w:szCs w:val="21"/>
                <w:lang w:eastAsia="en-US"/>
              </w:rPr>
              <w:t>Byte</w:t>
            </w:r>
          </w:p>
        </w:tc>
        <w:tc>
          <w:tcPr>
            <w:tcW w:w="1418" w:type="pct"/>
            <w:shd w:val="clear" w:color="auto" w:fill="auto"/>
          </w:tcPr>
          <w:p w14:paraId="4F69F025" w14:textId="77777777" w:rsidR="00C36F1C" w:rsidRPr="00473D2A" w:rsidRDefault="00C36F1C" w:rsidP="00B0633C">
            <w:pPr>
              <w:spacing w:after="0" w:line="240" w:lineRule="auto"/>
              <w:ind w:left="0" w:firstLine="0"/>
              <w:rPr>
                <w:rFonts w:ascii="宋体" w:eastAsia="宋体" w:hAnsi="宋体"/>
                <w:szCs w:val="28"/>
              </w:rPr>
            </w:pPr>
            <w:r w:rsidRPr="00473D2A">
              <w:rPr>
                <w:rFonts w:ascii="宋体" w:eastAsia="宋体" w:hAnsi="宋体"/>
                <w:szCs w:val="28"/>
              </w:rPr>
              <w:t>0x00</w:t>
            </w:r>
            <w:r w:rsidRPr="00473D2A">
              <w:rPr>
                <w:rFonts w:ascii="宋体" w:eastAsia="宋体" w:hAnsi="宋体" w:hint="eastAsia"/>
                <w:szCs w:val="28"/>
              </w:rPr>
              <w:t>：已经连接上</w:t>
            </w:r>
          </w:p>
          <w:p w14:paraId="2E2E8F23" w14:textId="77777777" w:rsidR="00C36F1C" w:rsidRPr="00473D2A" w:rsidRDefault="00C36F1C" w:rsidP="00B0633C">
            <w:pPr>
              <w:spacing w:after="0" w:line="240" w:lineRule="auto"/>
              <w:ind w:left="0" w:firstLine="0"/>
              <w:rPr>
                <w:rFonts w:ascii="宋体" w:eastAsia="宋体" w:hAnsi="宋体"/>
                <w:szCs w:val="28"/>
              </w:rPr>
            </w:pPr>
            <w:r w:rsidRPr="00473D2A">
              <w:rPr>
                <w:rFonts w:ascii="宋体" w:eastAsia="宋体" w:hAnsi="宋体"/>
                <w:szCs w:val="28"/>
              </w:rPr>
              <w:t>0x01：</w:t>
            </w:r>
            <w:r w:rsidRPr="00473D2A">
              <w:rPr>
                <w:rFonts w:ascii="宋体" w:eastAsia="宋体" w:hAnsi="宋体" w:hint="eastAsia"/>
                <w:szCs w:val="28"/>
              </w:rPr>
              <w:t>连接中断</w:t>
            </w:r>
          </w:p>
        </w:tc>
        <w:tc>
          <w:tcPr>
            <w:tcW w:w="997" w:type="pct"/>
          </w:tcPr>
          <w:p w14:paraId="4B36076F"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p>
        </w:tc>
      </w:tr>
      <w:tr w:rsidR="00C36F1C" w:rsidRPr="006E2E0E" w14:paraId="1666341E" w14:textId="77777777" w:rsidTr="00B0633C">
        <w:trPr>
          <w:trHeight w:val="391"/>
        </w:trPr>
        <w:tc>
          <w:tcPr>
            <w:tcW w:w="500" w:type="pct"/>
            <w:shd w:val="clear" w:color="auto" w:fill="auto"/>
            <w:vAlign w:val="center"/>
          </w:tcPr>
          <w:p w14:paraId="7D9CB560" w14:textId="77777777" w:rsidR="00C36F1C" w:rsidRPr="00473D2A" w:rsidRDefault="00C36F1C" w:rsidP="00B0633C">
            <w:pPr>
              <w:pStyle w:val="TableParagraph"/>
              <w:autoSpaceDE w:val="0"/>
              <w:autoSpaceDN w:val="0"/>
              <w:spacing w:before="90"/>
              <w:rPr>
                <w:rFonts w:ascii="宋体" w:eastAsia="宋体" w:hAnsi="宋体"/>
                <w:w w:val="91"/>
                <w:szCs w:val="21"/>
              </w:rPr>
            </w:pPr>
            <w:r w:rsidRPr="00473D2A">
              <w:rPr>
                <w:rFonts w:ascii="宋体" w:eastAsia="宋体" w:hAnsi="宋体" w:hint="eastAsia"/>
                <w:w w:val="91"/>
                <w:szCs w:val="21"/>
              </w:rPr>
              <w:t>3</w:t>
            </w:r>
          </w:p>
        </w:tc>
        <w:tc>
          <w:tcPr>
            <w:tcW w:w="1167" w:type="pct"/>
            <w:shd w:val="clear" w:color="auto" w:fill="auto"/>
          </w:tcPr>
          <w:p w14:paraId="7FE72A5E"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WIFI站点编号</w:t>
            </w:r>
          </w:p>
        </w:tc>
        <w:tc>
          <w:tcPr>
            <w:tcW w:w="918" w:type="pct"/>
            <w:shd w:val="clear" w:color="auto" w:fill="auto"/>
          </w:tcPr>
          <w:p w14:paraId="62515A26" w14:textId="77777777" w:rsidR="00C36F1C" w:rsidRPr="00473D2A" w:rsidRDefault="00C36F1C" w:rsidP="00B0633C">
            <w:pPr>
              <w:pStyle w:val="TableParagraph"/>
              <w:autoSpaceDE w:val="0"/>
              <w:autoSpaceDN w:val="0"/>
              <w:spacing w:before="90"/>
              <w:ind w:right="295"/>
              <w:rPr>
                <w:rFonts w:ascii="宋体" w:eastAsia="宋体" w:hAnsi="宋体"/>
                <w:w w:val="90"/>
                <w:szCs w:val="21"/>
              </w:rPr>
            </w:pPr>
            <w:r w:rsidRPr="00473D2A">
              <w:rPr>
                <w:rFonts w:ascii="宋体" w:eastAsia="宋体" w:hAnsi="宋体" w:hint="eastAsia"/>
                <w:w w:val="90"/>
                <w:szCs w:val="21"/>
              </w:rPr>
              <w:t>15</w:t>
            </w:r>
            <w:r w:rsidRPr="00473D2A">
              <w:rPr>
                <w:rFonts w:ascii="宋体" w:eastAsia="宋体" w:hAnsi="宋体"/>
                <w:w w:val="90"/>
                <w:szCs w:val="21"/>
                <w:lang w:eastAsia="en-US"/>
              </w:rPr>
              <w:t>Byte</w:t>
            </w:r>
          </w:p>
        </w:tc>
        <w:tc>
          <w:tcPr>
            <w:tcW w:w="1418" w:type="pct"/>
            <w:shd w:val="clear" w:color="auto" w:fill="auto"/>
          </w:tcPr>
          <w:p w14:paraId="65FC4356" w14:textId="77777777" w:rsidR="00C36F1C" w:rsidRPr="00473D2A" w:rsidRDefault="00C36F1C" w:rsidP="00B0633C">
            <w:pPr>
              <w:pStyle w:val="TableParagraph"/>
              <w:autoSpaceDE w:val="0"/>
              <w:autoSpaceDN w:val="0"/>
              <w:spacing w:line="371" w:lineRule="exact"/>
              <w:ind w:left="107"/>
              <w:jc w:val="left"/>
              <w:rPr>
                <w:rFonts w:ascii="宋体" w:eastAsia="宋体" w:hAnsi="宋体"/>
                <w:szCs w:val="21"/>
              </w:rPr>
            </w:pPr>
            <w:r w:rsidRPr="00473D2A">
              <w:rPr>
                <w:rFonts w:ascii="宋体" w:eastAsia="宋体" w:hAnsi="宋体" w:hint="eastAsia"/>
                <w:szCs w:val="21"/>
              </w:rPr>
              <w:t>ASC</w:t>
            </w:r>
            <w:r w:rsidRPr="00473D2A">
              <w:rPr>
                <w:rFonts w:ascii="宋体" w:eastAsia="宋体" w:hAnsi="宋体" w:cs="宋体" w:hint="eastAsia"/>
                <w:szCs w:val="21"/>
              </w:rPr>
              <w:t>字符串</w:t>
            </w:r>
          </w:p>
        </w:tc>
        <w:tc>
          <w:tcPr>
            <w:tcW w:w="997" w:type="pct"/>
          </w:tcPr>
          <w:p w14:paraId="19B02ACA" w14:textId="77777777" w:rsidR="00C36F1C" w:rsidRPr="00473D2A" w:rsidRDefault="00C36F1C" w:rsidP="00B0633C">
            <w:pPr>
              <w:pStyle w:val="TableParagraph"/>
              <w:autoSpaceDE w:val="0"/>
              <w:autoSpaceDN w:val="0"/>
              <w:spacing w:line="371" w:lineRule="exact"/>
              <w:ind w:left="107"/>
              <w:jc w:val="left"/>
              <w:rPr>
                <w:rFonts w:ascii="宋体" w:eastAsia="宋体" w:hAnsi="宋体"/>
                <w:szCs w:val="21"/>
              </w:rPr>
            </w:pPr>
          </w:p>
        </w:tc>
      </w:tr>
      <w:tr w:rsidR="00C36F1C" w:rsidRPr="006E2E0E" w14:paraId="0AA1F9D5" w14:textId="77777777" w:rsidTr="00B0633C">
        <w:trPr>
          <w:trHeight w:val="391"/>
        </w:trPr>
        <w:tc>
          <w:tcPr>
            <w:tcW w:w="500" w:type="pct"/>
            <w:shd w:val="clear" w:color="auto" w:fill="auto"/>
            <w:vAlign w:val="center"/>
          </w:tcPr>
          <w:p w14:paraId="69EA273B" w14:textId="77777777" w:rsidR="00C36F1C" w:rsidRPr="00473D2A" w:rsidRDefault="00C36F1C" w:rsidP="00B0633C">
            <w:pPr>
              <w:pStyle w:val="TableParagraph"/>
              <w:autoSpaceDE w:val="0"/>
              <w:autoSpaceDN w:val="0"/>
              <w:spacing w:before="90"/>
              <w:rPr>
                <w:rFonts w:ascii="宋体" w:eastAsia="宋体" w:hAnsi="宋体"/>
                <w:w w:val="91"/>
                <w:szCs w:val="21"/>
              </w:rPr>
            </w:pPr>
            <w:r w:rsidRPr="00473D2A">
              <w:rPr>
                <w:rFonts w:ascii="宋体" w:eastAsia="宋体" w:hAnsi="宋体" w:hint="eastAsia"/>
                <w:w w:val="91"/>
                <w:szCs w:val="21"/>
              </w:rPr>
              <w:t>4</w:t>
            </w:r>
          </w:p>
        </w:tc>
        <w:tc>
          <w:tcPr>
            <w:tcW w:w="1167" w:type="pct"/>
            <w:shd w:val="clear" w:color="auto" w:fill="auto"/>
          </w:tcPr>
          <w:p w14:paraId="56EFF573"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换电站协议版本</w:t>
            </w:r>
          </w:p>
        </w:tc>
        <w:tc>
          <w:tcPr>
            <w:tcW w:w="918" w:type="pct"/>
            <w:shd w:val="clear" w:color="auto" w:fill="auto"/>
          </w:tcPr>
          <w:p w14:paraId="4EA80FA6" w14:textId="77777777" w:rsidR="00C36F1C" w:rsidRPr="00473D2A" w:rsidRDefault="00C36F1C" w:rsidP="00B0633C">
            <w:pPr>
              <w:pStyle w:val="TableParagraph"/>
              <w:autoSpaceDE w:val="0"/>
              <w:autoSpaceDN w:val="0"/>
              <w:spacing w:before="90"/>
              <w:ind w:right="295"/>
              <w:rPr>
                <w:rFonts w:ascii="宋体" w:eastAsia="宋体" w:hAnsi="宋体"/>
                <w:w w:val="90"/>
                <w:szCs w:val="21"/>
              </w:rPr>
            </w:pPr>
            <w:r w:rsidRPr="00473D2A">
              <w:rPr>
                <w:rFonts w:ascii="宋体" w:eastAsia="宋体" w:hAnsi="宋体" w:hint="eastAsia"/>
                <w:w w:val="90"/>
                <w:szCs w:val="21"/>
              </w:rPr>
              <w:t>1</w:t>
            </w:r>
            <w:r w:rsidRPr="00473D2A">
              <w:rPr>
                <w:rFonts w:ascii="宋体" w:eastAsia="宋体" w:hAnsi="宋体"/>
                <w:w w:val="90"/>
                <w:szCs w:val="21"/>
                <w:lang w:eastAsia="en-US"/>
              </w:rPr>
              <w:t>Byte</w:t>
            </w:r>
          </w:p>
        </w:tc>
        <w:tc>
          <w:tcPr>
            <w:tcW w:w="1418" w:type="pct"/>
            <w:shd w:val="clear" w:color="auto" w:fill="auto"/>
          </w:tcPr>
          <w:p w14:paraId="206D291A" w14:textId="77777777" w:rsidR="00C36F1C" w:rsidRPr="00473D2A" w:rsidRDefault="00C36F1C" w:rsidP="00B0633C">
            <w:pPr>
              <w:pStyle w:val="TableParagraph"/>
              <w:autoSpaceDE w:val="0"/>
              <w:autoSpaceDN w:val="0"/>
              <w:spacing w:line="371" w:lineRule="exact"/>
              <w:ind w:left="107"/>
              <w:jc w:val="left"/>
              <w:rPr>
                <w:rFonts w:ascii="宋体" w:eastAsia="宋体" w:hAnsi="宋体"/>
                <w:szCs w:val="21"/>
              </w:rPr>
            </w:pPr>
            <w:r w:rsidRPr="00473D2A">
              <w:rPr>
                <w:rFonts w:ascii="宋体" w:eastAsia="宋体" w:hAnsi="宋体" w:hint="eastAsia"/>
                <w:szCs w:val="21"/>
              </w:rPr>
              <w:t>数字表示不同换电站版本，换电站协议版本不同，能获取的数据不同</w:t>
            </w:r>
          </w:p>
        </w:tc>
        <w:tc>
          <w:tcPr>
            <w:tcW w:w="997" w:type="pct"/>
          </w:tcPr>
          <w:p w14:paraId="16CE7D1A" w14:textId="77777777" w:rsidR="00C36F1C" w:rsidRPr="00473D2A" w:rsidRDefault="00C36F1C" w:rsidP="00B0633C">
            <w:pPr>
              <w:pStyle w:val="TableParagraph"/>
              <w:autoSpaceDE w:val="0"/>
              <w:autoSpaceDN w:val="0"/>
              <w:spacing w:line="371" w:lineRule="exact"/>
              <w:ind w:left="107"/>
              <w:jc w:val="left"/>
              <w:rPr>
                <w:rFonts w:ascii="宋体" w:eastAsia="宋体" w:hAnsi="宋体"/>
                <w:szCs w:val="21"/>
              </w:rPr>
            </w:pPr>
          </w:p>
        </w:tc>
      </w:tr>
      <w:tr w:rsidR="00C36F1C" w:rsidRPr="006E2E0E" w14:paraId="3A4A6DF7" w14:textId="77777777" w:rsidTr="00B0633C">
        <w:trPr>
          <w:trHeight w:val="545"/>
        </w:trPr>
        <w:tc>
          <w:tcPr>
            <w:tcW w:w="500" w:type="pct"/>
            <w:shd w:val="clear" w:color="auto" w:fill="auto"/>
            <w:vAlign w:val="center"/>
          </w:tcPr>
          <w:p w14:paraId="02FA1A61" w14:textId="77777777" w:rsidR="00C36F1C" w:rsidRPr="00473D2A" w:rsidRDefault="00C36F1C" w:rsidP="00B0633C">
            <w:pPr>
              <w:pStyle w:val="TableParagraph"/>
              <w:autoSpaceDE w:val="0"/>
              <w:autoSpaceDN w:val="0"/>
              <w:rPr>
                <w:rFonts w:ascii="宋体" w:eastAsia="宋体" w:hAnsi="宋体"/>
                <w:szCs w:val="21"/>
                <w:lang w:eastAsia="en-US"/>
              </w:rPr>
            </w:pPr>
            <w:r w:rsidRPr="00473D2A">
              <w:rPr>
                <w:rFonts w:ascii="宋体" w:eastAsia="宋体" w:hAnsi="宋体" w:hint="eastAsia"/>
                <w:w w:val="91"/>
                <w:szCs w:val="21"/>
              </w:rPr>
              <w:t>5</w:t>
            </w:r>
          </w:p>
        </w:tc>
        <w:tc>
          <w:tcPr>
            <w:tcW w:w="1167" w:type="pct"/>
            <w:shd w:val="clear" w:color="auto" w:fill="auto"/>
            <w:vAlign w:val="center"/>
          </w:tcPr>
          <w:p w14:paraId="4FD29EFA" w14:textId="77777777" w:rsidR="00C36F1C" w:rsidRPr="00473D2A" w:rsidRDefault="00C36F1C" w:rsidP="00B0633C">
            <w:pPr>
              <w:spacing w:after="0" w:line="240" w:lineRule="auto"/>
              <w:ind w:left="0" w:firstLine="0"/>
              <w:jc w:val="both"/>
              <w:rPr>
                <w:rFonts w:ascii="宋体" w:eastAsia="宋体" w:hAnsi="宋体"/>
                <w:szCs w:val="28"/>
              </w:rPr>
            </w:pPr>
            <w:r w:rsidRPr="00473D2A">
              <w:rPr>
                <w:rFonts w:ascii="宋体" w:eastAsia="宋体" w:hAnsi="宋体" w:hint="eastAsia"/>
                <w:szCs w:val="28"/>
              </w:rPr>
              <w:t>换电站WIFI控制电磁锁</w:t>
            </w:r>
          </w:p>
        </w:tc>
        <w:tc>
          <w:tcPr>
            <w:tcW w:w="918" w:type="pct"/>
            <w:shd w:val="clear" w:color="auto" w:fill="auto"/>
          </w:tcPr>
          <w:p w14:paraId="5E29CF50" w14:textId="77777777" w:rsidR="00C36F1C" w:rsidRPr="00473D2A" w:rsidRDefault="00C36F1C" w:rsidP="00B0633C">
            <w:pPr>
              <w:pStyle w:val="TableParagraph"/>
              <w:autoSpaceDE w:val="0"/>
              <w:autoSpaceDN w:val="0"/>
              <w:ind w:right="295"/>
              <w:rPr>
                <w:rFonts w:ascii="宋体" w:eastAsia="宋体" w:hAnsi="宋体"/>
                <w:szCs w:val="21"/>
                <w:lang w:eastAsia="en-US"/>
              </w:rPr>
            </w:pPr>
            <w:r w:rsidRPr="00473D2A">
              <w:rPr>
                <w:rFonts w:ascii="宋体" w:eastAsia="宋体" w:hAnsi="宋体" w:hint="eastAsia"/>
                <w:w w:val="90"/>
                <w:szCs w:val="21"/>
              </w:rPr>
              <w:t>1</w:t>
            </w:r>
            <w:r w:rsidRPr="00473D2A">
              <w:rPr>
                <w:rFonts w:ascii="宋体" w:eastAsia="宋体" w:hAnsi="宋体"/>
                <w:w w:val="90"/>
                <w:szCs w:val="21"/>
                <w:lang w:eastAsia="en-US"/>
              </w:rPr>
              <w:t>Byte</w:t>
            </w:r>
          </w:p>
        </w:tc>
        <w:tc>
          <w:tcPr>
            <w:tcW w:w="1418" w:type="pct"/>
            <w:shd w:val="clear" w:color="auto" w:fill="auto"/>
          </w:tcPr>
          <w:p w14:paraId="05030F86"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r w:rsidRPr="00473D2A">
              <w:rPr>
                <w:rFonts w:ascii="宋体" w:eastAsia="宋体" w:hAnsi="宋体"/>
                <w:szCs w:val="21"/>
              </w:rPr>
              <w:t>0x00</w:t>
            </w:r>
            <w:r w:rsidRPr="00473D2A">
              <w:rPr>
                <w:rFonts w:ascii="宋体" w:eastAsia="宋体" w:hAnsi="宋体" w:cs="宋体" w:hint="eastAsia"/>
                <w:szCs w:val="21"/>
              </w:rPr>
              <w:t>：未发指令</w:t>
            </w:r>
          </w:p>
          <w:p w14:paraId="61774AE3" w14:textId="77777777" w:rsidR="00C36F1C" w:rsidRPr="00473D2A" w:rsidRDefault="00C36F1C" w:rsidP="00B0633C">
            <w:pPr>
              <w:pStyle w:val="TableParagraph"/>
              <w:autoSpaceDE w:val="0"/>
              <w:autoSpaceDN w:val="0"/>
              <w:spacing w:line="306" w:lineRule="exact"/>
              <w:ind w:left="107"/>
              <w:jc w:val="left"/>
              <w:rPr>
                <w:rFonts w:ascii="宋体" w:eastAsia="宋体" w:hAnsi="宋体" w:cs="宋体"/>
                <w:szCs w:val="21"/>
              </w:rPr>
            </w:pPr>
            <w:r w:rsidRPr="00473D2A">
              <w:rPr>
                <w:rFonts w:ascii="宋体" w:eastAsia="宋体" w:hAnsi="宋体"/>
                <w:szCs w:val="21"/>
              </w:rPr>
              <w:t>0x01：</w:t>
            </w:r>
            <w:r w:rsidRPr="00473D2A">
              <w:rPr>
                <w:rFonts w:ascii="宋体" w:eastAsia="宋体" w:hAnsi="宋体" w:cs="宋体" w:hint="eastAsia"/>
                <w:szCs w:val="21"/>
              </w:rPr>
              <w:t>打开电磁锁</w:t>
            </w:r>
          </w:p>
          <w:p w14:paraId="3880E40C" w14:textId="77777777" w:rsidR="00C36F1C" w:rsidRPr="00473D2A" w:rsidRDefault="00C36F1C" w:rsidP="00B0633C">
            <w:pPr>
              <w:pStyle w:val="TableParagraph"/>
              <w:autoSpaceDE w:val="0"/>
              <w:autoSpaceDN w:val="0"/>
              <w:spacing w:line="306" w:lineRule="exact"/>
              <w:ind w:left="107"/>
              <w:jc w:val="left"/>
              <w:rPr>
                <w:rFonts w:ascii="宋体" w:eastAsia="宋体" w:hAnsi="宋体" w:cs="宋体"/>
                <w:szCs w:val="21"/>
              </w:rPr>
            </w:pPr>
            <w:r w:rsidRPr="00473D2A">
              <w:rPr>
                <w:rFonts w:ascii="宋体" w:eastAsia="宋体" w:hAnsi="宋体"/>
                <w:szCs w:val="21"/>
              </w:rPr>
              <w:t>0x0</w:t>
            </w:r>
            <w:r w:rsidRPr="00473D2A">
              <w:rPr>
                <w:rFonts w:ascii="宋体" w:eastAsia="宋体" w:hAnsi="宋体" w:hint="eastAsia"/>
                <w:szCs w:val="21"/>
              </w:rPr>
              <w:t>2</w:t>
            </w:r>
            <w:r w:rsidRPr="00473D2A">
              <w:rPr>
                <w:rFonts w:ascii="宋体" w:eastAsia="宋体" w:hAnsi="宋体"/>
                <w:szCs w:val="21"/>
              </w:rPr>
              <w:t>：</w:t>
            </w:r>
            <w:r w:rsidRPr="00473D2A">
              <w:rPr>
                <w:rFonts w:ascii="宋体" w:eastAsia="宋体" w:hAnsi="宋体" w:cs="宋体" w:hint="eastAsia"/>
                <w:szCs w:val="21"/>
              </w:rPr>
              <w:t>关闭电磁锁</w:t>
            </w:r>
          </w:p>
        </w:tc>
        <w:tc>
          <w:tcPr>
            <w:tcW w:w="997" w:type="pct"/>
          </w:tcPr>
          <w:p w14:paraId="43B96452"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p>
        </w:tc>
      </w:tr>
      <w:tr w:rsidR="00C36F1C" w:rsidRPr="006E2E0E" w14:paraId="63908988" w14:textId="77777777" w:rsidTr="00B0633C">
        <w:trPr>
          <w:trHeight w:val="545"/>
        </w:trPr>
        <w:tc>
          <w:tcPr>
            <w:tcW w:w="500" w:type="pct"/>
            <w:shd w:val="clear" w:color="auto" w:fill="auto"/>
            <w:vAlign w:val="center"/>
          </w:tcPr>
          <w:p w14:paraId="54695DD8" w14:textId="77777777" w:rsidR="00C36F1C" w:rsidRPr="00473D2A" w:rsidRDefault="00C36F1C" w:rsidP="00B0633C">
            <w:pPr>
              <w:pStyle w:val="TableParagraph"/>
              <w:autoSpaceDE w:val="0"/>
              <w:autoSpaceDN w:val="0"/>
              <w:spacing w:before="2"/>
              <w:rPr>
                <w:rFonts w:ascii="宋体" w:eastAsia="宋体" w:hAnsi="宋体"/>
                <w:szCs w:val="21"/>
              </w:rPr>
            </w:pPr>
            <w:r w:rsidRPr="00473D2A">
              <w:rPr>
                <w:rFonts w:ascii="宋体" w:eastAsia="宋体" w:hAnsi="宋体" w:hint="eastAsia"/>
                <w:szCs w:val="21"/>
              </w:rPr>
              <w:t>6</w:t>
            </w:r>
          </w:p>
        </w:tc>
        <w:tc>
          <w:tcPr>
            <w:tcW w:w="1167" w:type="pct"/>
            <w:shd w:val="clear" w:color="auto" w:fill="auto"/>
            <w:vAlign w:val="center"/>
          </w:tcPr>
          <w:p w14:paraId="6941FB63"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连接器1连接状态</w:t>
            </w:r>
          </w:p>
        </w:tc>
        <w:tc>
          <w:tcPr>
            <w:tcW w:w="918" w:type="pct"/>
            <w:shd w:val="clear" w:color="auto" w:fill="auto"/>
          </w:tcPr>
          <w:p w14:paraId="2355EF97" w14:textId="77777777" w:rsidR="00C36F1C" w:rsidRPr="00473D2A" w:rsidRDefault="00C36F1C" w:rsidP="00B0633C">
            <w:pPr>
              <w:pStyle w:val="TableParagraph"/>
              <w:autoSpaceDE w:val="0"/>
              <w:autoSpaceDN w:val="0"/>
              <w:spacing w:before="2"/>
              <w:rPr>
                <w:rFonts w:ascii="宋体" w:eastAsia="宋体" w:hAnsi="宋体"/>
                <w:szCs w:val="21"/>
                <w:lang w:eastAsia="en-US"/>
              </w:rPr>
            </w:pPr>
            <w:r w:rsidRPr="00473D2A">
              <w:rPr>
                <w:rFonts w:ascii="宋体" w:eastAsia="宋体" w:hAnsi="宋体" w:hint="eastAsia"/>
                <w:szCs w:val="21"/>
              </w:rPr>
              <w:t>1Byte</w:t>
            </w:r>
          </w:p>
        </w:tc>
        <w:tc>
          <w:tcPr>
            <w:tcW w:w="1418" w:type="pct"/>
            <w:shd w:val="clear" w:color="auto" w:fill="auto"/>
          </w:tcPr>
          <w:p w14:paraId="32D5398A"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r w:rsidRPr="00473D2A">
              <w:rPr>
                <w:rFonts w:ascii="宋体" w:eastAsia="宋体" w:hAnsi="宋体"/>
                <w:szCs w:val="21"/>
              </w:rPr>
              <w:t>0x00</w:t>
            </w:r>
            <w:r w:rsidRPr="00473D2A">
              <w:rPr>
                <w:rFonts w:ascii="宋体" w:eastAsia="宋体" w:hAnsi="宋体" w:cs="宋体" w:hint="eastAsia"/>
                <w:szCs w:val="21"/>
              </w:rPr>
              <w:t>：连接</w:t>
            </w:r>
          </w:p>
          <w:p w14:paraId="390D3A20"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r w:rsidRPr="00473D2A">
              <w:rPr>
                <w:rFonts w:ascii="宋体" w:eastAsia="宋体" w:hAnsi="宋体"/>
                <w:szCs w:val="21"/>
              </w:rPr>
              <w:t>0x01：</w:t>
            </w:r>
            <w:r w:rsidRPr="00473D2A">
              <w:rPr>
                <w:rFonts w:ascii="宋体" w:eastAsia="宋体" w:hAnsi="宋体" w:cs="宋体" w:hint="eastAsia"/>
                <w:szCs w:val="21"/>
              </w:rPr>
              <w:t>断开</w:t>
            </w:r>
          </w:p>
        </w:tc>
        <w:tc>
          <w:tcPr>
            <w:tcW w:w="997" w:type="pct"/>
          </w:tcPr>
          <w:p w14:paraId="4B7BB30B"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p>
        </w:tc>
      </w:tr>
      <w:tr w:rsidR="00C36F1C" w:rsidRPr="006E2E0E" w14:paraId="6F303ED4" w14:textId="77777777" w:rsidTr="00B0633C">
        <w:trPr>
          <w:trHeight w:val="545"/>
        </w:trPr>
        <w:tc>
          <w:tcPr>
            <w:tcW w:w="500" w:type="pct"/>
            <w:shd w:val="clear" w:color="auto" w:fill="auto"/>
            <w:vAlign w:val="center"/>
          </w:tcPr>
          <w:p w14:paraId="3AF90CC2" w14:textId="77777777" w:rsidR="00C36F1C" w:rsidRPr="00473D2A" w:rsidRDefault="00C36F1C" w:rsidP="00B0633C">
            <w:pPr>
              <w:pStyle w:val="TableParagraph"/>
              <w:autoSpaceDE w:val="0"/>
              <w:autoSpaceDN w:val="0"/>
              <w:spacing w:before="2"/>
              <w:rPr>
                <w:rFonts w:ascii="宋体" w:eastAsia="宋体" w:hAnsi="宋体"/>
                <w:szCs w:val="21"/>
              </w:rPr>
            </w:pPr>
            <w:r w:rsidRPr="00473D2A">
              <w:rPr>
                <w:rFonts w:ascii="宋体" w:eastAsia="宋体" w:hAnsi="宋体" w:hint="eastAsia"/>
                <w:szCs w:val="21"/>
              </w:rPr>
              <w:t>7</w:t>
            </w:r>
          </w:p>
        </w:tc>
        <w:tc>
          <w:tcPr>
            <w:tcW w:w="1167" w:type="pct"/>
            <w:shd w:val="clear" w:color="auto" w:fill="auto"/>
            <w:vAlign w:val="center"/>
          </w:tcPr>
          <w:p w14:paraId="7F6B4CF5"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连接器2连接状态</w:t>
            </w:r>
          </w:p>
        </w:tc>
        <w:tc>
          <w:tcPr>
            <w:tcW w:w="918" w:type="pct"/>
            <w:shd w:val="clear" w:color="auto" w:fill="auto"/>
          </w:tcPr>
          <w:p w14:paraId="52745514" w14:textId="77777777" w:rsidR="00C36F1C" w:rsidRPr="00473D2A" w:rsidRDefault="00C36F1C" w:rsidP="00B0633C">
            <w:pPr>
              <w:pStyle w:val="TableParagraph"/>
              <w:autoSpaceDE w:val="0"/>
              <w:autoSpaceDN w:val="0"/>
              <w:spacing w:before="2"/>
              <w:rPr>
                <w:rFonts w:ascii="宋体" w:eastAsia="宋体" w:hAnsi="宋体"/>
                <w:szCs w:val="21"/>
                <w:lang w:eastAsia="en-US"/>
              </w:rPr>
            </w:pPr>
            <w:r w:rsidRPr="00473D2A">
              <w:rPr>
                <w:rFonts w:ascii="宋体" w:eastAsia="宋体" w:hAnsi="宋体" w:hint="eastAsia"/>
                <w:szCs w:val="21"/>
              </w:rPr>
              <w:t>1Byte</w:t>
            </w:r>
          </w:p>
        </w:tc>
        <w:tc>
          <w:tcPr>
            <w:tcW w:w="1418" w:type="pct"/>
            <w:shd w:val="clear" w:color="auto" w:fill="auto"/>
          </w:tcPr>
          <w:p w14:paraId="53F0C6B1"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r w:rsidRPr="00473D2A">
              <w:rPr>
                <w:rFonts w:ascii="宋体" w:eastAsia="宋体" w:hAnsi="宋体"/>
                <w:szCs w:val="21"/>
              </w:rPr>
              <w:t>0x00</w:t>
            </w:r>
            <w:r w:rsidRPr="00473D2A">
              <w:rPr>
                <w:rFonts w:ascii="宋体" w:eastAsia="宋体" w:hAnsi="宋体" w:cs="宋体" w:hint="eastAsia"/>
                <w:szCs w:val="21"/>
              </w:rPr>
              <w:t>：连接</w:t>
            </w:r>
          </w:p>
          <w:p w14:paraId="570359C1"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s="宋体"/>
                <w:szCs w:val="21"/>
              </w:rPr>
            </w:pPr>
            <w:r w:rsidRPr="00473D2A">
              <w:rPr>
                <w:rFonts w:ascii="宋体" w:eastAsia="宋体" w:hAnsi="宋体"/>
                <w:szCs w:val="21"/>
              </w:rPr>
              <w:t>0x01：</w:t>
            </w:r>
            <w:r w:rsidRPr="00473D2A">
              <w:rPr>
                <w:rFonts w:ascii="宋体" w:eastAsia="宋体" w:hAnsi="宋体" w:cs="宋体" w:hint="eastAsia"/>
                <w:szCs w:val="21"/>
              </w:rPr>
              <w:t>断开</w:t>
            </w:r>
          </w:p>
          <w:p w14:paraId="369718B5"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s="宋体"/>
                <w:szCs w:val="21"/>
              </w:rPr>
            </w:pPr>
            <w:r w:rsidRPr="00473D2A">
              <w:rPr>
                <w:rFonts w:ascii="宋体" w:eastAsia="宋体" w:hAnsi="宋体" w:cs="宋体" w:hint="eastAsia"/>
                <w:szCs w:val="21"/>
              </w:rPr>
              <w:t>PS：两个都断开是没装电池</w:t>
            </w:r>
          </w:p>
          <w:p w14:paraId="5D9B9831"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s="宋体"/>
                <w:szCs w:val="21"/>
              </w:rPr>
            </w:pPr>
            <w:r w:rsidRPr="00473D2A">
              <w:rPr>
                <w:rFonts w:ascii="宋体" w:eastAsia="宋体" w:hAnsi="宋体" w:cs="宋体" w:hint="eastAsia"/>
                <w:szCs w:val="21"/>
              </w:rPr>
              <w:t>两个都连接时电池正常安装</w:t>
            </w:r>
          </w:p>
          <w:p w14:paraId="352A71BC"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r w:rsidRPr="00473D2A">
              <w:rPr>
                <w:rFonts w:ascii="宋体" w:eastAsia="宋体" w:hAnsi="宋体" w:cs="宋体" w:hint="eastAsia"/>
                <w:szCs w:val="21"/>
              </w:rPr>
              <w:t>两个状态不一致，需要报警</w:t>
            </w:r>
          </w:p>
        </w:tc>
        <w:tc>
          <w:tcPr>
            <w:tcW w:w="997" w:type="pct"/>
          </w:tcPr>
          <w:p w14:paraId="3859FC49"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p>
        </w:tc>
      </w:tr>
      <w:tr w:rsidR="00C36F1C" w:rsidRPr="006E2E0E" w14:paraId="3C538D19" w14:textId="77777777" w:rsidTr="00B0633C">
        <w:trPr>
          <w:trHeight w:val="545"/>
        </w:trPr>
        <w:tc>
          <w:tcPr>
            <w:tcW w:w="500" w:type="pct"/>
            <w:shd w:val="clear" w:color="auto" w:fill="auto"/>
            <w:vAlign w:val="center"/>
          </w:tcPr>
          <w:p w14:paraId="28E741B4" w14:textId="77777777" w:rsidR="00C36F1C" w:rsidRPr="00473D2A" w:rsidRDefault="00C36F1C" w:rsidP="00B0633C">
            <w:pPr>
              <w:pStyle w:val="TableParagraph"/>
              <w:autoSpaceDE w:val="0"/>
              <w:autoSpaceDN w:val="0"/>
              <w:spacing w:before="2"/>
              <w:rPr>
                <w:rFonts w:ascii="宋体" w:eastAsia="宋体" w:hAnsi="宋体"/>
                <w:szCs w:val="21"/>
              </w:rPr>
            </w:pPr>
            <w:r w:rsidRPr="00473D2A">
              <w:rPr>
                <w:rFonts w:ascii="宋体" w:eastAsia="宋体" w:hAnsi="宋体" w:hint="eastAsia"/>
                <w:szCs w:val="21"/>
              </w:rPr>
              <w:t>8</w:t>
            </w:r>
          </w:p>
        </w:tc>
        <w:tc>
          <w:tcPr>
            <w:tcW w:w="1167" w:type="pct"/>
            <w:shd w:val="clear" w:color="auto" w:fill="auto"/>
            <w:vAlign w:val="center"/>
          </w:tcPr>
          <w:p w14:paraId="4AD06571"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插销锁止状态</w:t>
            </w:r>
          </w:p>
        </w:tc>
        <w:tc>
          <w:tcPr>
            <w:tcW w:w="918" w:type="pct"/>
            <w:shd w:val="clear" w:color="auto" w:fill="auto"/>
          </w:tcPr>
          <w:p w14:paraId="37D06BBB" w14:textId="77777777" w:rsidR="00C36F1C" w:rsidRPr="00473D2A" w:rsidRDefault="00C36F1C" w:rsidP="00B0633C">
            <w:pPr>
              <w:pStyle w:val="TableParagraph"/>
              <w:autoSpaceDE w:val="0"/>
              <w:autoSpaceDN w:val="0"/>
              <w:spacing w:before="2"/>
              <w:rPr>
                <w:rFonts w:ascii="宋体" w:eastAsia="宋体" w:hAnsi="宋体"/>
                <w:szCs w:val="21"/>
                <w:lang w:eastAsia="en-US"/>
              </w:rPr>
            </w:pPr>
            <w:r w:rsidRPr="00473D2A">
              <w:rPr>
                <w:rFonts w:ascii="宋体" w:eastAsia="宋体" w:hAnsi="宋体" w:hint="eastAsia"/>
                <w:szCs w:val="21"/>
              </w:rPr>
              <w:t>1Byte</w:t>
            </w:r>
          </w:p>
        </w:tc>
        <w:tc>
          <w:tcPr>
            <w:tcW w:w="1418" w:type="pct"/>
            <w:shd w:val="clear" w:color="auto" w:fill="auto"/>
          </w:tcPr>
          <w:p w14:paraId="51C1A9F1"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r w:rsidRPr="00473D2A">
              <w:rPr>
                <w:rFonts w:ascii="宋体" w:eastAsia="宋体" w:hAnsi="宋体"/>
                <w:szCs w:val="21"/>
              </w:rPr>
              <w:t>0x00</w:t>
            </w:r>
            <w:r w:rsidRPr="00473D2A">
              <w:rPr>
                <w:rFonts w:ascii="宋体" w:eastAsia="宋体" w:hAnsi="宋体" w:cs="宋体" w:hint="eastAsia"/>
                <w:szCs w:val="21"/>
              </w:rPr>
              <w:t>：插销</w:t>
            </w:r>
            <w:proofErr w:type="gramStart"/>
            <w:r w:rsidRPr="00473D2A">
              <w:rPr>
                <w:rFonts w:ascii="宋体" w:eastAsia="宋体" w:hAnsi="宋体" w:cs="宋体" w:hint="eastAsia"/>
                <w:szCs w:val="21"/>
              </w:rPr>
              <w:t>锁止中</w:t>
            </w:r>
            <w:proofErr w:type="gramEnd"/>
          </w:p>
          <w:p w14:paraId="0DA1678F"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r w:rsidRPr="00473D2A">
              <w:rPr>
                <w:rFonts w:ascii="宋体" w:eastAsia="宋体" w:hAnsi="宋体"/>
                <w:szCs w:val="21"/>
              </w:rPr>
              <w:t>0x01：</w:t>
            </w:r>
            <w:r w:rsidRPr="00473D2A">
              <w:rPr>
                <w:rFonts w:ascii="宋体" w:eastAsia="宋体" w:hAnsi="宋体" w:cs="宋体" w:hint="eastAsia"/>
                <w:szCs w:val="21"/>
              </w:rPr>
              <w:t>插销解锁中</w:t>
            </w:r>
          </w:p>
        </w:tc>
        <w:tc>
          <w:tcPr>
            <w:tcW w:w="997" w:type="pct"/>
          </w:tcPr>
          <w:p w14:paraId="040E86BC"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p>
        </w:tc>
      </w:tr>
      <w:tr w:rsidR="00C36F1C" w:rsidRPr="006E2E0E" w14:paraId="47DE195C" w14:textId="77777777" w:rsidTr="00B0633C">
        <w:trPr>
          <w:trHeight w:val="545"/>
        </w:trPr>
        <w:tc>
          <w:tcPr>
            <w:tcW w:w="500" w:type="pct"/>
            <w:shd w:val="clear" w:color="auto" w:fill="auto"/>
            <w:vAlign w:val="center"/>
          </w:tcPr>
          <w:p w14:paraId="6C58D7C3" w14:textId="77777777" w:rsidR="00C36F1C" w:rsidRPr="00473D2A" w:rsidRDefault="00C36F1C" w:rsidP="00B0633C">
            <w:pPr>
              <w:pStyle w:val="TableParagraph"/>
              <w:autoSpaceDE w:val="0"/>
              <w:autoSpaceDN w:val="0"/>
              <w:spacing w:before="2"/>
              <w:rPr>
                <w:rFonts w:ascii="宋体" w:eastAsia="宋体" w:hAnsi="宋体"/>
                <w:szCs w:val="21"/>
              </w:rPr>
            </w:pPr>
            <w:r w:rsidRPr="00473D2A">
              <w:rPr>
                <w:rFonts w:ascii="宋体" w:eastAsia="宋体" w:hAnsi="宋体" w:hint="eastAsia"/>
                <w:szCs w:val="21"/>
              </w:rPr>
              <w:t>9</w:t>
            </w:r>
          </w:p>
        </w:tc>
        <w:tc>
          <w:tcPr>
            <w:tcW w:w="1167" w:type="pct"/>
            <w:shd w:val="clear" w:color="auto" w:fill="auto"/>
            <w:vAlign w:val="center"/>
          </w:tcPr>
          <w:p w14:paraId="275A5252"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插销解锁状态</w:t>
            </w:r>
          </w:p>
        </w:tc>
        <w:tc>
          <w:tcPr>
            <w:tcW w:w="918" w:type="pct"/>
            <w:shd w:val="clear" w:color="auto" w:fill="auto"/>
          </w:tcPr>
          <w:p w14:paraId="4F14DEA4" w14:textId="77777777" w:rsidR="00C36F1C" w:rsidRPr="00473D2A" w:rsidRDefault="00C36F1C" w:rsidP="00B0633C">
            <w:pPr>
              <w:pStyle w:val="TableParagraph"/>
              <w:autoSpaceDE w:val="0"/>
              <w:autoSpaceDN w:val="0"/>
              <w:spacing w:before="2"/>
              <w:rPr>
                <w:rFonts w:ascii="宋体" w:eastAsia="宋体" w:hAnsi="宋体"/>
                <w:szCs w:val="21"/>
              </w:rPr>
            </w:pPr>
            <w:r w:rsidRPr="00473D2A">
              <w:rPr>
                <w:rFonts w:ascii="宋体" w:eastAsia="宋体" w:hAnsi="宋体" w:hint="eastAsia"/>
                <w:szCs w:val="21"/>
              </w:rPr>
              <w:t>1Byte</w:t>
            </w:r>
          </w:p>
        </w:tc>
        <w:tc>
          <w:tcPr>
            <w:tcW w:w="1418" w:type="pct"/>
            <w:shd w:val="clear" w:color="auto" w:fill="auto"/>
          </w:tcPr>
          <w:p w14:paraId="6EAE2506"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r w:rsidRPr="00473D2A">
              <w:rPr>
                <w:rFonts w:ascii="宋体" w:eastAsia="宋体" w:hAnsi="宋体"/>
                <w:szCs w:val="21"/>
              </w:rPr>
              <w:t>0x00</w:t>
            </w:r>
            <w:r w:rsidRPr="00473D2A">
              <w:rPr>
                <w:rFonts w:ascii="宋体" w:eastAsia="宋体" w:hAnsi="宋体" w:cs="宋体" w:hint="eastAsia"/>
                <w:szCs w:val="21"/>
              </w:rPr>
              <w:t>：插销解锁中</w:t>
            </w:r>
          </w:p>
          <w:p w14:paraId="29CF4327"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s="宋体"/>
                <w:szCs w:val="21"/>
              </w:rPr>
            </w:pPr>
            <w:r w:rsidRPr="00473D2A">
              <w:rPr>
                <w:rFonts w:ascii="宋体" w:eastAsia="宋体" w:hAnsi="宋体"/>
                <w:szCs w:val="21"/>
              </w:rPr>
              <w:t>0x01：</w:t>
            </w:r>
            <w:r w:rsidRPr="00473D2A">
              <w:rPr>
                <w:rFonts w:ascii="宋体" w:eastAsia="宋体" w:hAnsi="宋体" w:cs="宋体" w:hint="eastAsia"/>
                <w:szCs w:val="21"/>
              </w:rPr>
              <w:t>插销</w:t>
            </w:r>
            <w:proofErr w:type="gramStart"/>
            <w:r w:rsidRPr="00473D2A">
              <w:rPr>
                <w:rFonts w:ascii="宋体" w:eastAsia="宋体" w:hAnsi="宋体" w:cs="宋体" w:hint="eastAsia"/>
                <w:szCs w:val="21"/>
              </w:rPr>
              <w:t>锁止中</w:t>
            </w:r>
            <w:proofErr w:type="gramEnd"/>
          </w:p>
          <w:p w14:paraId="0F4FFF45"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s="宋体"/>
                <w:szCs w:val="21"/>
              </w:rPr>
            </w:pPr>
            <w:r w:rsidRPr="00473D2A">
              <w:rPr>
                <w:rFonts w:ascii="宋体" w:eastAsia="宋体" w:hAnsi="宋体" w:cs="宋体" w:hint="eastAsia"/>
                <w:szCs w:val="21"/>
              </w:rPr>
              <w:t>PS：这两个信号为互斥状态</w:t>
            </w:r>
          </w:p>
          <w:p w14:paraId="0B00B437"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s="宋体"/>
                <w:szCs w:val="21"/>
              </w:rPr>
            </w:pPr>
            <w:r w:rsidRPr="00473D2A">
              <w:rPr>
                <w:rFonts w:ascii="宋体" w:eastAsia="宋体" w:hAnsi="宋体" w:cs="宋体" w:hint="eastAsia"/>
                <w:szCs w:val="21"/>
              </w:rPr>
              <w:t>如果不一致则设备正常</w:t>
            </w:r>
          </w:p>
          <w:p w14:paraId="350E53A9"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r w:rsidRPr="00473D2A">
              <w:rPr>
                <w:rFonts w:ascii="宋体" w:eastAsia="宋体" w:hAnsi="宋体" w:hint="eastAsia"/>
                <w:szCs w:val="21"/>
              </w:rPr>
              <w:t>如果一致则设备存在故障，考虑报警</w:t>
            </w:r>
          </w:p>
        </w:tc>
        <w:tc>
          <w:tcPr>
            <w:tcW w:w="997" w:type="pct"/>
          </w:tcPr>
          <w:p w14:paraId="01AC3E49"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p>
        </w:tc>
      </w:tr>
      <w:tr w:rsidR="00C36F1C" w:rsidRPr="006E2E0E" w14:paraId="79C7073D" w14:textId="77777777" w:rsidTr="00B0633C">
        <w:trPr>
          <w:trHeight w:val="545"/>
        </w:trPr>
        <w:tc>
          <w:tcPr>
            <w:tcW w:w="500" w:type="pct"/>
            <w:shd w:val="clear" w:color="auto" w:fill="auto"/>
            <w:vAlign w:val="center"/>
          </w:tcPr>
          <w:p w14:paraId="2E7FCA06" w14:textId="77777777" w:rsidR="00C36F1C" w:rsidRPr="00473D2A" w:rsidRDefault="00C36F1C" w:rsidP="00B0633C">
            <w:pPr>
              <w:pStyle w:val="TableParagraph"/>
              <w:autoSpaceDE w:val="0"/>
              <w:autoSpaceDN w:val="0"/>
              <w:spacing w:before="2"/>
              <w:rPr>
                <w:rFonts w:ascii="宋体" w:eastAsia="宋体" w:hAnsi="宋体"/>
                <w:szCs w:val="21"/>
              </w:rPr>
            </w:pPr>
            <w:r w:rsidRPr="00473D2A">
              <w:rPr>
                <w:rFonts w:ascii="宋体" w:eastAsia="宋体" w:hAnsi="宋体" w:hint="eastAsia"/>
                <w:szCs w:val="21"/>
              </w:rPr>
              <w:t>10</w:t>
            </w:r>
          </w:p>
        </w:tc>
        <w:tc>
          <w:tcPr>
            <w:tcW w:w="1167" w:type="pct"/>
            <w:shd w:val="clear" w:color="auto" w:fill="auto"/>
            <w:vAlign w:val="center"/>
          </w:tcPr>
          <w:p w14:paraId="77760C5D"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车机操作电磁锁状态</w:t>
            </w:r>
          </w:p>
        </w:tc>
        <w:tc>
          <w:tcPr>
            <w:tcW w:w="918" w:type="pct"/>
            <w:shd w:val="clear" w:color="auto" w:fill="auto"/>
          </w:tcPr>
          <w:p w14:paraId="06C530DE" w14:textId="77777777" w:rsidR="00C36F1C" w:rsidRPr="00473D2A" w:rsidRDefault="00C36F1C" w:rsidP="00B0633C">
            <w:pPr>
              <w:pStyle w:val="TableParagraph"/>
              <w:autoSpaceDE w:val="0"/>
              <w:autoSpaceDN w:val="0"/>
              <w:spacing w:before="2"/>
              <w:rPr>
                <w:rFonts w:ascii="宋体" w:eastAsia="宋体" w:hAnsi="宋体"/>
                <w:szCs w:val="21"/>
              </w:rPr>
            </w:pPr>
            <w:r w:rsidRPr="00473D2A">
              <w:rPr>
                <w:rFonts w:ascii="宋体" w:eastAsia="宋体" w:hAnsi="宋体" w:hint="eastAsia"/>
                <w:szCs w:val="21"/>
              </w:rPr>
              <w:t>1Byte</w:t>
            </w:r>
          </w:p>
        </w:tc>
        <w:tc>
          <w:tcPr>
            <w:tcW w:w="1418" w:type="pct"/>
            <w:shd w:val="clear" w:color="auto" w:fill="auto"/>
          </w:tcPr>
          <w:p w14:paraId="55F06979"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r w:rsidRPr="00473D2A">
              <w:rPr>
                <w:rFonts w:ascii="宋体" w:eastAsia="宋体" w:hAnsi="宋体"/>
                <w:szCs w:val="21"/>
              </w:rPr>
              <w:t>0x00</w:t>
            </w:r>
            <w:r w:rsidRPr="00473D2A">
              <w:rPr>
                <w:rFonts w:ascii="宋体" w:eastAsia="宋体" w:hAnsi="宋体" w:cs="宋体" w:hint="eastAsia"/>
                <w:szCs w:val="21"/>
              </w:rPr>
              <w:t>：</w:t>
            </w:r>
            <w:proofErr w:type="gramStart"/>
            <w:r w:rsidRPr="00473D2A">
              <w:rPr>
                <w:rFonts w:ascii="宋体" w:eastAsia="宋体" w:hAnsi="宋体" w:cs="宋体" w:hint="eastAsia"/>
                <w:szCs w:val="21"/>
              </w:rPr>
              <w:t>车机打开</w:t>
            </w:r>
            <w:proofErr w:type="gramEnd"/>
            <w:r w:rsidRPr="00473D2A">
              <w:rPr>
                <w:rFonts w:ascii="宋体" w:eastAsia="宋体" w:hAnsi="宋体" w:cs="宋体" w:hint="eastAsia"/>
                <w:szCs w:val="21"/>
              </w:rPr>
              <w:t>电磁锁</w:t>
            </w:r>
          </w:p>
          <w:p w14:paraId="030B22F9"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s="宋体"/>
                <w:szCs w:val="21"/>
              </w:rPr>
            </w:pPr>
            <w:r w:rsidRPr="00473D2A">
              <w:rPr>
                <w:rFonts w:ascii="宋体" w:eastAsia="宋体" w:hAnsi="宋体"/>
                <w:szCs w:val="21"/>
              </w:rPr>
              <w:t>0x01：</w:t>
            </w:r>
            <w:proofErr w:type="gramStart"/>
            <w:r w:rsidRPr="00473D2A">
              <w:rPr>
                <w:rFonts w:ascii="宋体" w:eastAsia="宋体" w:hAnsi="宋体" w:cs="宋体" w:hint="eastAsia"/>
                <w:szCs w:val="21"/>
              </w:rPr>
              <w:t>车机关闭</w:t>
            </w:r>
            <w:proofErr w:type="gramEnd"/>
            <w:r w:rsidRPr="00473D2A">
              <w:rPr>
                <w:rFonts w:ascii="宋体" w:eastAsia="宋体" w:hAnsi="宋体" w:cs="宋体" w:hint="eastAsia"/>
                <w:szCs w:val="21"/>
              </w:rPr>
              <w:t>电磁锁</w:t>
            </w:r>
          </w:p>
          <w:p w14:paraId="5D496008"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s="宋体"/>
                <w:szCs w:val="21"/>
              </w:rPr>
            </w:pPr>
            <w:r w:rsidRPr="00473D2A">
              <w:rPr>
                <w:rFonts w:ascii="宋体" w:eastAsia="宋体" w:hAnsi="宋体" w:cs="宋体" w:hint="eastAsia"/>
                <w:szCs w:val="21"/>
              </w:rPr>
              <w:t>PS：此处给与</w:t>
            </w:r>
            <w:proofErr w:type="gramStart"/>
            <w:r w:rsidRPr="00473D2A">
              <w:rPr>
                <w:rFonts w:ascii="宋体" w:eastAsia="宋体" w:hAnsi="宋体" w:cs="宋体" w:hint="eastAsia"/>
                <w:szCs w:val="21"/>
              </w:rPr>
              <w:t>原始车机操作</w:t>
            </w:r>
            <w:proofErr w:type="gramEnd"/>
            <w:r w:rsidRPr="00473D2A">
              <w:rPr>
                <w:rFonts w:ascii="宋体" w:eastAsia="宋体" w:hAnsi="宋体" w:cs="宋体" w:hint="eastAsia"/>
                <w:szCs w:val="21"/>
              </w:rPr>
              <w:t>信息</w:t>
            </w:r>
          </w:p>
          <w:p w14:paraId="62F5E7E0" w14:textId="77777777" w:rsidR="00C36F1C" w:rsidRPr="00473D2A" w:rsidRDefault="00C36F1C" w:rsidP="00B0633C">
            <w:pPr>
              <w:pStyle w:val="TableParagraph"/>
              <w:autoSpaceDE w:val="0"/>
              <w:autoSpaceDN w:val="0"/>
              <w:spacing w:line="307" w:lineRule="exact"/>
              <w:ind w:leftChars="100" w:left="220"/>
              <w:jc w:val="left"/>
              <w:rPr>
                <w:rFonts w:ascii="宋体" w:eastAsia="宋体" w:hAnsi="宋体" w:cs="宋体"/>
                <w:szCs w:val="21"/>
              </w:rPr>
            </w:pPr>
            <w:r w:rsidRPr="00473D2A">
              <w:rPr>
                <w:rFonts w:ascii="宋体" w:eastAsia="宋体" w:hAnsi="宋体" w:cs="宋体" w:hint="eastAsia"/>
                <w:szCs w:val="21"/>
              </w:rPr>
              <w:lastRenderedPageBreak/>
              <w:t>需要与传感器反馈情况进行联合判断，以便确定是否存在故障</w:t>
            </w:r>
          </w:p>
        </w:tc>
        <w:tc>
          <w:tcPr>
            <w:tcW w:w="997" w:type="pct"/>
          </w:tcPr>
          <w:p w14:paraId="0ECD6C79"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p>
        </w:tc>
      </w:tr>
      <w:tr w:rsidR="00C36F1C" w:rsidRPr="006E2E0E" w14:paraId="74DCFD5C" w14:textId="77777777" w:rsidTr="00B0633C">
        <w:trPr>
          <w:trHeight w:val="545"/>
        </w:trPr>
        <w:tc>
          <w:tcPr>
            <w:tcW w:w="500" w:type="pct"/>
            <w:shd w:val="clear" w:color="auto" w:fill="auto"/>
            <w:vAlign w:val="center"/>
          </w:tcPr>
          <w:p w14:paraId="636DB295" w14:textId="77777777" w:rsidR="00C36F1C" w:rsidRPr="00473D2A" w:rsidRDefault="00C36F1C" w:rsidP="00B0633C">
            <w:pPr>
              <w:pStyle w:val="TableParagraph"/>
              <w:autoSpaceDE w:val="0"/>
              <w:autoSpaceDN w:val="0"/>
              <w:spacing w:before="2"/>
              <w:rPr>
                <w:rFonts w:ascii="宋体" w:eastAsia="宋体" w:hAnsi="宋体"/>
                <w:szCs w:val="21"/>
              </w:rPr>
            </w:pPr>
            <w:r w:rsidRPr="00473D2A">
              <w:rPr>
                <w:rFonts w:ascii="宋体" w:eastAsia="宋体" w:hAnsi="宋体" w:hint="eastAsia"/>
                <w:szCs w:val="21"/>
              </w:rPr>
              <w:t>11</w:t>
            </w:r>
          </w:p>
        </w:tc>
        <w:tc>
          <w:tcPr>
            <w:tcW w:w="1167" w:type="pct"/>
            <w:shd w:val="clear" w:color="auto" w:fill="auto"/>
            <w:vAlign w:val="center"/>
          </w:tcPr>
          <w:p w14:paraId="0268EF0D"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温度传感器1</w:t>
            </w:r>
          </w:p>
        </w:tc>
        <w:tc>
          <w:tcPr>
            <w:tcW w:w="918" w:type="pct"/>
            <w:shd w:val="clear" w:color="auto" w:fill="auto"/>
          </w:tcPr>
          <w:p w14:paraId="0EA76EF0" w14:textId="77777777" w:rsidR="00C36F1C" w:rsidRPr="00473D2A" w:rsidRDefault="00C36F1C" w:rsidP="00B0633C">
            <w:pPr>
              <w:pStyle w:val="TableParagraph"/>
              <w:autoSpaceDE w:val="0"/>
              <w:autoSpaceDN w:val="0"/>
              <w:spacing w:before="2"/>
              <w:rPr>
                <w:rFonts w:ascii="宋体" w:eastAsia="宋体" w:hAnsi="宋体"/>
                <w:szCs w:val="21"/>
              </w:rPr>
            </w:pPr>
            <w:r w:rsidRPr="00473D2A">
              <w:rPr>
                <w:rFonts w:ascii="宋体" w:eastAsia="宋体" w:hAnsi="宋体" w:hint="eastAsia"/>
                <w:szCs w:val="21"/>
              </w:rPr>
              <w:t>1Byte</w:t>
            </w:r>
          </w:p>
        </w:tc>
        <w:tc>
          <w:tcPr>
            <w:tcW w:w="1418" w:type="pct"/>
            <w:vMerge w:val="restart"/>
            <w:shd w:val="clear" w:color="auto" w:fill="auto"/>
          </w:tcPr>
          <w:p w14:paraId="48579CEB"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r w:rsidRPr="00473D2A">
              <w:rPr>
                <w:rFonts w:ascii="宋体" w:eastAsia="宋体" w:hAnsi="宋体" w:hint="eastAsia"/>
                <w:szCs w:val="21"/>
              </w:rPr>
              <w:t>char</w:t>
            </w:r>
            <w:r w:rsidRPr="00473D2A">
              <w:rPr>
                <w:rFonts w:ascii="宋体" w:eastAsia="宋体" w:hAnsi="宋体"/>
                <w:szCs w:val="21"/>
              </w:rPr>
              <w:t xml:space="preserve"> </w:t>
            </w:r>
            <w:r w:rsidRPr="00473D2A">
              <w:rPr>
                <w:rFonts w:ascii="宋体" w:eastAsia="宋体" w:hAnsi="宋体" w:hint="eastAsia"/>
                <w:szCs w:val="21"/>
              </w:rPr>
              <w:t>数据</w:t>
            </w:r>
          </w:p>
          <w:p w14:paraId="642BC8E6"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r w:rsidRPr="00473D2A">
              <w:rPr>
                <w:rFonts w:ascii="宋体" w:eastAsia="宋体" w:hAnsi="宋体" w:hint="eastAsia"/>
                <w:szCs w:val="21"/>
              </w:rPr>
              <w:t>0xFF</w:t>
            </w:r>
            <w:r w:rsidRPr="00473D2A">
              <w:rPr>
                <w:rFonts w:ascii="宋体" w:eastAsia="宋体" w:hAnsi="宋体"/>
                <w:szCs w:val="21"/>
              </w:rPr>
              <w:t xml:space="preserve"> </w:t>
            </w:r>
            <w:r w:rsidRPr="00473D2A">
              <w:rPr>
                <w:rFonts w:ascii="宋体" w:eastAsia="宋体" w:hAnsi="宋体" w:hint="eastAsia"/>
                <w:szCs w:val="21"/>
              </w:rPr>
              <w:t>表示传感器异常</w:t>
            </w:r>
          </w:p>
          <w:p w14:paraId="7EC6FE1C"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p>
        </w:tc>
        <w:tc>
          <w:tcPr>
            <w:tcW w:w="997" w:type="pct"/>
          </w:tcPr>
          <w:p w14:paraId="330F8138"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p>
        </w:tc>
      </w:tr>
      <w:tr w:rsidR="00C36F1C" w:rsidRPr="006E2E0E" w14:paraId="74A9225C" w14:textId="77777777" w:rsidTr="00B0633C">
        <w:trPr>
          <w:trHeight w:val="545"/>
        </w:trPr>
        <w:tc>
          <w:tcPr>
            <w:tcW w:w="500" w:type="pct"/>
            <w:shd w:val="clear" w:color="auto" w:fill="auto"/>
            <w:vAlign w:val="center"/>
          </w:tcPr>
          <w:p w14:paraId="5CF09F37" w14:textId="77777777" w:rsidR="00C36F1C" w:rsidRPr="00473D2A" w:rsidRDefault="00C36F1C" w:rsidP="00B0633C">
            <w:pPr>
              <w:pStyle w:val="TableParagraph"/>
              <w:autoSpaceDE w:val="0"/>
              <w:autoSpaceDN w:val="0"/>
              <w:spacing w:before="2"/>
              <w:rPr>
                <w:rFonts w:ascii="宋体" w:eastAsia="宋体" w:hAnsi="宋体"/>
                <w:szCs w:val="21"/>
              </w:rPr>
            </w:pPr>
            <w:r w:rsidRPr="00473D2A">
              <w:rPr>
                <w:rFonts w:ascii="宋体" w:eastAsia="宋体" w:hAnsi="宋体" w:hint="eastAsia"/>
                <w:szCs w:val="21"/>
              </w:rPr>
              <w:t>12</w:t>
            </w:r>
          </w:p>
        </w:tc>
        <w:tc>
          <w:tcPr>
            <w:tcW w:w="1167" w:type="pct"/>
            <w:shd w:val="clear" w:color="auto" w:fill="auto"/>
            <w:vAlign w:val="center"/>
          </w:tcPr>
          <w:p w14:paraId="1618F74C"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温度传感器2</w:t>
            </w:r>
          </w:p>
        </w:tc>
        <w:tc>
          <w:tcPr>
            <w:tcW w:w="918" w:type="pct"/>
            <w:shd w:val="clear" w:color="auto" w:fill="auto"/>
          </w:tcPr>
          <w:p w14:paraId="56D3CAD1" w14:textId="77777777" w:rsidR="00C36F1C" w:rsidRPr="00473D2A" w:rsidRDefault="00C36F1C" w:rsidP="00B0633C">
            <w:pPr>
              <w:pStyle w:val="TableParagraph"/>
              <w:autoSpaceDE w:val="0"/>
              <w:autoSpaceDN w:val="0"/>
              <w:spacing w:before="2"/>
              <w:rPr>
                <w:rFonts w:ascii="宋体" w:eastAsia="宋体" w:hAnsi="宋体"/>
                <w:szCs w:val="21"/>
              </w:rPr>
            </w:pPr>
            <w:r w:rsidRPr="00473D2A">
              <w:rPr>
                <w:rFonts w:ascii="宋体" w:eastAsia="宋体" w:hAnsi="宋体" w:hint="eastAsia"/>
                <w:szCs w:val="21"/>
              </w:rPr>
              <w:t>1Byte</w:t>
            </w:r>
          </w:p>
        </w:tc>
        <w:tc>
          <w:tcPr>
            <w:tcW w:w="1418" w:type="pct"/>
            <w:vMerge/>
            <w:shd w:val="clear" w:color="auto" w:fill="auto"/>
          </w:tcPr>
          <w:p w14:paraId="16189436"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p>
        </w:tc>
        <w:tc>
          <w:tcPr>
            <w:tcW w:w="997" w:type="pct"/>
          </w:tcPr>
          <w:p w14:paraId="47FA9EC1"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p>
        </w:tc>
      </w:tr>
      <w:tr w:rsidR="00C36F1C" w:rsidRPr="006E2E0E" w14:paraId="4CB42E0A" w14:textId="77777777" w:rsidTr="00B0633C">
        <w:trPr>
          <w:trHeight w:val="545"/>
        </w:trPr>
        <w:tc>
          <w:tcPr>
            <w:tcW w:w="500" w:type="pct"/>
            <w:shd w:val="clear" w:color="auto" w:fill="auto"/>
            <w:vAlign w:val="center"/>
          </w:tcPr>
          <w:p w14:paraId="179811DE" w14:textId="77777777" w:rsidR="00C36F1C" w:rsidRPr="00473D2A" w:rsidRDefault="00C36F1C" w:rsidP="00B0633C">
            <w:pPr>
              <w:pStyle w:val="TableParagraph"/>
              <w:autoSpaceDE w:val="0"/>
              <w:autoSpaceDN w:val="0"/>
              <w:spacing w:before="2"/>
              <w:rPr>
                <w:rFonts w:ascii="宋体" w:eastAsia="宋体" w:hAnsi="宋体"/>
                <w:szCs w:val="21"/>
              </w:rPr>
            </w:pPr>
            <w:r w:rsidRPr="00473D2A">
              <w:rPr>
                <w:rFonts w:ascii="宋体" w:eastAsia="宋体" w:hAnsi="宋体" w:hint="eastAsia"/>
                <w:szCs w:val="21"/>
              </w:rPr>
              <w:t>13</w:t>
            </w:r>
          </w:p>
        </w:tc>
        <w:tc>
          <w:tcPr>
            <w:tcW w:w="1167" w:type="pct"/>
            <w:shd w:val="clear" w:color="auto" w:fill="auto"/>
            <w:vAlign w:val="center"/>
          </w:tcPr>
          <w:p w14:paraId="3FF24199"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温度传感器3</w:t>
            </w:r>
          </w:p>
        </w:tc>
        <w:tc>
          <w:tcPr>
            <w:tcW w:w="918" w:type="pct"/>
            <w:shd w:val="clear" w:color="auto" w:fill="auto"/>
          </w:tcPr>
          <w:p w14:paraId="4BCB5D27" w14:textId="77777777" w:rsidR="00C36F1C" w:rsidRPr="00473D2A" w:rsidRDefault="00C36F1C" w:rsidP="00B0633C">
            <w:pPr>
              <w:pStyle w:val="TableParagraph"/>
              <w:autoSpaceDE w:val="0"/>
              <w:autoSpaceDN w:val="0"/>
              <w:spacing w:before="2"/>
              <w:rPr>
                <w:rFonts w:ascii="宋体" w:eastAsia="宋体" w:hAnsi="宋体"/>
                <w:szCs w:val="21"/>
              </w:rPr>
            </w:pPr>
            <w:r w:rsidRPr="00473D2A">
              <w:rPr>
                <w:rFonts w:ascii="宋体" w:eastAsia="宋体" w:hAnsi="宋体" w:hint="eastAsia"/>
                <w:szCs w:val="21"/>
              </w:rPr>
              <w:t>1Byte</w:t>
            </w:r>
          </w:p>
        </w:tc>
        <w:tc>
          <w:tcPr>
            <w:tcW w:w="1418" w:type="pct"/>
            <w:vMerge/>
            <w:shd w:val="clear" w:color="auto" w:fill="auto"/>
          </w:tcPr>
          <w:p w14:paraId="53C18173"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p>
        </w:tc>
        <w:tc>
          <w:tcPr>
            <w:tcW w:w="997" w:type="pct"/>
          </w:tcPr>
          <w:p w14:paraId="41900247"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p>
        </w:tc>
      </w:tr>
      <w:tr w:rsidR="00C36F1C" w:rsidRPr="006E2E0E" w14:paraId="0B6CE32B" w14:textId="77777777" w:rsidTr="00B0633C">
        <w:trPr>
          <w:trHeight w:val="545"/>
        </w:trPr>
        <w:tc>
          <w:tcPr>
            <w:tcW w:w="500" w:type="pct"/>
            <w:shd w:val="clear" w:color="auto" w:fill="auto"/>
            <w:vAlign w:val="center"/>
          </w:tcPr>
          <w:p w14:paraId="37572414" w14:textId="77777777" w:rsidR="00C36F1C" w:rsidRPr="00473D2A" w:rsidRDefault="00C36F1C" w:rsidP="00B0633C">
            <w:pPr>
              <w:pStyle w:val="TableParagraph"/>
              <w:autoSpaceDE w:val="0"/>
              <w:autoSpaceDN w:val="0"/>
              <w:spacing w:before="2"/>
              <w:rPr>
                <w:rFonts w:ascii="宋体" w:eastAsia="宋体" w:hAnsi="宋体"/>
                <w:szCs w:val="21"/>
              </w:rPr>
            </w:pPr>
            <w:r w:rsidRPr="00473D2A">
              <w:rPr>
                <w:rFonts w:ascii="宋体" w:eastAsia="宋体" w:hAnsi="宋体" w:hint="eastAsia"/>
                <w:szCs w:val="21"/>
              </w:rPr>
              <w:t>14</w:t>
            </w:r>
          </w:p>
        </w:tc>
        <w:tc>
          <w:tcPr>
            <w:tcW w:w="1167" w:type="pct"/>
            <w:shd w:val="clear" w:color="auto" w:fill="auto"/>
            <w:vAlign w:val="center"/>
          </w:tcPr>
          <w:p w14:paraId="250FE311"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温度传感器4</w:t>
            </w:r>
          </w:p>
        </w:tc>
        <w:tc>
          <w:tcPr>
            <w:tcW w:w="918" w:type="pct"/>
            <w:shd w:val="clear" w:color="auto" w:fill="auto"/>
          </w:tcPr>
          <w:p w14:paraId="6D86C7CF" w14:textId="77777777" w:rsidR="00C36F1C" w:rsidRPr="00473D2A" w:rsidRDefault="00C36F1C" w:rsidP="00B0633C">
            <w:pPr>
              <w:pStyle w:val="TableParagraph"/>
              <w:autoSpaceDE w:val="0"/>
              <w:autoSpaceDN w:val="0"/>
              <w:spacing w:before="2"/>
              <w:rPr>
                <w:rFonts w:ascii="宋体" w:eastAsia="宋体" w:hAnsi="宋体"/>
                <w:szCs w:val="21"/>
              </w:rPr>
            </w:pPr>
            <w:r w:rsidRPr="00473D2A">
              <w:rPr>
                <w:rFonts w:ascii="宋体" w:eastAsia="宋体" w:hAnsi="宋体" w:hint="eastAsia"/>
                <w:szCs w:val="21"/>
              </w:rPr>
              <w:t>1Byte</w:t>
            </w:r>
          </w:p>
        </w:tc>
        <w:tc>
          <w:tcPr>
            <w:tcW w:w="1418" w:type="pct"/>
            <w:vMerge/>
            <w:shd w:val="clear" w:color="auto" w:fill="auto"/>
          </w:tcPr>
          <w:p w14:paraId="66AC38B9"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p>
        </w:tc>
        <w:tc>
          <w:tcPr>
            <w:tcW w:w="997" w:type="pct"/>
          </w:tcPr>
          <w:p w14:paraId="7808FA07"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p>
        </w:tc>
      </w:tr>
      <w:tr w:rsidR="00C36F1C" w:rsidRPr="006E2E0E" w14:paraId="20D8684E" w14:textId="77777777" w:rsidTr="00B0633C">
        <w:trPr>
          <w:trHeight w:val="545"/>
        </w:trPr>
        <w:tc>
          <w:tcPr>
            <w:tcW w:w="500" w:type="pct"/>
            <w:shd w:val="clear" w:color="auto" w:fill="auto"/>
            <w:vAlign w:val="center"/>
          </w:tcPr>
          <w:p w14:paraId="6B53AF93" w14:textId="77777777" w:rsidR="00C36F1C" w:rsidRPr="00473D2A" w:rsidRDefault="00C36F1C" w:rsidP="00B0633C">
            <w:pPr>
              <w:pStyle w:val="TableParagraph"/>
              <w:autoSpaceDE w:val="0"/>
              <w:autoSpaceDN w:val="0"/>
              <w:spacing w:before="2"/>
              <w:rPr>
                <w:rFonts w:ascii="宋体" w:eastAsia="宋体" w:hAnsi="宋体"/>
                <w:szCs w:val="21"/>
              </w:rPr>
            </w:pPr>
            <w:r w:rsidRPr="00473D2A">
              <w:rPr>
                <w:rFonts w:ascii="宋体" w:eastAsia="宋体" w:hAnsi="宋体" w:hint="eastAsia"/>
                <w:szCs w:val="21"/>
              </w:rPr>
              <w:t>15</w:t>
            </w:r>
          </w:p>
        </w:tc>
        <w:tc>
          <w:tcPr>
            <w:tcW w:w="1167" w:type="pct"/>
            <w:shd w:val="clear" w:color="auto" w:fill="auto"/>
            <w:vAlign w:val="center"/>
          </w:tcPr>
          <w:p w14:paraId="04839B22"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温度传感器5</w:t>
            </w:r>
          </w:p>
        </w:tc>
        <w:tc>
          <w:tcPr>
            <w:tcW w:w="918" w:type="pct"/>
            <w:shd w:val="clear" w:color="auto" w:fill="auto"/>
          </w:tcPr>
          <w:p w14:paraId="47E31D3A" w14:textId="77777777" w:rsidR="00C36F1C" w:rsidRPr="00473D2A" w:rsidRDefault="00C36F1C" w:rsidP="00B0633C">
            <w:pPr>
              <w:pStyle w:val="TableParagraph"/>
              <w:autoSpaceDE w:val="0"/>
              <w:autoSpaceDN w:val="0"/>
              <w:spacing w:before="2"/>
              <w:rPr>
                <w:rFonts w:ascii="宋体" w:eastAsia="宋体" w:hAnsi="宋体"/>
                <w:szCs w:val="21"/>
              </w:rPr>
            </w:pPr>
            <w:r w:rsidRPr="00473D2A">
              <w:rPr>
                <w:rFonts w:ascii="宋体" w:eastAsia="宋体" w:hAnsi="宋体" w:hint="eastAsia"/>
                <w:szCs w:val="21"/>
              </w:rPr>
              <w:t>1Byte</w:t>
            </w:r>
          </w:p>
        </w:tc>
        <w:tc>
          <w:tcPr>
            <w:tcW w:w="1418" w:type="pct"/>
            <w:vMerge/>
            <w:shd w:val="clear" w:color="auto" w:fill="auto"/>
          </w:tcPr>
          <w:p w14:paraId="6EE5048C"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p>
        </w:tc>
        <w:tc>
          <w:tcPr>
            <w:tcW w:w="997" w:type="pct"/>
          </w:tcPr>
          <w:p w14:paraId="62EC5DD4"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p>
        </w:tc>
      </w:tr>
      <w:tr w:rsidR="00C36F1C" w:rsidRPr="006E2E0E" w14:paraId="109D7D6F" w14:textId="77777777" w:rsidTr="00B0633C">
        <w:trPr>
          <w:trHeight w:val="545"/>
        </w:trPr>
        <w:tc>
          <w:tcPr>
            <w:tcW w:w="500" w:type="pct"/>
            <w:shd w:val="clear" w:color="auto" w:fill="auto"/>
            <w:vAlign w:val="center"/>
          </w:tcPr>
          <w:p w14:paraId="29264D75" w14:textId="77777777" w:rsidR="00C36F1C" w:rsidRPr="00473D2A" w:rsidRDefault="00C36F1C" w:rsidP="00B0633C">
            <w:pPr>
              <w:pStyle w:val="TableParagraph"/>
              <w:autoSpaceDE w:val="0"/>
              <w:autoSpaceDN w:val="0"/>
              <w:spacing w:before="2"/>
              <w:rPr>
                <w:rFonts w:ascii="宋体" w:eastAsia="宋体" w:hAnsi="宋体"/>
                <w:szCs w:val="21"/>
              </w:rPr>
            </w:pPr>
            <w:r w:rsidRPr="00473D2A">
              <w:rPr>
                <w:rFonts w:ascii="宋体" w:eastAsia="宋体" w:hAnsi="宋体" w:hint="eastAsia"/>
                <w:szCs w:val="21"/>
              </w:rPr>
              <w:t>16</w:t>
            </w:r>
          </w:p>
        </w:tc>
        <w:tc>
          <w:tcPr>
            <w:tcW w:w="1167" w:type="pct"/>
            <w:shd w:val="clear" w:color="auto" w:fill="auto"/>
            <w:vAlign w:val="center"/>
          </w:tcPr>
          <w:p w14:paraId="3D76422B"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温度传感器6</w:t>
            </w:r>
          </w:p>
        </w:tc>
        <w:tc>
          <w:tcPr>
            <w:tcW w:w="918" w:type="pct"/>
            <w:shd w:val="clear" w:color="auto" w:fill="auto"/>
          </w:tcPr>
          <w:p w14:paraId="7CD53C17" w14:textId="77777777" w:rsidR="00C36F1C" w:rsidRPr="00473D2A" w:rsidRDefault="00C36F1C" w:rsidP="00B0633C">
            <w:pPr>
              <w:pStyle w:val="TableParagraph"/>
              <w:autoSpaceDE w:val="0"/>
              <w:autoSpaceDN w:val="0"/>
              <w:spacing w:before="2"/>
              <w:rPr>
                <w:rFonts w:ascii="宋体" w:eastAsia="宋体" w:hAnsi="宋体"/>
                <w:szCs w:val="21"/>
              </w:rPr>
            </w:pPr>
            <w:r w:rsidRPr="00473D2A">
              <w:rPr>
                <w:rFonts w:ascii="宋体" w:eastAsia="宋体" w:hAnsi="宋体" w:hint="eastAsia"/>
                <w:szCs w:val="21"/>
              </w:rPr>
              <w:t>1Byte</w:t>
            </w:r>
          </w:p>
        </w:tc>
        <w:tc>
          <w:tcPr>
            <w:tcW w:w="1418" w:type="pct"/>
            <w:vMerge/>
            <w:shd w:val="clear" w:color="auto" w:fill="auto"/>
          </w:tcPr>
          <w:p w14:paraId="1B6F41B5"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p>
        </w:tc>
        <w:tc>
          <w:tcPr>
            <w:tcW w:w="997" w:type="pct"/>
          </w:tcPr>
          <w:p w14:paraId="16388044"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p>
        </w:tc>
      </w:tr>
      <w:tr w:rsidR="00C36F1C" w:rsidRPr="006E2E0E" w14:paraId="66CE24CA" w14:textId="77777777" w:rsidTr="00B0633C">
        <w:trPr>
          <w:trHeight w:val="545"/>
        </w:trPr>
        <w:tc>
          <w:tcPr>
            <w:tcW w:w="500" w:type="pct"/>
            <w:shd w:val="clear" w:color="auto" w:fill="auto"/>
            <w:vAlign w:val="center"/>
          </w:tcPr>
          <w:p w14:paraId="04E1BECE" w14:textId="77777777" w:rsidR="00C36F1C" w:rsidRPr="00473D2A" w:rsidRDefault="00C36F1C" w:rsidP="00B0633C">
            <w:pPr>
              <w:pStyle w:val="TableParagraph"/>
              <w:autoSpaceDE w:val="0"/>
              <w:autoSpaceDN w:val="0"/>
              <w:spacing w:before="2"/>
              <w:rPr>
                <w:rFonts w:ascii="宋体" w:eastAsia="宋体" w:hAnsi="宋体"/>
                <w:szCs w:val="21"/>
              </w:rPr>
            </w:pPr>
            <w:r w:rsidRPr="00473D2A">
              <w:rPr>
                <w:rFonts w:ascii="宋体" w:eastAsia="宋体" w:hAnsi="宋体" w:hint="eastAsia"/>
                <w:szCs w:val="21"/>
              </w:rPr>
              <w:t>17</w:t>
            </w:r>
          </w:p>
        </w:tc>
        <w:tc>
          <w:tcPr>
            <w:tcW w:w="1167" w:type="pct"/>
            <w:shd w:val="clear" w:color="auto" w:fill="auto"/>
            <w:vAlign w:val="center"/>
          </w:tcPr>
          <w:p w14:paraId="63619025"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温度传感器7</w:t>
            </w:r>
          </w:p>
        </w:tc>
        <w:tc>
          <w:tcPr>
            <w:tcW w:w="918" w:type="pct"/>
            <w:shd w:val="clear" w:color="auto" w:fill="auto"/>
          </w:tcPr>
          <w:p w14:paraId="30E3B4D5" w14:textId="77777777" w:rsidR="00C36F1C" w:rsidRPr="00473D2A" w:rsidRDefault="00C36F1C" w:rsidP="00B0633C">
            <w:pPr>
              <w:pStyle w:val="TableParagraph"/>
              <w:autoSpaceDE w:val="0"/>
              <w:autoSpaceDN w:val="0"/>
              <w:spacing w:before="2"/>
              <w:rPr>
                <w:rFonts w:ascii="宋体" w:eastAsia="宋体" w:hAnsi="宋体"/>
                <w:szCs w:val="21"/>
              </w:rPr>
            </w:pPr>
            <w:r w:rsidRPr="00473D2A">
              <w:rPr>
                <w:rFonts w:ascii="宋体" w:eastAsia="宋体" w:hAnsi="宋体" w:hint="eastAsia"/>
                <w:szCs w:val="21"/>
              </w:rPr>
              <w:t>1Byte</w:t>
            </w:r>
          </w:p>
        </w:tc>
        <w:tc>
          <w:tcPr>
            <w:tcW w:w="1418" w:type="pct"/>
            <w:vMerge/>
            <w:shd w:val="clear" w:color="auto" w:fill="auto"/>
          </w:tcPr>
          <w:p w14:paraId="2A9D1D9B"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p>
        </w:tc>
        <w:tc>
          <w:tcPr>
            <w:tcW w:w="997" w:type="pct"/>
          </w:tcPr>
          <w:p w14:paraId="68858F0F"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p>
        </w:tc>
      </w:tr>
      <w:tr w:rsidR="00C36F1C" w:rsidRPr="006E2E0E" w14:paraId="31E1CDFB" w14:textId="77777777" w:rsidTr="00B0633C">
        <w:trPr>
          <w:trHeight w:val="545"/>
        </w:trPr>
        <w:tc>
          <w:tcPr>
            <w:tcW w:w="500" w:type="pct"/>
            <w:shd w:val="clear" w:color="auto" w:fill="auto"/>
            <w:vAlign w:val="center"/>
          </w:tcPr>
          <w:p w14:paraId="0D663A45" w14:textId="77777777" w:rsidR="00C36F1C" w:rsidRPr="00473D2A" w:rsidRDefault="00C36F1C" w:rsidP="00B0633C">
            <w:pPr>
              <w:pStyle w:val="TableParagraph"/>
              <w:autoSpaceDE w:val="0"/>
              <w:autoSpaceDN w:val="0"/>
              <w:spacing w:before="2"/>
              <w:rPr>
                <w:rFonts w:ascii="宋体" w:eastAsia="宋体" w:hAnsi="宋体"/>
                <w:szCs w:val="21"/>
              </w:rPr>
            </w:pPr>
            <w:r w:rsidRPr="00473D2A">
              <w:rPr>
                <w:rFonts w:ascii="宋体" w:eastAsia="宋体" w:hAnsi="宋体" w:hint="eastAsia"/>
                <w:szCs w:val="21"/>
              </w:rPr>
              <w:t>18</w:t>
            </w:r>
          </w:p>
        </w:tc>
        <w:tc>
          <w:tcPr>
            <w:tcW w:w="1167" w:type="pct"/>
            <w:shd w:val="clear" w:color="auto" w:fill="auto"/>
            <w:vAlign w:val="center"/>
          </w:tcPr>
          <w:p w14:paraId="25D61739"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温度传感器8</w:t>
            </w:r>
          </w:p>
        </w:tc>
        <w:tc>
          <w:tcPr>
            <w:tcW w:w="918" w:type="pct"/>
            <w:shd w:val="clear" w:color="auto" w:fill="auto"/>
          </w:tcPr>
          <w:p w14:paraId="2145BB5A" w14:textId="77777777" w:rsidR="00C36F1C" w:rsidRPr="00473D2A" w:rsidRDefault="00C36F1C" w:rsidP="00B0633C">
            <w:pPr>
              <w:pStyle w:val="TableParagraph"/>
              <w:autoSpaceDE w:val="0"/>
              <w:autoSpaceDN w:val="0"/>
              <w:spacing w:before="2"/>
              <w:rPr>
                <w:rFonts w:ascii="宋体" w:eastAsia="宋体" w:hAnsi="宋体"/>
                <w:szCs w:val="21"/>
              </w:rPr>
            </w:pPr>
            <w:r w:rsidRPr="00473D2A">
              <w:rPr>
                <w:rFonts w:ascii="宋体" w:eastAsia="宋体" w:hAnsi="宋体" w:hint="eastAsia"/>
                <w:szCs w:val="21"/>
              </w:rPr>
              <w:t>1Byte</w:t>
            </w:r>
          </w:p>
        </w:tc>
        <w:tc>
          <w:tcPr>
            <w:tcW w:w="1418" w:type="pct"/>
            <w:vMerge/>
            <w:shd w:val="clear" w:color="auto" w:fill="auto"/>
          </w:tcPr>
          <w:p w14:paraId="0B3136C7"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p>
        </w:tc>
        <w:tc>
          <w:tcPr>
            <w:tcW w:w="997" w:type="pct"/>
          </w:tcPr>
          <w:p w14:paraId="7A0F23EA"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szCs w:val="21"/>
              </w:rPr>
            </w:pPr>
          </w:p>
        </w:tc>
      </w:tr>
      <w:tr w:rsidR="00C36F1C" w:rsidRPr="006E2E0E" w14:paraId="0C39F0F2" w14:textId="77777777" w:rsidTr="00B0633C">
        <w:trPr>
          <w:trHeight w:val="545"/>
        </w:trPr>
        <w:tc>
          <w:tcPr>
            <w:tcW w:w="500" w:type="pct"/>
            <w:shd w:val="clear" w:color="auto" w:fill="auto"/>
            <w:vAlign w:val="center"/>
          </w:tcPr>
          <w:p w14:paraId="3EA7E755" w14:textId="77777777" w:rsidR="00C36F1C" w:rsidRPr="00473D2A" w:rsidRDefault="00C36F1C" w:rsidP="00B0633C">
            <w:pPr>
              <w:pStyle w:val="TableParagraph"/>
              <w:autoSpaceDE w:val="0"/>
              <w:autoSpaceDN w:val="0"/>
              <w:spacing w:before="2"/>
              <w:rPr>
                <w:rFonts w:ascii="宋体" w:eastAsia="宋体" w:hAnsi="宋体"/>
                <w:szCs w:val="21"/>
              </w:rPr>
            </w:pPr>
            <w:r w:rsidRPr="00473D2A">
              <w:rPr>
                <w:rFonts w:ascii="宋体" w:eastAsia="宋体" w:hAnsi="宋体" w:hint="eastAsia"/>
                <w:szCs w:val="21"/>
              </w:rPr>
              <w:t>19</w:t>
            </w:r>
          </w:p>
        </w:tc>
        <w:tc>
          <w:tcPr>
            <w:tcW w:w="1167" w:type="pct"/>
            <w:shd w:val="clear" w:color="auto" w:fill="auto"/>
            <w:vAlign w:val="center"/>
          </w:tcPr>
          <w:p w14:paraId="4A6276DA"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温度报警</w:t>
            </w:r>
          </w:p>
        </w:tc>
        <w:tc>
          <w:tcPr>
            <w:tcW w:w="918" w:type="pct"/>
            <w:shd w:val="clear" w:color="auto" w:fill="auto"/>
          </w:tcPr>
          <w:p w14:paraId="3E767445" w14:textId="77777777" w:rsidR="00C36F1C" w:rsidRPr="00473D2A" w:rsidRDefault="00C36F1C" w:rsidP="00B0633C">
            <w:pPr>
              <w:pStyle w:val="TableParagraph"/>
              <w:autoSpaceDE w:val="0"/>
              <w:autoSpaceDN w:val="0"/>
              <w:spacing w:before="2"/>
              <w:rPr>
                <w:rFonts w:ascii="宋体" w:eastAsia="宋体" w:hAnsi="宋体"/>
                <w:szCs w:val="21"/>
              </w:rPr>
            </w:pPr>
            <w:r w:rsidRPr="00473D2A">
              <w:rPr>
                <w:rFonts w:ascii="宋体" w:eastAsia="宋体" w:hAnsi="宋体" w:hint="eastAsia"/>
                <w:szCs w:val="21"/>
              </w:rPr>
              <w:t>1Byte</w:t>
            </w:r>
          </w:p>
        </w:tc>
        <w:tc>
          <w:tcPr>
            <w:tcW w:w="1418" w:type="pct"/>
            <w:shd w:val="clear" w:color="auto" w:fill="auto"/>
          </w:tcPr>
          <w:p w14:paraId="61574432"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0</w:t>
            </w:r>
            <w:r w:rsidRPr="00473D2A">
              <w:rPr>
                <w:rFonts w:ascii="宋体" w:eastAsia="宋体" w:hAnsi="宋体" w:cs="宋体" w:hint="eastAsia"/>
                <w:kern w:val="0"/>
                <w:szCs w:val="21"/>
              </w:rPr>
              <w:t>：换电连接器未过温</w:t>
            </w:r>
          </w:p>
          <w:p w14:paraId="6BE016CA"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1</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1</w:t>
            </w:r>
            <w:r w:rsidRPr="00473D2A">
              <w:rPr>
                <w:rFonts w:ascii="宋体" w:eastAsia="宋体" w:hAnsi="宋体" w:cs="宋体" w:hint="eastAsia"/>
                <w:kern w:val="0"/>
                <w:szCs w:val="21"/>
              </w:rPr>
              <w:t>过温一级故障</w:t>
            </w:r>
          </w:p>
          <w:p w14:paraId="0ED7416A"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注：暂不定义一级故障</w:t>
            </w:r>
          </w:p>
          <w:p w14:paraId="72F54710"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2</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2</w:t>
            </w:r>
            <w:r w:rsidRPr="00473D2A">
              <w:rPr>
                <w:rFonts w:ascii="宋体" w:eastAsia="宋体" w:hAnsi="宋体" w:cs="宋体" w:hint="eastAsia"/>
                <w:kern w:val="0"/>
                <w:szCs w:val="21"/>
              </w:rPr>
              <w:t>过温一级故障</w:t>
            </w:r>
          </w:p>
          <w:p w14:paraId="46B41C8F"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注：暂不定义一级故障</w:t>
            </w:r>
          </w:p>
          <w:p w14:paraId="06B87B96"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3</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3</w:t>
            </w:r>
            <w:r w:rsidRPr="00473D2A">
              <w:rPr>
                <w:rFonts w:ascii="宋体" w:eastAsia="宋体" w:hAnsi="宋体" w:cs="宋体" w:hint="eastAsia"/>
                <w:kern w:val="0"/>
                <w:szCs w:val="21"/>
              </w:rPr>
              <w:t>过温一级故障</w:t>
            </w:r>
          </w:p>
          <w:p w14:paraId="6E69D09A"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注：暂不定义一级故障</w:t>
            </w:r>
          </w:p>
          <w:p w14:paraId="6C749D1A"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4</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4</w:t>
            </w:r>
            <w:r w:rsidRPr="00473D2A">
              <w:rPr>
                <w:rFonts w:ascii="宋体" w:eastAsia="宋体" w:hAnsi="宋体" w:cs="宋体" w:hint="eastAsia"/>
                <w:kern w:val="0"/>
                <w:szCs w:val="21"/>
              </w:rPr>
              <w:t>过温一级故障</w:t>
            </w:r>
          </w:p>
          <w:p w14:paraId="50BBE3B5"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注：暂不定义一级故障</w:t>
            </w:r>
          </w:p>
          <w:p w14:paraId="531B7AEF"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5</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5</w:t>
            </w:r>
            <w:r w:rsidRPr="00473D2A">
              <w:rPr>
                <w:rFonts w:ascii="宋体" w:eastAsia="宋体" w:hAnsi="宋体" w:cs="宋体" w:hint="eastAsia"/>
                <w:kern w:val="0"/>
                <w:szCs w:val="21"/>
              </w:rPr>
              <w:t>过温一级故障</w:t>
            </w:r>
          </w:p>
          <w:p w14:paraId="6047F70B"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注：暂不定义一级故障</w:t>
            </w:r>
          </w:p>
          <w:p w14:paraId="43DD4121"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6</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6</w:t>
            </w:r>
            <w:r w:rsidRPr="00473D2A">
              <w:rPr>
                <w:rFonts w:ascii="宋体" w:eastAsia="宋体" w:hAnsi="宋体" w:cs="宋体" w:hint="eastAsia"/>
                <w:kern w:val="0"/>
                <w:szCs w:val="21"/>
              </w:rPr>
              <w:t>过温一级故障</w:t>
            </w:r>
          </w:p>
          <w:p w14:paraId="1A186A8E"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注：暂不定义一级故障</w:t>
            </w:r>
          </w:p>
          <w:p w14:paraId="35BC7BB7"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7</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7</w:t>
            </w:r>
            <w:r w:rsidRPr="00473D2A">
              <w:rPr>
                <w:rFonts w:ascii="宋体" w:eastAsia="宋体" w:hAnsi="宋体" w:cs="宋体" w:hint="eastAsia"/>
                <w:kern w:val="0"/>
                <w:szCs w:val="21"/>
              </w:rPr>
              <w:t>过温一级故障</w:t>
            </w:r>
          </w:p>
          <w:p w14:paraId="1AE2E2D1"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注：暂不定义一级故障</w:t>
            </w:r>
          </w:p>
          <w:p w14:paraId="0D241C68"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8</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8</w:t>
            </w:r>
            <w:r w:rsidRPr="00473D2A">
              <w:rPr>
                <w:rFonts w:ascii="宋体" w:eastAsia="宋体" w:hAnsi="宋体" w:cs="宋体" w:hint="eastAsia"/>
                <w:kern w:val="0"/>
                <w:szCs w:val="21"/>
              </w:rPr>
              <w:t>过温一级故障</w:t>
            </w:r>
          </w:p>
          <w:p w14:paraId="3D628943"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注：暂不定义一级故障</w:t>
            </w:r>
          </w:p>
          <w:p w14:paraId="0838B41F"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9</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1</w:t>
            </w:r>
            <w:r w:rsidRPr="00473D2A">
              <w:rPr>
                <w:rFonts w:ascii="宋体" w:eastAsia="宋体" w:hAnsi="宋体" w:cs="宋体" w:hint="eastAsia"/>
                <w:kern w:val="0"/>
                <w:szCs w:val="21"/>
              </w:rPr>
              <w:t>过温二级故障</w:t>
            </w:r>
          </w:p>
          <w:p w14:paraId="0262C881"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判定条件：</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80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22B2BC08"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解除条件：</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3DE4371B"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lastRenderedPageBreak/>
              <w:t>10</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2</w:t>
            </w:r>
            <w:r w:rsidRPr="00473D2A">
              <w:rPr>
                <w:rFonts w:ascii="宋体" w:eastAsia="宋体" w:hAnsi="宋体" w:cs="宋体" w:hint="eastAsia"/>
                <w:kern w:val="0"/>
                <w:szCs w:val="21"/>
              </w:rPr>
              <w:t>过温二级故障</w:t>
            </w:r>
          </w:p>
          <w:p w14:paraId="7722DA20"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判定条件：</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80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0F16FD3B"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解除条件：</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7FFD80CB"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11</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3</w:t>
            </w:r>
            <w:r w:rsidRPr="00473D2A">
              <w:rPr>
                <w:rFonts w:ascii="宋体" w:eastAsia="宋体" w:hAnsi="宋体" w:cs="宋体" w:hint="eastAsia"/>
                <w:kern w:val="0"/>
                <w:szCs w:val="21"/>
              </w:rPr>
              <w:t>过温二级故障</w:t>
            </w:r>
          </w:p>
          <w:p w14:paraId="3B42ED13"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判定条件：</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80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118DB92A"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解除条件：</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050529C6"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12</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4</w:t>
            </w:r>
            <w:r w:rsidRPr="00473D2A">
              <w:rPr>
                <w:rFonts w:ascii="宋体" w:eastAsia="宋体" w:hAnsi="宋体" w:cs="宋体" w:hint="eastAsia"/>
                <w:kern w:val="0"/>
                <w:szCs w:val="21"/>
              </w:rPr>
              <w:t>过温二级故障</w:t>
            </w:r>
          </w:p>
          <w:p w14:paraId="3220362C"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判定条件：</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80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18CAF407"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解除条件：</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3D00734E"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13</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5</w:t>
            </w:r>
            <w:r w:rsidRPr="00473D2A">
              <w:rPr>
                <w:rFonts w:ascii="宋体" w:eastAsia="宋体" w:hAnsi="宋体" w:cs="宋体" w:hint="eastAsia"/>
                <w:kern w:val="0"/>
                <w:szCs w:val="21"/>
              </w:rPr>
              <w:t>过温二级故障</w:t>
            </w:r>
          </w:p>
          <w:p w14:paraId="55544B1B"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判定条件：</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80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1DD2277F"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解除条件：</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22420110"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14</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6</w:t>
            </w:r>
            <w:r w:rsidRPr="00473D2A">
              <w:rPr>
                <w:rFonts w:ascii="宋体" w:eastAsia="宋体" w:hAnsi="宋体" w:cs="宋体" w:hint="eastAsia"/>
                <w:kern w:val="0"/>
                <w:szCs w:val="21"/>
              </w:rPr>
              <w:t>过温二级故障</w:t>
            </w:r>
          </w:p>
          <w:p w14:paraId="592F990E"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判定条件：</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80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120F8A8D"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解除条件：</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7942FC3D"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15</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7</w:t>
            </w:r>
            <w:r w:rsidRPr="00473D2A">
              <w:rPr>
                <w:rFonts w:ascii="宋体" w:eastAsia="宋体" w:hAnsi="宋体" w:cs="宋体" w:hint="eastAsia"/>
                <w:kern w:val="0"/>
                <w:szCs w:val="21"/>
              </w:rPr>
              <w:t>过温二级故障</w:t>
            </w:r>
          </w:p>
          <w:p w14:paraId="19D3B922"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判定条件：</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80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6A720253"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解除条件：</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32D0141A"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16</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8</w:t>
            </w:r>
            <w:r w:rsidRPr="00473D2A">
              <w:rPr>
                <w:rFonts w:ascii="宋体" w:eastAsia="宋体" w:hAnsi="宋体" w:cs="宋体" w:hint="eastAsia"/>
                <w:kern w:val="0"/>
                <w:szCs w:val="21"/>
              </w:rPr>
              <w:t>过温二级故障</w:t>
            </w:r>
          </w:p>
          <w:p w14:paraId="739FFD23"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判定条件：</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80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5BBF23CB"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解除条件：</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4ECD1B28"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17</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1</w:t>
            </w:r>
            <w:r w:rsidRPr="00473D2A">
              <w:rPr>
                <w:rFonts w:ascii="宋体" w:eastAsia="宋体" w:hAnsi="宋体" w:cs="宋体" w:hint="eastAsia"/>
                <w:kern w:val="0"/>
                <w:szCs w:val="21"/>
              </w:rPr>
              <w:t>过温三级故障</w:t>
            </w:r>
          </w:p>
          <w:p w14:paraId="2D97A367"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判定条件：</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95</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2D64600A"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解除条件：需重新上电且</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7EC52D41"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18</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2</w:t>
            </w:r>
            <w:r w:rsidRPr="00473D2A">
              <w:rPr>
                <w:rFonts w:ascii="宋体" w:eastAsia="宋体" w:hAnsi="宋体" w:cs="宋体" w:hint="eastAsia"/>
                <w:kern w:val="0"/>
                <w:szCs w:val="21"/>
              </w:rPr>
              <w:t>过温三级故障</w:t>
            </w:r>
          </w:p>
          <w:p w14:paraId="6D661DB5"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lastRenderedPageBreak/>
              <w:t>判定条件：</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95</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018E95C7"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解除条件：需重新上电且</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5614B1DB"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19</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3</w:t>
            </w:r>
            <w:r w:rsidRPr="00473D2A">
              <w:rPr>
                <w:rFonts w:ascii="宋体" w:eastAsia="宋体" w:hAnsi="宋体" w:cs="宋体" w:hint="eastAsia"/>
                <w:kern w:val="0"/>
                <w:szCs w:val="21"/>
              </w:rPr>
              <w:t>过温三级故障</w:t>
            </w:r>
          </w:p>
          <w:p w14:paraId="72F81219"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判定条件：</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95</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31DB31D5"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解除条件：需重新上电且</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41138FD2"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20</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4</w:t>
            </w:r>
            <w:r w:rsidRPr="00473D2A">
              <w:rPr>
                <w:rFonts w:ascii="宋体" w:eastAsia="宋体" w:hAnsi="宋体" w:cs="宋体" w:hint="eastAsia"/>
                <w:kern w:val="0"/>
                <w:szCs w:val="21"/>
              </w:rPr>
              <w:t>过温三级故障</w:t>
            </w:r>
          </w:p>
          <w:p w14:paraId="26814428"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判定条件：</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95</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48207657"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解除条件：需重新上电且</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2068D035"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21</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5</w:t>
            </w:r>
            <w:r w:rsidRPr="00473D2A">
              <w:rPr>
                <w:rFonts w:ascii="宋体" w:eastAsia="宋体" w:hAnsi="宋体" w:cs="宋体" w:hint="eastAsia"/>
                <w:kern w:val="0"/>
                <w:szCs w:val="21"/>
              </w:rPr>
              <w:t>过温三级故障</w:t>
            </w:r>
          </w:p>
          <w:p w14:paraId="70084A9B"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判定条件：</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95</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092315D9"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解除条件：需重新上电且</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2209CAEC"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22</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6</w:t>
            </w:r>
            <w:r w:rsidRPr="00473D2A">
              <w:rPr>
                <w:rFonts w:ascii="宋体" w:eastAsia="宋体" w:hAnsi="宋体" w:cs="宋体" w:hint="eastAsia"/>
                <w:kern w:val="0"/>
                <w:szCs w:val="21"/>
              </w:rPr>
              <w:t>过温三级故障</w:t>
            </w:r>
          </w:p>
          <w:p w14:paraId="6CBA9633"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判定条件：</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95</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4D2113E5"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解除条件：需重新上电且</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09050B4A"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23</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7</w:t>
            </w:r>
            <w:r w:rsidRPr="00473D2A">
              <w:rPr>
                <w:rFonts w:ascii="宋体" w:eastAsia="宋体" w:hAnsi="宋体" w:cs="宋体" w:hint="eastAsia"/>
                <w:kern w:val="0"/>
                <w:szCs w:val="21"/>
              </w:rPr>
              <w:t>过温三级故障</w:t>
            </w:r>
          </w:p>
          <w:p w14:paraId="218EDA38"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判定条件：</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95</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00566300"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解除条件：需重新上电且</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0D20A383"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24</w:t>
            </w:r>
            <w:r w:rsidRPr="00473D2A">
              <w:rPr>
                <w:rFonts w:ascii="宋体" w:eastAsia="宋体" w:hAnsi="宋体" w:cs="宋体" w:hint="eastAsia"/>
                <w:kern w:val="0"/>
                <w:szCs w:val="21"/>
              </w:rPr>
              <w:t>：换电连接器温度检测</w:t>
            </w:r>
            <w:r w:rsidRPr="00473D2A">
              <w:rPr>
                <w:rFonts w:ascii="宋体" w:eastAsia="宋体" w:hAnsi="宋体" w:cs="宋体"/>
                <w:kern w:val="0"/>
                <w:szCs w:val="21"/>
              </w:rPr>
              <w:t>8</w:t>
            </w:r>
            <w:r w:rsidRPr="00473D2A">
              <w:rPr>
                <w:rFonts w:ascii="宋体" w:eastAsia="宋体" w:hAnsi="宋体" w:cs="宋体" w:hint="eastAsia"/>
                <w:kern w:val="0"/>
                <w:szCs w:val="21"/>
              </w:rPr>
              <w:t>过温三级故障</w:t>
            </w:r>
          </w:p>
          <w:p w14:paraId="382D8806"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判定条件：</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95</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45C80F35"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hint="eastAsia"/>
                <w:kern w:val="0"/>
                <w:szCs w:val="21"/>
              </w:rPr>
              <w:t>解除条件：需重新上电且</w:t>
            </w:r>
            <w:r w:rsidRPr="00473D2A">
              <w:rPr>
                <w:rFonts w:ascii="宋体" w:eastAsia="宋体" w:hAnsi="宋体" w:cs="宋体"/>
                <w:kern w:val="0"/>
                <w:szCs w:val="21"/>
              </w:rPr>
              <w:t>Tmax</w:t>
            </w:r>
            <w:r w:rsidRPr="00473D2A">
              <w:rPr>
                <w:rFonts w:ascii="宋体" w:eastAsia="宋体" w:hAnsi="宋体" w:cs="宋体" w:hint="eastAsia"/>
                <w:kern w:val="0"/>
                <w:szCs w:val="21"/>
              </w:rPr>
              <w:t>＜</w:t>
            </w:r>
            <w:r w:rsidRPr="00473D2A">
              <w:rPr>
                <w:rFonts w:ascii="宋体" w:eastAsia="宋体" w:hAnsi="宋体" w:cs="宋体"/>
                <w:kern w:val="0"/>
                <w:szCs w:val="21"/>
              </w:rPr>
              <w:t>70</w:t>
            </w:r>
            <w:r w:rsidRPr="00473D2A">
              <w:rPr>
                <w:rFonts w:ascii="宋体" w:eastAsia="宋体" w:hAnsi="宋体" w:cs="宋体" w:hint="eastAsia"/>
                <w:kern w:val="0"/>
                <w:szCs w:val="21"/>
              </w:rPr>
              <w:t>℃，持续</w:t>
            </w:r>
            <w:r w:rsidRPr="00473D2A">
              <w:rPr>
                <w:rFonts w:ascii="宋体" w:eastAsia="宋体" w:hAnsi="宋体" w:cs="宋体"/>
                <w:kern w:val="0"/>
                <w:szCs w:val="21"/>
              </w:rPr>
              <w:t>3s</w:t>
            </w:r>
            <w:r w:rsidRPr="00473D2A">
              <w:rPr>
                <w:rFonts w:ascii="宋体" w:eastAsia="宋体" w:hAnsi="宋体" w:cs="宋体" w:hint="eastAsia"/>
                <w:kern w:val="0"/>
                <w:szCs w:val="21"/>
              </w:rPr>
              <w:t>；</w:t>
            </w:r>
          </w:p>
          <w:p w14:paraId="26FC4849"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25</w:t>
            </w:r>
            <w:r w:rsidRPr="00473D2A">
              <w:rPr>
                <w:rFonts w:ascii="宋体" w:eastAsia="宋体" w:hAnsi="宋体" w:cs="宋体" w:hint="eastAsia"/>
                <w:kern w:val="0"/>
                <w:szCs w:val="21"/>
              </w:rPr>
              <w:t>：换电连接器温度检测传感器</w:t>
            </w:r>
            <w:r w:rsidRPr="00473D2A">
              <w:rPr>
                <w:rFonts w:ascii="宋体" w:eastAsia="宋体" w:hAnsi="宋体" w:cs="宋体"/>
                <w:kern w:val="0"/>
                <w:szCs w:val="21"/>
              </w:rPr>
              <w:t>1</w:t>
            </w:r>
            <w:r w:rsidRPr="00473D2A">
              <w:rPr>
                <w:rFonts w:ascii="宋体" w:eastAsia="宋体" w:hAnsi="宋体" w:cs="宋体" w:hint="eastAsia"/>
                <w:kern w:val="0"/>
                <w:szCs w:val="21"/>
              </w:rPr>
              <w:t>开路二级故障</w:t>
            </w:r>
          </w:p>
          <w:p w14:paraId="376DDECE"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26</w:t>
            </w:r>
            <w:r w:rsidRPr="00473D2A">
              <w:rPr>
                <w:rFonts w:ascii="宋体" w:eastAsia="宋体" w:hAnsi="宋体" w:cs="宋体" w:hint="eastAsia"/>
                <w:kern w:val="0"/>
                <w:szCs w:val="21"/>
              </w:rPr>
              <w:t>：换电连接器温度检测传感器</w:t>
            </w:r>
            <w:r w:rsidRPr="00473D2A">
              <w:rPr>
                <w:rFonts w:ascii="宋体" w:eastAsia="宋体" w:hAnsi="宋体" w:cs="宋体"/>
                <w:kern w:val="0"/>
                <w:szCs w:val="21"/>
              </w:rPr>
              <w:t>2</w:t>
            </w:r>
            <w:r w:rsidRPr="00473D2A">
              <w:rPr>
                <w:rFonts w:ascii="宋体" w:eastAsia="宋体" w:hAnsi="宋体" w:cs="宋体" w:hint="eastAsia"/>
                <w:kern w:val="0"/>
                <w:szCs w:val="21"/>
              </w:rPr>
              <w:t>开路二级故障</w:t>
            </w:r>
          </w:p>
          <w:p w14:paraId="0D0946DA"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27</w:t>
            </w:r>
            <w:r w:rsidRPr="00473D2A">
              <w:rPr>
                <w:rFonts w:ascii="宋体" w:eastAsia="宋体" w:hAnsi="宋体" w:cs="宋体" w:hint="eastAsia"/>
                <w:kern w:val="0"/>
                <w:szCs w:val="21"/>
              </w:rPr>
              <w:t>：换电连接器温度检测传感器</w:t>
            </w:r>
            <w:r w:rsidRPr="00473D2A">
              <w:rPr>
                <w:rFonts w:ascii="宋体" w:eastAsia="宋体" w:hAnsi="宋体" w:cs="宋体"/>
                <w:kern w:val="0"/>
                <w:szCs w:val="21"/>
              </w:rPr>
              <w:t>3</w:t>
            </w:r>
            <w:r w:rsidRPr="00473D2A">
              <w:rPr>
                <w:rFonts w:ascii="宋体" w:eastAsia="宋体" w:hAnsi="宋体" w:cs="宋体" w:hint="eastAsia"/>
                <w:kern w:val="0"/>
                <w:szCs w:val="21"/>
              </w:rPr>
              <w:t>开路二级故障</w:t>
            </w:r>
          </w:p>
          <w:p w14:paraId="37EFCDA5"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28</w:t>
            </w:r>
            <w:r w:rsidRPr="00473D2A">
              <w:rPr>
                <w:rFonts w:ascii="宋体" w:eastAsia="宋体" w:hAnsi="宋体" w:cs="宋体" w:hint="eastAsia"/>
                <w:kern w:val="0"/>
                <w:szCs w:val="21"/>
              </w:rPr>
              <w:t>：换电连接器温度检测传感器</w:t>
            </w:r>
            <w:r w:rsidRPr="00473D2A">
              <w:rPr>
                <w:rFonts w:ascii="宋体" w:eastAsia="宋体" w:hAnsi="宋体" w:cs="宋体"/>
                <w:kern w:val="0"/>
                <w:szCs w:val="21"/>
              </w:rPr>
              <w:t>4</w:t>
            </w:r>
            <w:r w:rsidRPr="00473D2A">
              <w:rPr>
                <w:rFonts w:ascii="宋体" w:eastAsia="宋体" w:hAnsi="宋体" w:cs="宋体" w:hint="eastAsia"/>
                <w:kern w:val="0"/>
                <w:szCs w:val="21"/>
              </w:rPr>
              <w:t>开路二级故障</w:t>
            </w:r>
          </w:p>
          <w:p w14:paraId="05B1127B"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29</w:t>
            </w:r>
            <w:r w:rsidRPr="00473D2A">
              <w:rPr>
                <w:rFonts w:ascii="宋体" w:eastAsia="宋体" w:hAnsi="宋体" w:cs="宋体" w:hint="eastAsia"/>
                <w:kern w:val="0"/>
                <w:szCs w:val="21"/>
              </w:rPr>
              <w:t>：换电连接器温度检测传感器</w:t>
            </w:r>
            <w:r w:rsidRPr="00473D2A">
              <w:rPr>
                <w:rFonts w:ascii="宋体" w:eastAsia="宋体" w:hAnsi="宋体" w:cs="宋体"/>
                <w:kern w:val="0"/>
                <w:szCs w:val="21"/>
              </w:rPr>
              <w:t>5</w:t>
            </w:r>
            <w:r w:rsidRPr="00473D2A">
              <w:rPr>
                <w:rFonts w:ascii="宋体" w:eastAsia="宋体" w:hAnsi="宋体" w:cs="宋体" w:hint="eastAsia"/>
                <w:kern w:val="0"/>
                <w:szCs w:val="21"/>
              </w:rPr>
              <w:t>开路二级故障</w:t>
            </w:r>
          </w:p>
          <w:p w14:paraId="751E9C7F"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lastRenderedPageBreak/>
              <w:t>30</w:t>
            </w:r>
            <w:r w:rsidRPr="00473D2A">
              <w:rPr>
                <w:rFonts w:ascii="宋体" w:eastAsia="宋体" w:hAnsi="宋体" w:cs="宋体" w:hint="eastAsia"/>
                <w:kern w:val="0"/>
                <w:szCs w:val="21"/>
              </w:rPr>
              <w:t>：换电连接器温度检测传感器</w:t>
            </w:r>
            <w:r w:rsidRPr="00473D2A">
              <w:rPr>
                <w:rFonts w:ascii="宋体" w:eastAsia="宋体" w:hAnsi="宋体" w:cs="宋体"/>
                <w:kern w:val="0"/>
                <w:szCs w:val="21"/>
              </w:rPr>
              <w:t>6</w:t>
            </w:r>
            <w:r w:rsidRPr="00473D2A">
              <w:rPr>
                <w:rFonts w:ascii="宋体" w:eastAsia="宋体" w:hAnsi="宋体" w:cs="宋体" w:hint="eastAsia"/>
                <w:kern w:val="0"/>
                <w:szCs w:val="21"/>
              </w:rPr>
              <w:t>开路二级故障</w:t>
            </w:r>
          </w:p>
          <w:p w14:paraId="3266AD99"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r w:rsidRPr="00473D2A">
              <w:rPr>
                <w:rFonts w:ascii="宋体" w:eastAsia="宋体" w:hAnsi="宋体" w:cs="宋体"/>
                <w:kern w:val="0"/>
                <w:szCs w:val="21"/>
              </w:rPr>
              <w:t>31</w:t>
            </w:r>
            <w:r w:rsidRPr="00473D2A">
              <w:rPr>
                <w:rFonts w:ascii="宋体" w:eastAsia="宋体" w:hAnsi="宋体" w:cs="宋体" w:hint="eastAsia"/>
                <w:kern w:val="0"/>
                <w:szCs w:val="21"/>
              </w:rPr>
              <w:t>：换电连接器温度检测传感器</w:t>
            </w:r>
            <w:r w:rsidRPr="00473D2A">
              <w:rPr>
                <w:rFonts w:ascii="宋体" w:eastAsia="宋体" w:hAnsi="宋体" w:cs="宋体"/>
                <w:kern w:val="0"/>
                <w:szCs w:val="21"/>
              </w:rPr>
              <w:t>7</w:t>
            </w:r>
            <w:r w:rsidRPr="00473D2A">
              <w:rPr>
                <w:rFonts w:ascii="宋体" w:eastAsia="宋体" w:hAnsi="宋体" w:cs="宋体" w:hint="eastAsia"/>
                <w:kern w:val="0"/>
                <w:szCs w:val="21"/>
              </w:rPr>
              <w:t>开路二级故障</w:t>
            </w:r>
          </w:p>
          <w:p w14:paraId="281E8AFE"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olor w:val="FF0000"/>
                <w:szCs w:val="21"/>
              </w:rPr>
            </w:pPr>
            <w:r w:rsidRPr="00473D2A">
              <w:rPr>
                <w:rFonts w:ascii="宋体" w:eastAsia="宋体" w:hAnsi="宋体" w:cs="宋体"/>
                <w:kern w:val="0"/>
                <w:szCs w:val="21"/>
              </w:rPr>
              <w:t>32</w:t>
            </w:r>
            <w:r w:rsidRPr="00473D2A">
              <w:rPr>
                <w:rFonts w:ascii="宋体" w:eastAsia="宋体" w:hAnsi="宋体" w:cs="宋体" w:hint="eastAsia"/>
                <w:kern w:val="0"/>
                <w:szCs w:val="21"/>
              </w:rPr>
              <w:t>：换电连接器温度检测传感器</w:t>
            </w:r>
            <w:r w:rsidRPr="00473D2A">
              <w:rPr>
                <w:rFonts w:ascii="宋体" w:eastAsia="宋体" w:hAnsi="宋体" w:cs="宋体"/>
                <w:kern w:val="0"/>
                <w:szCs w:val="21"/>
              </w:rPr>
              <w:t>8</w:t>
            </w:r>
            <w:r w:rsidRPr="00473D2A">
              <w:rPr>
                <w:rFonts w:ascii="宋体" w:eastAsia="宋体" w:hAnsi="宋体" w:cs="宋体" w:hint="eastAsia"/>
                <w:kern w:val="0"/>
                <w:szCs w:val="21"/>
              </w:rPr>
              <w:t>开路二级故障</w:t>
            </w:r>
          </w:p>
        </w:tc>
        <w:tc>
          <w:tcPr>
            <w:tcW w:w="997" w:type="pct"/>
          </w:tcPr>
          <w:p w14:paraId="36C705E5" w14:textId="77777777" w:rsidR="00C36F1C" w:rsidRPr="00473D2A" w:rsidRDefault="00C36F1C" w:rsidP="00B0633C">
            <w:pPr>
              <w:widowControl w:val="0"/>
              <w:autoSpaceDE w:val="0"/>
              <w:autoSpaceDN w:val="0"/>
              <w:adjustRightInd w:val="0"/>
              <w:spacing w:after="0" w:line="240" w:lineRule="auto"/>
              <w:ind w:left="0" w:firstLine="0"/>
              <w:rPr>
                <w:rFonts w:ascii="宋体" w:eastAsia="宋体" w:hAnsi="宋体" w:cs="宋体"/>
                <w:kern w:val="0"/>
                <w:szCs w:val="21"/>
              </w:rPr>
            </w:pPr>
          </w:p>
        </w:tc>
      </w:tr>
      <w:tr w:rsidR="00C36F1C" w:rsidRPr="006E2E0E" w14:paraId="0509C022" w14:textId="77777777" w:rsidTr="00B0633C">
        <w:trPr>
          <w:trHeight w:val="545"/>
        </w:trPr>
        <w:tc>
          <w:tcPr>
            <w:tcW w:w="500" w:type="pct"/>
            <w:shd w:val="clear" w:color="auto" w:fill="auto"/>
            <w:vAlign w:val="center"/>
          </w:tcPr>
          <w:p w14:paraId="25DD23B8" w14:textId="77777777" w:rsidR="00C36F1C" w:rsidRPr="00473D2A" w:rsidRDefault="00C36F1C" w:rsidP="00B0633C">
            <w:pPr>
              <w:pStyle w:val="TableParagraph"/>
              <w:autoSpaceDE w:val="0"/>
              <w:autoSpaceDN w:val="0"/>
              <w:spacing w:before="2"/>
              <w:rPr>
                <w:rFonts w:ascii="宋体" w:eastAsia="宋体" w:hAnsi="宋体"/>
                <w:color w:val="auto"/>
                <w:szCs w:val="21"/>
              </w:rPr>
            </w:pPr>
            <w:commentRangeStart w:id="179"/>
            <w:r>
              <w:rPr>
                <w:rFonts w:ascii="宋体" w:eastAsia="宋体" w:hAnsi="宋体" w:hint="eastAsia"/>
                <w:color w:val="auto"/>
                <w:szCs w:val="21"/>
              </w:rPr>
              <w:lastRenderedPageBreak/>
              <w:t>2</w:t>
            </w:r>
            <w:r>
              <w:rPr>
                <w:rFonts w:ascii="宋体" w:eastAsia="宋体" w:hAnsi="宋体"/>
                <w:color w:val="auto"/>
                <w:szCs w:val="21"/>
              </w:rPr>
              <w:t>0</w:t>
            </w:r>
            <w:commentRangeEnd w:id="179"/>
            <w:r w:rsidR="00585200">
              <w:rPr>
                <w:rStyle w:val="ad"/>
              </w:rPr>
              <w:commentReference w:id="179"/>
            </w:r>
          </w:p>
        </w:tc>
        <w:tc>
          <w:tcPr>
            <w:tcW w:w="1167" w:type="pct"/>
            <w:shd w:val="clear" w:color="auto" w:fill="auto"/>
            <w:vAlign w:val="center"/>
          </w:tcPr>
          <w:p w14:paraId="2FB01F57"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电池</w:t>
            </w:r>
            <w:r>
              <w:rPr>
                <w:rFonts w:ascii="宋体" w:eastAsia="宋体" w:hAnsi="宋体" w:hint="eastAsia"/>
                <w:szCs w:val="28"/>
              </w:rPr>
              <w:t>编码长度与</w:t>
            </w:r>
            <w:r w:rsidRPr="00473D2A">
              <w:rPr>
                <w:rFonts w:ascii="宋体" w:eastAsia="宋体" w:hAnsi="宋体" w:hint="eastAsia"/>
                <w:szCs w:val="28"/>
                <w:lang w:eastAsia="en-US"/>
              </w:rPr>
              <w:t>厂家</w:t>
            </w:r>
          </w:p>
        </w:tc>
        <w:tc>
          <w:tcPr>
            <w:tcW w:w="918" w:type="pct"/>
            <w:shd w:val="clear" w:color="auto" w:fill="auto"/>
            <w:vAlign w:val="center"/>
          </w:tcPr>
          <w:p w14:paraId="12AF09C0" w14:textId="77777777" w:rsidR="00C36F1C" w:rsidRPr="00473D2A" w:rsidRDefault="00C36F1C" w:rsidP="00B0633C">
            <w:pPr>
              <w:pStyle w:val="TableParagraph"/>
              <w:autoSpaceDE w:val="0"/>
              <w:autoSpaceDN w:val="0"/>
              <w:spacing w:before="2"/>
              <w:rPr>
                <w:rFonts w:ascii="宋体" w:eastAsia="宋体" w:hAnsi="宋体"/>
                <w:color w:val="auto"/>
                <w:szCs w:val="21"/>
              </w:rPr>
            </w:pPr>
            <w:r>
              <w:rPr>
                <w:rFonts w:ascii="宋体" w:eastAsia="宋体" w:hAnsi="宋体"/>
                <w:color w:val="auto"/>
                <w:szCs w:val="21"/>
              </w:rPr>
              <w:t>1</w:t>
            </w:r>
          </w:p>
        </w:tc>
        <w:tc>
          <w:tcPr>
            <w:tcW w:w="1418" w:type="pct"/>
            <w:shd w:val="clear" w:color="auto" w:fill="auto"/>
            <w:vAlign w:val="center"/>
          </w:tcPr>
          <w:p w14:paraId="6015C69E" w14:textId="77777777" w:rsidR="00C36F1C" w:rsidRDefault="00C36F1C" w:rsidP="00B0633C">
            <w:pPr>
              <w:pStyle w:val="TableParagraph"/>
              <w:autoSpaceDE w:val="0"/>
              <w:autoSpaceDN w:val="0"/>
              <w:spacing w:before="2"/>
              <w:jc w:val="both"/>
              <w:rPr>
                <w:rFonts w:ascii="宋体" w:eastAsia="宋体" w:hAnsi="宋体"/>
                <w:color w:val="auto"/>
                <w:szCs w:val="21"/>
              </w:rPr>
            </w:pPr>
            <w:r w:rsidRPr="00C55D3A">
              <w:rPr>
                <w:rFonts w:ascii="宋体" w:eastAsia="宋体" w:hAnsi="宋体"/>
                <w:color w:val="auto"/>
                <w:szCs w:val="21"/>
              </w:rPr>
              <w:t>Bit[7~3]</w:t>
            </w:r>
            <w:r w:rsidRPr="00C55D3A">
              <w:rPr>
                <w:rFonts w:ascii="宋体" w:eastAsia="宋体" w:hAnsi="宋体" w:hint="eastAsia"/>
                <w:color w:val="auto"/>
                <w:szCs w:val="21"/>
              </w:rPr>
              <w:t>：全</w:t>
            </w:r>
            <w:r w:rsidRPr="00C55D3A">
              <w:rPr>
                <w:rFonts w:ascii="宋体" w:eastAsia="宋体" w:hAnsi="宋体"/>
                <w:color w:val="auto"/>
                <w:szCs w:val="21"/>
              </w:rPr>
              <w:t>0</w:t>
            </w:r>
            <w:r w:rsidRPr="00C55D3A">
              <w:rPr>
                <w:rFonts w:ascii="宋体" w:eastAsia="宋体" w:hAnsi="宋体" w:hint="eastAsia"/>
                <w:color w:val="auto"/>
                <w:szCs w:val="21"/>
              </w:rPr>
              <w:t>，无效，不需要传输；</w:t>
            </w:r>
          </w:p>
          <w:p w14:paraId="3E717A42" w14:textId="77777777" w:rsidR="00C36F1C" w:rsidRPr="00C55D3A" w:rsidRDefault="00C36F1C" w:rsidP="00B0633C">
            <w:pPr>
              <w:pStyle w:val="TableParagraph"/>
              <w:autoSpaceDE w:val="0"/>
              <w:autoSpaceDN w:val="0"/>
              <w:spacing w:before="2"/>
              <w:jc w:val="both"/>
              <w:rPr>
                <w:rFonts w:ascii="宋体" w:eastAsia="宋体" w:hAnsi="宋体"/>
                <w:color w:val="auto"/>
                <w:szCs w:val="21"/>
              </w:rPr>
            </w:pPr>
            <w:r w:rsidRPr="00C55D3A">
              <w:rPr>
                <w:rFonts w:ascii="宋体" w:eastAsia="宋体" w:hAnsi="宋体"/>
                <w:color w:val="auto"/>
                <w:szCs w:val="21"/>
              </w:rPr>
              <w:t>Bit[2~0]</w:t>
            </w:r>
            <w:r w:rsidRPr="00C55D3A">
              <w:rPr>
                <w:rFonts w:ascii="宋体" w:eastAsia="宋体" w:hAnsi="宋体" w:hint="eastAsia"/>
                <w:color w:val="auto"/>
                <w:szCs w:val="21"/>
              </w:rPr>
              <w:t>：</w:t>
            </w:r>
          </w:p>
          <w:p w14:paraId="226C0E2B" w14:textId="77777777" w:rsidR="00C36F1C" w:rsidRPr="00C55D3A" w:rsidRDefault="00C36F1C" w:rsidP="00B0633C">
            <w:pPr>
              <w:pStyle w:val="TableParagraph"/>
              <w:autoSpaceDE w:val="0"/>
              <w:autoSpaceDN w:val="0"/>
              <w:spacing w:before="2"/>
              <w:jc w:val="both"/>
              <w:rPr>
                <w:rFonts w:ascii="宋体" w:eastAsia="宋体" w:hAnsi="宋体"/>
                <w:color w:val="auto"/>
                <w:szCs w:val="21"/>
              </w:rPr>
            </w:pPr>
            <w:r w:rsidRPr="00C55D3A">
              <w:rPr>
                <w:rFonts w:ascii="宋体" w:eastAsia="宋体" w:hAnsi="宋体"/>
                <w:color w:val="auto"/>
                <w:szCs w:val="21"/>
              </w:rPr>
              <w:t>1—CATL;</w:t>
            </w:r>
          </w:p>
          <w:p w14:paraId="26685972" w14:textId="77777777" w:rsidR="00C36F1C" w:rsidRPr="00C55D3A" w:rsidRDefault="00C36F1C" w:rsidP="00B0633C">
            <w:pPr>
              <w:pStyle w:val="TableParagraph"/>
              <w:autoSpaceDE w:val="0"/>
              <w:autoSpaceDN w:val="0"/>
              <w:spacing w:before="2"/>
              <w:jc w:val="both"/>
              <w:rPr>
                <w:rFonts w:ascii="宋体" w:eastAsia="宋体" w:hAnsi="宋体"/>
                <w:color w:val="auto"/>
                <w:szCs w:val="21"/>
              </w:rPr>
            </w:pPr>
            <w:r w:rsidRPr="00C55D3A">
              <w:rPr>
                <w:rFonts w:ascii="宋体" w:eastAsia="宋体" w:hAnsi="宋体"/>
                <w:color w:val="auto"/>
                <w:szCs w:val="21"/>
              </w:rPr>
              <w:t>2—Li Shen;</w:t>
            </w:r>
          </w:p>
          <w:p w14:paraId="0C3C2B61" w14:textId="77777777" w:rsidR="00C36F1C" w:rsidRPr="00C55D3A" w:rsidRDefault="00C36F1C" w:rsidP="00B0633C">
            <w:pPr>
              <w:pStyle w:val="TableParagraph"/>
              <w:autoSpaceDE w:val="0"/>
              <w:autoSpaceDN w:val="0"/>
              <w:spacing w:before="2"/>
              <w:jc w:val="both"/>
              <w:rPr>
                <w:rFonts w:ascii="宋体" w:eastAsia="宋体" w:hAnsi="宋体"/>
                <w:color w:val="auto"/>
                <w:szCs w:val="21"/>
              </w:rPr>
            </w:pPr>
            <w:r w:rsidRPr="00C55D3A">
              <w:rPr>
                <w:rFonts w:ascii="宋体" w:eastAsia="宋体" w:hAnsi="宋体"/>
                <w:color w:val="auto"/>
                <w:szCs w:val="21"/>
              </w:rPr>
              <w:t>3—MGL;</w:t>
            </w:r>
          </w:p>
          <w:p w14:paraId="7B58EE38" w14:textId="77777777" w:rsidR="00C36F1C" w:rsidRPr="00C55D3A" w:rsidRDefault="00C36F1C" w:rsidP="00B0633C">
            <w:pPr>
              <w:pStyle w:val="TableParagraph"/>
              <w:autoSpaceDE w:val="0"/>
              <w:autoSpaceDN w:val="0"/>
              <w:spacing w:before="2"/>
              <w:jc w:val="both"/>
              <w:rPr>
                <w:rFonts w:ascii="宋体" w:eastAsia="宋体" w:hAnsi="宋体"/>
                <w:color w:val="auto"/>
                <w:szCs w:val="21"/>
              </w:rPr>
            </w:pPr>
            <w:r w:rsidRPr="00C55D3A">
              <w:rPr>
                <w:rFonts w:ascii="宋体" w:eastAsia="宋体" w:hAnsi="宋体"/>
                <w:color w:val="auto"/>
                <w:szCs w:val="21"/>
              </w:rPr>
              <w:t>4—SAMSUN;</w:t>
            </w:r>
          </w:p>
          <w:p w14:paraId="1DB7CD36" w14:textId="77777777" w:rsidR="00C36F1C" w:rsidRPr="00473D2A" w:rsidRDefault="00C36F1C" w:rsidP="00B0633C">
            <w:pPr>
              <w:pStyle w:val="TableParagraph"/>
              <w:autoSpaceDE w:val="0"/>
              <w:autoSpaceDN w:val="0"/>
              <w:spacing w:line="307" w:lineRule="exact"/>
              <w:ind w:left="8" w:hangingChars="4" w:hanging="8"/>
              <w:jc w:val="both"/>
              <w:rPr>
                <w:rFonts w:ascii="宋体" w:eastAsia="宋体" w:hAnsi="宋体"/>
                <w:color w:val="auto"/>
                <w:szCs w:val="21"/>
              </w:rPr>
            </w:pPr>
            <w:r w:rsidRPr="00C55D3A">
              <w:rPr>
                <w:rFonts w:ascii="宋体" w:eastAsia="宋体" w:hAnsi="宋体"/>
                <w:color w:val="auto"/>
                <w:szCs w:val="21"/>
              </w:rPr>
              <w:t>5--LG</w:t>
            </w:r>
          </w:p>
        </w:tc>
        <w:tc>
          <w:tcPr>
            <w:tcW w:w="997" w:type="pct"/>
          </w:tcPr>
          <w:p w14:paraId="2F4855A1"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olor w:val="auto"/>
                <w:szCs w:val="21"/>
              </w:rPr>
            </w:pPr>
          </w:p>
        </w:tc>
      </w:tr>
      <w:tr w:rsidR="00C36F1C" w:rsidRPr="006E2E0E" w14:paraId="767BA545" w14:textId="77777777" w:rsidTr="00B0633C">
        <w:trPr>
          <w:trHeight w:val="545"/>
        </w:trPr>
        <w:tc>
          <w:tcPr>
            <w:tcW w:w="500" w:type="pct"/>
            <w:shd w:val="clear" w:color="auto" w:fill="auto"/>
            <w:vAlign w:val="center"/>
          </w:tcPr>
          <w:p w14:paraId="621C8622" w14:textId="77777777" w:rsidR="00C36F1C" w:rsidRPr="00473D2A" w:rsidRDefault="00C36F1C" w:rsidP="00B0633C">
            <w:pPr>
              <w:pStyle w:val="TableParagraph"/>
              <w:autoSpaceDE w:val="0"/>
              <w:autoSpaceDN w:val="0"/>
              <w:spacing w:before="2"/>
              <w:rPr>
                <w:rFonts w:ascii="宋体" w:eastAsia="宋体" w:hAnsi="宋体"/>
                <w:color w:val="auto"/>
                <w:szCs w:val="21"/>
              </w:rPr>
            </w:pPr>
            <w:r w:rsidRPr="00473D2A">
              <w:rPr>
                <w:rFonts w:ascii="宋体" w:eastAsia="宋体" w:hAnsi="宋体" w:hint="eastAsia"/>
                <w:color w:val="auto"/>
                <w:szCs w:val="21"/>
              </w:rPr>
              <w:t>2</w:t>
            </w:r>
            <w:r w:rsidRPr="00473D2A">
              <w:rPr>
                <w:rFonts w:ascii="宋体" w:eastAsia="宋体" w:hAnsi="宋体"/>
                <w:color w:val="auto"/>
                <w:szCs w:val="21"/>
              </w:rPr>
              <w:t>1</w:t>
            </w:r>
          </w:p>
        </w:tc>
        <w:tc>
          <w:tcPr>
            <w:tcW w:w="1167" w:type="pct"/>
            <w:shd w:val="clear" w:color="auto" w:fill="auto"/>
            <w:vAlign w:val="center"/>
          </w:tcPr>
          <w:p w14:paraId="7B529F83"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电池编码字符</w:t>
            </w:r>
          </w:p>
        </w:tc>
        <w:tc>
          <w:tcPr>
            <w:tcW w:w="918" w:type="pct"/>
            <w:shd w:val="clear" w:color="auto" w:fill="auto"/>
          </w:tcPr>
          <w:p w14:paraId="2BBE6AA3" w14:textId="77777777" w:rsidR="00C36F1C" w:rsidRPr="00473D2A" w:rsidRDefault="00C36F1C" w:rsidP="00B0633C">
            <w:pPr>
              <w:pStyle w:val="TableParagraph"/>
              <w:autoSpaceDE w:val="0"/>
              <w:autoSpaceDN w:val="0"/>
              <w:spacing w:before="2"/>
              <w:rPr>
                <w:rFonts w:ascii="宋体" w:eastAsia="宋体" w:hAnsi="宋体"/>
                <w:color w:val="auto"/>
                <w:szCs w:val="21"/>
                <w:lang w:eastAsia="en-US"/>
              </w:rPr>
            </w:pPr>
            <w:r w:rsidRPr="00473D2A">
              <w:rPr>
                <w:rFonts w:ascii="宋体" w:eastAsia="宋体" w:hAnsi="宋体" w:hint="eastAsia"/>
                <w:color w:val="auto"/>
                <w:szCs w:val="21"/>
              </w:rPr>
              <w:t>N</w:t>
            </w:r>
            <w:r w:rsidRPr="00473D2A">
              <w:rPr>
                <w:rFonts w:ascii="宋体" w:eastAsia="宋体" w:hAnsi="宋体"/>
                <w:color w:val="auto"/>
                <w:szCs w:val="21"/>
                <w:lang w:eastAsia="en-US"/>
              </w:rPr>
              <w:t xml:space="preserve"> </w:t>
            </w:r>
            <w:r w:rsidRPr="00473D2A">
              <w:rPr>
                <w:rFonts w:ascii="宋体" w:eastAsia="宋体" w:hAnsi="宋体" w:hint="eastAsia"/>
                <w:color w:val="auto"/>
                <w:szCs w:val="21"/>
              </w:rPr>
              <w:t>Byte</w:t>
            </w:r>
          </w:p>
        </w:tc>
        <w:tc>
          <w:tcPr>
            <w:tcW w:w="1418" w:type="pct"/>
            <w:shd w:val="clear" w:color="auto" w:fill="auto"/>
          </w:tcPr>
          <w:p w14:paraId="430DC768"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olor w:val="auto"/>
                <w:szCs w:val="21"/>
                <w:lang w:eastAsia="en-US"/>
              </w:rPr>
            </w:pPr>
            <w:r w:rsidRPr="00473D2A">
              <w:rPr>
                <w:rFonts w:ascii="宋体" w:eastAsia="宋体" w:hAnsi="宋体" w:hint="eastAsia"/>
                <w:color w:val="auto"/>
                <w:szCs w:val="21"/>
              </w:rPr>
              <w:t>ASCII字符</w:t>
            </w:r>
          </w:p>
        </w:tc>
        <w:tc>
          <w:tcPr>
            <w:tcW w:w="997" w:type="pct"/>
          </w:tcPr>
          <w:p w14:paraId="02A7B29B"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olor w:val="auto"/>
                <w:szCs w:val="21"/>
              </w:rPr>
            </w:pPr>
          </w:p>
        </w:tc>
      </w:tr>
      <w:tr w:rsidR="00C36F1C" w:rsidRPr="006E2E0E" w14:paraId="1CD4AD9A" w14:textId="77777777" w:rsidTr="00B0633C">
        <w:trPr>
          <w:trHeight w:val="545"/>
        </w:trPr>
        <w:tc>
          <w:tcPr>
            <w:tcW w:w="500" w:type="pct"/>
            <w:shd w:val="clear" w:color="auto" w:fill="auto"/>
            <w:vAlign w:val="center"/>
          </w:tcPr>
          <w:p w14:paraId="0080346B" w14:textId="77777777" w:rsidR="00C36F1C" w:rsidRPr="00473D2A" w:rsidRDefault="00C36F1C" w:rsidP="00B0633C">
            <w:pPr>
              <w:pStyle w:val="TableParagraph"/>
              <w:autoSpaceDE w:val="0"/>
              <w:autoSpaceDN w:val="0"/>
              <w:spacing w:before="2"/>
              <w:rPr>
                <w:rFonts w:ascii="宋体" w:eastAsia="宋体" w:hAnsi="宋体"/>
                <w:color w:val="auto"/>
                <w:szCs w:val="21"/>
              </w:rPr>
            </w:pPr>
            <w:r w:rsidRPr="00473D2A">
              <w:rPr>
                <w:rFonts w:ascii="宋体" w:eastAsia="宋体" w:hAnsi="宋体" w:hint="eastAsia"/>
                <w:color w:val="auto"/>
                <w:szCs w:val="21"/>
              </w:rPr>
              <w:t>2</w:t>
            </w:r>
            <w:r w:rsidRPr="00473D2A">
              <w:rPr>
                <w:rFonts w:ascii="宋体" w:eastAsia="宋体" w:hAnsi="宋体"/>
                <w:color w:val="auto"/>
                <w:szCs w:val="21"/>
              </w:rPr>
              <w:t>2</w:t>
            </w:r>
          </w:p>
        </w:tc>
        <w:tc>
          <w:tcPr>
            <w:tcW w:w="1167" w:type="pct"/>
            <w:shd w:val="clear" w:color="auto" w:fill="auto"/>
            <w:vAlign w:val="center"/>
          </w:tcPr>
          <w:p w14:paraId="5167AA16"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车辆的累计放电量</w:t>
            </w:r>
          </w:p>
        </w:tc>
        <w:tc>
          <w:tcPr>
            <w:tcW w:w="918" w:type="pct"/>
            <w:shd w:val="clear" w:color="auto" w:fill="auto"/>
          </w:tcPr>
          <w:p w14:paraId="10F4F732" w14:textId="77777777" w:rsidR="00C36F1C" w:rsidRPr="00473D2A" w:rsidRDefault="00C36F1C" w:rsidP="00B0633C">
            <w:pPr>
              <w:pStyle w:val="TableParagraph"/>
              <w:autoSpaceDE w:val="0"/>
              <w:autoSpaceDN w:val="0"/>
              <w:spacing w:before="2"/>
              <w:rPr>
                <w:rFonts w:ascii="宋体" w:eastAsia="宋体" w:hAnsi="宋体"/>
                <w:color w:val="auto"/>
                <w:szCs w:val="21"/>
              </w:rPr>
            </w:pPr>
            <w:r w:rsidRPr="00473D2A">
              <w:rPr>
                <w:rFonts w:ascii="宋体" w:eastAsia="宋体" w:hAnsi="宋体" w:hint="eastAsia"/>
                <w:color w:val="auto"/>
                <w:szCs w:val="21"/>
              </w:rPr>
              <w:t>3</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20BBF901" w14:textId="77777777" w:rsidR="00C36F1C" w:rsidRPr="00473D2A" w:rsidRDefault="00C36F1C" w:rsidP="00B0633C">
            <w:pPr>
              <w:pStyle w:val="TableParagraph"/>
              <w:autoSpaceDE w:val="0"/>
              <w:autoSpaceDN w:val="0"/>
              <w:spacing w:line="307" w:lineRule="exact"/>
              <w:ind w:left="8" w:hangingChars="4" w:hanging="8"/>
              <w:jc w:val="left"/>
              <w:rPr>
                <w:rFonts w:ascii="宋体" w:eastAsia="宋体" w:hAnsi="宋体"/>
                <w:color w:val="auto"/>
                <w:szCs w:val="21"/>
              </w:rPr>
            </w:pPr>
            <w:r w:rsidRPr="00473D2A">
              <w:rPr>
                <w:rFonts w:ascii="宋体" w:eastAsia="宋体" w:hAnsi="宋体" w:hint="eastAsia"/>
                <w:color w:val="auto"/>
                <w:szCs w:val="21"/>
              </w:rPr>
              <w:t>单位kwh</w:t>
            </w:r>
            <w:r>
              <w:rPr>
                <w:rFonts w:ascii="宋体" w:eastAsia="宋体" w:hAnsi="宋体" w:hint="eastAsia"/>
                <w:color w:val="auto"/>
                <w:szCs w:val="21"/>
              </w:rPr>
              <w:t>，</w:t>
            </w:r>
            <w:r w:rsidRPr="00473D2A">
              <w:rPr>
                <w:rFonts w:ascii="宋体" w:eastAsia="宋体" w:hAnsi="宋体" w:hint="eastAsia"/>
                <w:color w:val="auto"/>
                <w:szCs w:val="21"/>
              </w:rPr>
              <w:t>有符号数，精确到0</w:t>
            </w:r>
            <w:r w:rsidRPr="00473D2A">
              <w:rPr>
                <w:rFonts w:ascii="宋体" w:eastAsia="宋体" w:hAnsi="宋体"/>
                <w:color w:val="auto"/>
                <w:szCs w:val="21"/>
              </w:rPr>
              <w:t>.1</w:t>
            </w:r>
            <w:r w:rsidRPr="00473D2A">
              <w:rPr>
                <w:rFonts w:ascii="宋体" w:eastAsia="宋体" w:hAnsi="宋体" w:hint="eastAsia"/>
                <w:color w:val="auto"/>
                <w:szCs w:val="21"/>
              </w:rPr>
              <w:t>kwh</w:t>
            </w:r>
          </w:p>
        </w:tc>
        <w:tc>
          <w:tcPr>
            <w:tcW w:w="997" w:type="pct"/>
          </w:tcPr>
          <w:p w14:paraId="664C6BE9"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olor w:val="auto"/>
                <w:szCs w:val="21"/>
              </w:rPr>
            </w:pPr>
          </w:p>
        </w:tc>
      </w:tr>
      <w:tr w:rsidR="00C36F1C" w:rsidRPr="006E2E0E" w14:paraId="6C3B8C80" w14:textId="77777777" w:rsidTr="00B0633C">
        <w:trPr>
          <w:trHeight w:val="545"/>
        </w:trPr>
        <w:tc>
          <w:tcPr>
            <w:tcW w:w="500" w:type="pct"/>
            <w:shd w:val="clear" w:color="auto" w:fill="auto"/>
            <w:vAlign w:val="center"/>
          </w:tcPr>
          <w:p w14:paraId="2614AC43" w14:textId="77777777" w:rsidR="00C36F1C" w:rsidRPr="00473D2A" w:rsidRDefault="00C36F1C" w:rsidP="00B0633C">
            <w:pPr>
              <w:pStyle w:val="TableParagraph"/>
              <w:autoSpaceDE w:val="0"/>
              <w:autoSpaceDN w:val="0"/>
              <w:spacing w:before="2"/>
              <w:rPr>
                <w:rFonts w:ascii="宋体" w:eastAsia="宋体" w:hAnsi="宋体"/>
                <w:color w:val="auto"/>
                <w:szCs w:val="21"/>
              </w:rPr>
            </w:pPr>
            <w:r w:rsidRPr="00473D2A">
              <w:rPr>
                <w:rFonts w:ascii="宋体" w:eastAsia="宋体" w:hAnsi="宋体" w:hint="eastAsia"/>
                <w:color w:val="auto"/>
                <w:szCs w:val="21"/>
              </w:rPr>
              <w:t>2</w:t>
            </w:r>
            <w:r w:rsidRPr="00473D2A">
              <w:rPr>
                <w:rFonts w:ascii="宋体" w:eastAsia="宋体" w:hAnsi="宋体"/>
                <w:color w:val="auto"/>
                <w:szCs w:val="21"/>
              </w:rPr>
              <w:t>3</w:t>
            </w:r>
          </w:p>
        </w:tc>
        <w:tc>
          <w:tcPr>
            <w:tcW w:w="1167" w:type="pct"/>
            <w:shd w:val="clear" w:color="auto" w:fill="auto"/>
          </w:tcPr>
          <w:p w14:paraId="02214C7A"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车辆的累计回馈电量</w:t>
            </w:r>
          </w:p>
        </w:tc>
        <w:tc>
          <w:tcPr>
            <w:tcW w:w="918" w:type="pct"/>
            <w:shd w:val="clear" w:color="auto" w:fill="auto"/>
          </w:tcPr>
          <w:p w14:paraId="527F9865" w14:textId="77777777" w:rsidR="00C36F1C" w:rsidRPr="00473D2A" w:rsidRDefault="00C36F1C" w:rsidP="00B0633C">
            <w:pPr>
              <w:pStyle w:val="TableParagraph"/>
              <w:autoSpaceDE w:val="0"/>
              <w:autoSpaceDN w:val="0"/>
              <w:spacing w:before="2"/>
              <w:rPr>
                <w:rFonts w:ascii="宋体" w:eastAsia="宋体" w:hAnsi="宋体"/>
                <w:color w:val="auto"/>
                <w:szCs w:val="21"/>
              </w:rPr>
            </w:pPr>
            <w:r w:rsidRPr="00473D2A">
              <w:rPr>
                <w:rFonts w:ascii="宋体" w:eastAsia="宋体" w:hAnsi="宋体" w:hint="eastAsia"/>
                <w:color w:val="auto"/>
                <w:szCs w:val="21"/>
              </w:rPr>
              <w:t>3</w:t>
            </w:r>
            <w:r w:rsidRPr="00473D2A">
              <w:rPr>
                <w:rFonts w:ascii="宋体" w:eastAsia="宋体" w:hAnsi="宋体"/>
                <w:color w:val="auto"/>
                <w:szCs w:val="21"/>
              </w:rPr>
              <w:t xml:space="preserve"> Byte</w:t>
            </w:r>
          </w:p>
        </w:tc>
        <w:tc>
          <w:tcPr>
            <w:tcW w:w="1418" w:type="pct"/>
            <w:shd w:val="clear" w:color="auto" w:fill="auto"/>
          </w:tcPr>
          <w:p w14:paraId="04063DC1" w14:textId="77777777" w:rsidR="00C36F1C" w:rsidRPr="00473D2A" w:rsidRDefault="00C36F1C" w:rsidP="00B0633C">
            <w:pPr>
              <w:pStyle w:val="TableParagraph"/>
              <w:autoSpaceDE w:val="0"/>
              <w:autoSpaceDN w:val="0"/>
              <w:spacing w:line="307" w:lineRule="exact"/>
              <w:ind w:left="8" w:hangingChars="4" w:hanging="8"/>
              <w:jc w:val="left"/>
              <w:rPr>
                <w:rFonts w:ascii="宋体" w:eastAsia="宋体" w:hAnsi="宋体"/>
                <w:color w:val="auto"/>
                <w:szCs w:val="21"/>
              </w:rPr>
            </w:pPr>
            <w:r w:rsidRPr="00473D2A">
              <w:rPr>
                <w:rFonts w:ascii="宋体" w:eastAsia="宋体" w:hAnsi="宋体" w:hint="eastAsia"/>
                <w:color w:val="auto"/>
                <w:szCs w:val="21"/>
              </w:rPr>
              <w:t>单位kwh</w:t>
            </w:r>
            <w:r>
              <w:rPr>
                <w:rFonts w:ascii="宋体" w:eastAsia="宋体" w:hAnsi="宋体" w:hint="eastAsia"/>
                <w:color w:val="auto"/>
                <w:szCs w:val="21"/>
              </w:rPr>
              <w:t>，</w:t>
            </w:r>
            <w:r w:rsidRPr="00473D2A">
              <w:rPr>
                <w:rFonts w:ascii="宋体" w:eastAsia="宋体" w:hAnsi="宋体" w:hint="eastAsia"/>
                <w:color w:val="auto"/>
                <w:szCs w:val="21"/>
              </w:rPr>
              <w:t>有符号数，精确到0</w:t>
            </w:r>
            <w:r w:rsidRPr="00473D2A">
              <w:rPr>
                <w:rFonts w:ascii="宋体" w:eastAsia="宋体" w:hAnsi="宋体"/>
                <w:color w:val="auto"/>
                <w:szCs w:val="21"/>
              </w:rPr>
              <w:t>.1</w:t>
            </w:r>
            <w:r w:rsidRPr="00473D2A">
              <w:rPr>
                <w:rFonts w:ascii="宋体" w:eastAsia="宋体" w:hAnsi="宋体" w:hint="eastAsia"/>
                <w:color w:val="auto"/>
                <w:szCs w:val="21"/>
              </w:rPr>
              <w:t>kwh</w:t>
            </w:r>
          </w:p>
        </w:tc>
        <w:tc>
          <w:tcPr>
            <w:tcW w:w="997" w:type="pct"/>
          </w:tcPr>
          <w:p w14:paraId="7E7BBE2C"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olor w:val="auto"/>
                <w:szCs w:val="21"/>
              </w:rPr>
            </w:pPr>
          </w:p>
        </w:tc>
      </w:tr>
      <w:tr w:rsidR="00C36F1C" w:rsidRPr="006E2E0E" w14:paraId="750270C1" w14:textId="77777777" w:rsidTr="00B0633C">
        <w:trPr>
          <w:trHeight w:val="545"/>
        </w:trPr>
        <w:tc>
          <w:tcPr>
            <w:tcW w:w="500" w:type="pct"/>
            <w:shd w:val="clear" w:color="auto" w:fill="auto"/>
            <w:vAlign w:val="center"/>
          </w:tcPr>
          <w:p w14:paraId="438A07B5" w14:textId="77777777" w:rsidR="00C36F1C" w:rsidRPr="00473D2A" w:rsidRDefault="00C36F1C" w:rsidP="00B0633C">
            <w:pPr>
              <w:pStyle w:val="TableParagraph"/>
              <w:autoSpaceDE w:val="0"/>
              <w:autoSpaceDN w:val="0"/>
              <w:spacing w:before="2"/>
              <w:rPr>
                <w:rFonts w:ascii="宋体" w:eastAsia="宋体" w:hAnsi="宋体"/>
                <w:color w:val="auto"/>
                <w:szCs w:val="21"/>
              </w:rPr>
            </w:pPr>
            <w:r w:rsidRPr="00473D2A">
              <w:rPr>
                <w:rFonts w:ascii="宋体" w:eastAsia="宋体" w:hAnsi="宋体" w:hint="eastAsia"/>
                <w:color w:val="auto"/>
                <w:szCs w:val="21"/>
              </w:rPr>
              <w:t>2</w:t>
            </w:r>
            <w:r w:rsidRPr="00473D2A">
              <w:rPr>
                <w:rFonts w:ascii="宋体" w:eastAsia="宋体" w:hAnsi="宋体"/>
                <w:color w:val="auto"/>
                <w:szCs w:val="21"/>
              </w:rPr>
              <w:t>4</w:t>
            </w:r>
          </w:p>
        </w:tc>
        <w:tc>
          <w:tcPr>
            <w:tcW w:w="1167" w:type="pct"/>
            <w:shd w:val="clear" w:color="auto" w:fill="auto"/>
          </w:tcPr>
          <w:p w14:paraId="21567250"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车辆累计综合能耗</w:t>
            </w:r>
          </w:p>
        </w:tc>
        <w:tc>
          <w:tcPr>
            <w:tcW w:w="918" w:type="pct"/>
            <w:shd w:val="clear" w:color="auto" w:fill="auto"/>
          </w:tcPr>
          <w:p w14:paraId="0C6C2C73" w14:textId="77777777" w:rsidR="00C36F1C" w:rsidRPr="00473D2A" w:rsidRDefault="00C36F1C" w:rsidP="00B0633C">
            <w:pPr>
              <w:pStyle w:val="TableParagraph"/>
              <w:autoSpaceDE w:val="0"/>
              <w:autoSpaceDN w:val="0"/>
              <w:spacing w:before="2"/>
              <w:rPr>
                <w:rFonts w:ascii="宋体" w:eastAsia="宋体" w:hAnsi="宋体"/>
                <w:color w:val="auto"/>
                <w:szCs w:val="21"/>
              </w:rPr>
            </w:pPr>
            <w:r w:rsidRPr="00473D2A">
              <w:rPr>
                <w:rFonts w:ascii="宋体" w:eastAsia="宋体" w:hAnsi="宋体" w:hint="eastAsia"/>
                <w:color w:val="auto"/>
                <w:szCs w:val="21"/>
              </w:rPr>
              <w:t>3</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2CF1F2E6" w14:textId="77777777" w:rsidR="00C36F1C" w:rsidRPr="00473D2A" w:rsidRDefault="00C36F1C" w:rsidP="00B0633C">
            <w:pPr>
              <w:pStyle w:val="TableParagraph"/>
              <w:autoSpaceDE w:val="0"/>
              <w:autoSpaceDN w:val="0"/>
              <w:spacing w:line="307" w:lineRule="exact"/>
              <w:ind w:left="8" w:hangingChars="4" w:hanging="8"/>
              <w:jc w:val="left"/>
              <w:rPr>
                <w:rFonts w:ascii="宋体" w:eastAsia="宋体" w:hAnsi="宋体"/>
                <w:color w:val="auto"/>
                <w:szCs w:val="21"/>
              </w:rPr>
            </w:pPr>
            <w:r w:rsidRPr="00473D2A">
              <w:rPr>
                <w:rFonts w:ascii="宋体" w:eastAsia="宋体" w:hAnsi="宋体" w:hint="eastAsia"/>
                <w:color w:val="auto"/>
                <w:szCs w:val="21"/>
              </w:rPr>
              <w:t>单位kwh</w:t>
            </w:r>
            <w:r>
              <w:rPr>
                <w:rFonts w:ascii="宋体" w:eastAsia="宋体" w:hAnsi="宋体" w:hint="eastAsia"/>
                <w:color w:val="auto"/>
                <w:szCs w:val="21"/>
              </w:rPr>
              <w:t>，</w:t>
            </w:r>
            <w:r w:rsidRPr="00473D2A">
              <w:rPr>
                <w:rFonts w:ascii="宋体" w:eastAsia="宋体" w:hAnsi="宋体" w:hint="eastAsia"/>
                <w:color w:val="auto"/>
                <w:szCs w:val="21"/>
              </w:rPr>
              <w:t>有符号数，精确到0</w:t>
            </w:r>
            <w:r w:rsidRPr="00473D2A">
              <w:rPr>
                <w:rFonts w:ascii="宋体" w:eastAsia="宋体" w:hAnsi="宋体"/>
                <w:color w:val="auto"/>
                <w:szCs w:val="21"/>
              </w:rPr>
              <w:t>.1</w:t>
            </w:r>
            <w:r w:rsidRPr="00473D2A">
              <w:rPr>
                <w:rFonts w:ascii="宋体" w:eastAsia="宋体" w:hAnsi="宋体" w:hint="eastAsia"/>
                <w:color w:val="auto"/>
                <w:szCs w:val="21"/>
              </w:rPr>
              <w:t>kwh</w:t>
            </w:r>
          </w:p>
        </w:tc>
        <w:tc>
          <w:tcPr>
            <w:tcW w:w="997" w:type="pct"/>
          </w:tcPr>
          <w:p w14:paraId="59002118"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olor w:val="auto"/>
                <w:szCs w:val="21"/>
              </w:rPr>
            </w:pPr>
          </w:p>
        </w:tc>
      </w:tr>
      <w:tr w:rsidR="00C36F1C" w:rsidRPr="006E2E0E" w14:paraId="2D1F8884" w14:textId="77777777" w:rsidTr="00B0633C">
        <w:trPr>
          <w:trHeight w:val="545"/>
        </w:trPr>
        <w:tc>
          <w:tcPr>
            <w:tcW w:w="500" w:type="pct"/>
            <w:shd w:val="clear" w:color="auto" w:fill="auto"/>
            <w:vAlign w:val="center"/>
          </w:tcPr>
          <w:p w14:paraId="79AC908C" w14:textId="77777777" w:rsidR="00C36F1C" w:rsidRPr="00473D2A" w:rsidRDefault="00C36F1C" w:rsidP="00B0633C">
            <w:pPr>
              <w:pStyle w:val="TableParagraph"/>
              <w:autoSpaceDE w:val="0"/>
              <w:autoSpaceDN w:val="0"/>
              <w:spacing w:before="2"/>
              <w:rPr>
                <w:rFonts w:ascii="宋体" w:eastAsia="宋体" w:hAnsi="宋体"/>
                <w:color w:val="auto"/>
                <w:szCs w:val="21"/>
              </w:rPr>
            </w:pPr>
            <w:r w:rsidRPr="00473D2A">
              <w:rPr>
                <w:rFonts w:ascii="宋体" w:eastAsia="宋体" w:hAnsi="宋体" w:hint="eastAsia"/>
                <w:color w:val="auto"/>
                <w:szCs w:val="21"/>
              </w:rPr>
              <w:t>2</w:t>
            </w:r>
            <w:r w:rsidRPr="00473D2A">
              <w:rPr>
                <w:rFonts w:ascii="宋体" w:eastAsia="宋体" w:hAnsi="宋体"/>
                <w:color w:val="auto"/>
                <w:szCs w:val="21"/>
              </w:rPr>
              <w:t>5</w:t>
            </w:r>
          </w:p>
        </w:tc>
        <w:tc>
          <w:tcPr>
            <w:tcW w:w="1167" w:type="pct"/>
            <w:shd w:val="clear" w:color="auto" w:fill="auto"/>
          </w:tcPr>
          <w:p w14:paraId="6C32558D"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车辆累计插枪充电量</w:t>
            </w:r>
          </w:p>
        </w:tc>
        <w:tc>
          <w:tcPr>
            <w:tcW w:w="918" w:type="pct"/>
            <w:shd w:val="clear" w:color="auto" w:fill="auto"/>
          </w:tcPr>
          <w:p w14:paraId="6208E474" w14:textId="77777777" w:rsidR="00C36F1C" w:rsidRPr="00473D2A" w:rsidRDefault="00C36F1C" w:rsidP="00B0633C">
            <w:pPr>
              <w:pStyle w:val="TableParagraph"/>
              <w:autoSpaceDE w:val="0"/>
              <w:autoSpaceDN w:val="0"/>
              <w:spacing w:before="2"/>
              <w:rPr>
                <w:rFonts w:ascii="宋体" w:eastAsia="宋体" w:hAnsi="宋体"/>
                <w:color w:val="auto"/>
                <w:szCs w:val="21"/>
              </w:rPr>
            </w:pPr>
            <w:r w:rsidRPr="00473D2A">
              <w:rPr>
                <w:rFonts w:ascii="宋体" w:eastAsia="宋体" w:hAnsi="宋体" w:hint="eastAsia"/>
                <w:color w:val="auto"/>
                <w:szCs w:val="21"/>
              </w:rPr>
              <w:t>3</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0A311514" w14:textId="77777777" w:rsidR="00C36F1C" w:rsidRPr="00473D2A" w:rsidRDefault="00C36F1C" w:rsidP="00B0633C">
            <w:pPr>
              <w:pStyle w:val="TableParagraph"/>
              <w:autoSpaceDE w:val="0"/>
              <w:autoSpaceDN w:val="0"/>
              <w:spacing w:line="307" w:lineRule="exact"/>
              <w:ind w:left="8" w:hangingChars="4" w:hanging="8"/>
              <w:jc w:val="left"/>
              <w:rPr>
                <w:rFonts w:ascii="宋体" w:eastAsia="宋体" w:hAnsi="宋体"/>
                <w:color w:val="auto"/>
                <w:szCs w:val="21"/>
              </w:rPr>
            </w:pPr>
            <w:r w:rsidRPr="00473D2A">
              <w:rPr>
                <w:rFonts w:ascii="宋体" w:eastAsia="宋体" w:hAnsi="宋体" w:hint="eastAsia"/>
                <w:color w:val="auto"/>
                <w:szCs w:val="21"/>
              </w:rPr>
              <w:t>单位kwh</w:t>
            </w:r>
            <w:r>
              <w:rPr>
                <w:rFonts w:ascii="宋体" w:eastAsia="宋体" w:hAnsi="宋体" w:hint="eastAsia"/>
                <w:color w:val="auto"/>
                <w:szCs w:val="21"/>
              </w:rPr>
              <w:t>，</w:t>
            </w:r>
            <w:r w:rsidRPr="00473D2A">
              <w:rPr>
                <w:rFonts w:ascii="宋体" w:eastAsia="宋体" w:hAnsi="宋体" w:hint="eastAsia"/>
                <w:color w:val="auto"/>
                <w:szCs w:val="21"/>
              </w:rPr>
              <w:t>有符号数，精确到0</w:t>
            </w:r>
            <w:r w:rsidRPr="00473D2A">
              <w:rPr>
                <w:rFonts w:ascii="宋体" w:eastAsia="宋体" w:hAnsi="宋体"/>
                <w:color w:val="auto"/>
                <w:szCs w:val="21"/>
              </w:rPr>
              <w:t>.1</w:t>
            </w:r>
            <w:r w:rsidRPr="00473D2A">
              <w:rPr>
                <w:rFonts w:ascii="宋体" w:eastAsia="宋体" w:hAnsi="宋体" w:hint="eastAsia"/>
                <w:color w:val="auto"/>
                <w:szCs w:val="21"/>
              </w:rPr>
              <w:t>kwh</w:t>
            </w:r>
          </w:p>
        </w:tc>
        <w:tc>
          <w:tcPr>
            <w:tcW w:w="997" w:type="pct"/>
          </w:tcPr>
          <w:p w14:paraId="18025910"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olor w:val="auto"/>
                <w:szCs w:val="21"/>
              </w:rPr>
            </w:pPr>
          </w:p>
        </w:tc>
      </w:tr>
      <w:tr w:rsidR="00C36F1C" w:rsidRPr="006E2E0E" w14:paraId="04DE7751" w14:textId="77777777" w:rsidTr="00B0633C">
        <w:trPr>
          <w:trHeight w:val="545"/>
        </w:trPr>
        <w:tc>
          <w:tcPr>
            <w:tcW w:w="500" w:type="pct"/>
            <w:shd w:val="clear" w:color="auto" w:fill="auto"/>
            <w:vAlign w:val="center"/>
          </w:tcPr>
          <w:p w14:paraId="2DC4F14B" w14:textId="77777777" w:rsidR="00C36F1C" w:rsidRPr="00473D2A" w:rsidRDefault="00C36F1C" w:rsidP="00B0633C">
            <w:pPr>
              <w:pStyle w:val="TableParagraph"/>
              <w:autoSpaceDE w:val="0"/>
              <w:autoSpaceDN w:val="0"/>
              <w:spacing w:before="2"/>
              <w:rPr>
                <w:rFonts w:ascii="宋体" w:eastAsia="宋体" w:hAnsi="宋体"/>
                <w:color w:val="auto"/>
                <w:szCs w:val="21"/>
              </w:rPr>
            </w:pPr>
            <w:r w:rsidRPr="00473D2A">
              <w:rPr>
                <w:rFonts w:ascii="宋体" w:eastAsia="宋体" w:hAnsi="宋体" w:hint="eastAsia"/>
                <w:color w:val="auto"/>
                <w:szCs w:val="21"/>
              </w:rPr>
              <w:t>2</w:t>
            </w:r>
            <w:r w:rsidRPr="00473D2A">
              <w:rPr>
                <w:rFonts w:ascii="宋体" w:eastAsia="宋体" w:hAnsi="宋体"/>
                <w:color w:val="auto"/>
                <w:szCs w:val="21"/>
              </w:rPr>
              <w:t>6</w:t>
            </w:r>
          </w:p>
        </w:tc>
        <w:tc>
          <w:tcPr>
            <w:tcW w:w="1167" w:type="pct"/>
            <w:shd w:val="clear" w:color="auto" w:fill="auto"/>
          </w:tcPr>
          <w:p w14:paraId="77698CB4"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本次实时放电量</w:t>
            </w:r>
          </w:p>
        </w:tc>
        <w:tc>
          <w:tcPr>
            <w:tcW w:w="918" w:type="pct"/>
            <w:shd w:val="clear" w:color="auto" w:fill="auto"/>
          </w:tcPr>
          <w:p w14:paraId="2747DA04" w14:textId="77777777" w:rsidR="00C36F1C" w:rsidRPr="00473D2A" w:rsidRDefault="00C36F1C" w:rsidP="00B0633C">
            <w:pPr>
              <w:pStyle w:val="TableParagraph"/>
              <w:autoSpaceDE w:val="0"/>
              <w:autoSpaceDN w:val="0"/>
              <w:spacing w:before="2"/>
              <w:rPr>
                <w:rFonts w:ascii="宋体" w:eastAsia="宋体" w:hAnsi="宋体"/>
                <w:color w:val="auto"/>
                <w:szCs w:val="21"/>
              </w:rPr>
            </w:pPr>
            <w:r w:rsidRPr="00473D2A">
              <w:rPr>
                <w:rFonts w:ascii="宋体" w:eastAsia="宋体" w:hAnsi="宋体" w:hint="eastAsia"/>
                <w:color w:val="auto"/>
                <w:szCs w:val="21"/>
              </w:rPr>
              <w:t>3</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0A83926A" w14:textId="77777777" w:rsidR="00C36F1C" w:rsidRPr="00473D2A" w:rsidRDefault="00C36F1C" w:rsidP="00B0633C">
            <w:pPr>
              <w:pStyle w:val="TableParagraph"/>
              <w:autoSpaceDE w:val="0"/>
              <w:autoSpaceDN w:val="0"/>
              <w:spacing w:line="307" w:lineRule="exact"/>
              <w:ind w:left="8" w:hangingChars="4" w:hanging="8"/>
              <w:jc w:val="left"/>
              <w:rPr>
                <w:rFonts w:ascii="宋体" w:eastAsia="宋体" w:hAnsi="宋体"/>
                <w:color w:val="auto"/>
                <w:szCs w:val="21"/>
              </w:rPr>
            </w:pPr>
            <w:r w:rsidRPr="00473D2A">
              <w:rPr>
                <w:rFonts w:ascii="宋体" w:eastAsia="宋体" w:hAnsi="宋体" w:hint="eastAsia"/>
                <w:color w:val="auto"/>
                <w:szCs w:val="21"/>
              </w:rPr>
              <w:t>单位kwh</w:t>
            </w:r>
            <w:r>
              <w:rPr>
                <w:rFonts w:ascii="宋体" w:eastAsia="宋体" w:hAnsi="宋体" w:hint="eastAsia"/>
                <w:color w:val="auto"/>
                <w:szCs w:val="21"/>
              </w:rPr>
              <w:t>，</w:t>
            </w:r>
            <w:r w:rsidRPr="00473D2A">
              <w:rPr>
                <w:rFonts w:ascii="宋体" w:eastAsia="宋体" w:hAnsi="宋体" w:hint="eastAsia"/>
                <w:color w:val="auto"/>
                <w:szCs w:val="21"/>
              </w:rPr>
              <w:t>有符号数，精确到0</w:t>
            </w:r>
            <w:r w:rsidRPr="00473D2A">
              <w:rPr>
                <w:rFonts w:ascii="宋体" w:eastAsia="宋体" w:hAnsi="宋体"/>
                <w:color w:val="auto"/>
                <w:szCs w:val="21"/>
              </w:rPr>
              <w:t>.1</w:t>
            </w:r>
            <w:r w:rsidRPr="00473D2A">
              <w:rPr>
                <w:rFonts w:ascii="宋体" w:eastAsia="宋体" w:hAnsi="宋体" w:hint="eastAsia"/>
                <w:color w:val="auto"/>
                <w:szCs w:val="21"/>
              </w:rPr>
              <w:t>kwh</w:t>
            </w:r>
          </w:p>
        </w:tc>
        <w:tc>
          <w:tcPr>
            <w:tcW w:w="997" w:type="pct"/>
          </w:tcPr>
          <w:p w14:paraId="7494A081"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olor w:val="auto"/>
                <w:szCs w:val="21"/>
              </w:rPr>
            </w:pPr>
          </w:p>
        </w:tc>
      </w:tr>
      <w:tr w:rsidR="00C36F1C" w:rsidRPr="006E2E0E" w14:paraId="659A7856" w14:textId="77777777" w:rsidTr="00B0633C">
        <w:trPr>
          <w:trHeight w:val="545"/>
        </w:trPr>
        <w:tc>
          <w:tcPr>
            <w:tcW w:w="500" w:type="pct"/>
            <w:shd w:val="clear" w:color="auto" w:fill="auto"/>
            <w:vAlign w:val="center"/>
          </w:tcPr>
          <w:p w14:paraId="65941B0A" w14:textId="77777777" w:rsidR="00C36F1C" w:rsidRPr="00473D2A" w:rsidRDefault="00C36F1C" w:rsidP="00B0633C">
            <w:pPr>
              <w:pStyle w:val="TableParagraph"/>
              <w:autoSpaceDE w:val="0"/>
              <w:autoSpaceDN w:val="0"/>
              <w:spacing w:before="2"/>
              <w:rPr>
                <w:rFonts w:ascii="宋体" w:eastAsia="宋体" w:hAnsi="宋体"/>
                <w:color w:val="auto"/>
                <w:szCs w:val="21"/>
              </w:rPr>
            </w:pPr>
            <w:r w:rsidRPr="00473D2A">
              <w:rPr>
                <w:rFonts w:ascii="宋体" w:eastAsia="宋体" w:hAnsi="宋体" w:hint="eastAsia"/>
                <w:color w:val="auto"/>
                <w:szCs w:val="21"/>
              </w:rPr>
              <w:t>2</w:t>
            </w:r>
            <w:r w:rsidRPr="00473D2A">
              <w:rPr>
                <w:rFonts w:ascii="宋体" w:eastAsia="宋体" w:hAnsi="宋体"/>
                <w:color w:val="auto"/>
                <w:szCs w:val="21"/>
              </w:rPr>
              <w:t>7</w:t>
            </w:r>
          </w:p>
        </w:tc>
        <w:tc>
          <w:tcPr>
            <w:tcW w:w="1167" w:type="pct"/>
            <w:shd w:val="clear" w:color="auto" w:fill="auto"/>
          </w:tcPr>
          <w:p w14:paraId="7DDE4CCF"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上一次结算放电量</w:t>
            </w:r>
          </w:p>
        </w:tc>
        <w:tc>
          <w:tcPr>
            <w:tcW w:w="918" w:type="pct"/>
            <w:shd w:val="clear" w:color="auto" w:fill="auto"/>
          </w:tcPr>
          <w:p w14:paraId="54359CE8" w14:textId="77777777" w:rsidR="00C36F1C" w:rsidRPr="00473D2A" w:rsidRDefault="00C36F1C" w:rsidP="00B0633C">
            <w:pPr>
              <w:pStyle w:val="TableParagraph"/>
              <w:autoSpaceDE w:val="0"/>
              <w:autoSpaceDN w:val="0"/>
              <w:spacing w:before="2"/>
              <w:rPr>
                <w:rFonts w:ascii="宋体" w:eastAsia="宋体" w:hAnsi="宋体"/>
                <w:color w:val="auto"/>
                <w:szCs w:val="21"/>
                <w:lang w:eastAsia="en-US"/>
              </w:rPr>
            </w:pPr>
            <w:r w:rsidRPr="00473D2A">
              <w:rPr>
                <w:rFonts w:ascii="宋体" w:eastAsia="宋体" w:hAnsi="宋体" w:hint="eastAsia"/>
                <w:color w:val="auto"/>
                <w:szCs w:val="21"/>
              </w:rPr>
              <w:t>3</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27D145ED" w14:textId="77777777" w:rsidR="00C36F1C" w:rsidRPr="00473D2A" w:rsidRDefault="00C36F1C" w:rsidP="00B0633C">
            <w:pPr>
              <w:pStyle w:val="TableParagraph"/>
              <w:autoSpaceDE w:val="0"/>
              <w:autoSpaceDN w:val="0"/>
              <w:spacing w:line="307" w:lineRule="exact"/>
              <w:ind w:left="8" w:hangingChars="4" w:hanging="8"/>
              <w:jc w:val="left"/>
              <w:rPr>
                <w:rFonts w:ascii="宋体" w:eastAsia="宋体" w:hAnsi="宋体"/>
                <w:color w:val="auto"/>
                <w:szCs w:val="21"/>
              </w:rPr>
            </w:pPr>
            <w:r w:rsidRPr="00473D2A">
              <w:rPr>
                <w:rFonts w:ascii="宋体" w:eastAsia="宋体" w:hAnsi="宋体" w:hint="eastAsia"/>
                <w:color w:val="auto"/>
                <w:szCs w:val="21"/>
              </w:rPr>
              <w:t>单位kwh</w:t>
            </w:r>
            <w:r>
              <w:rPr>
                <w:rFonts w:ascii="宋体" w:eastAsia="宋体" w:hAnsi="宋体" w:hint="eastAsia"/>
                <w:color w:val="auto"/>
                <w:szCs w:val="21"/>
              </w:rPr>
              <w:t>，</w:t>
            </w:r>
            <w:r w:rsidRPr="00473D2A">
              <w:rPr>
                <w:rFonts w:ascii="宋体" w:eastAsia="宋体" w:hAnsi="宋体" w:hint="eastAsia"/>
                <w:color w:val="auto"/>
                <w:szCs w:val="21"/>
              </w:rPr>
              <w:t>有符号数，精确到0</w:t>
            </w:r>
            <w:r w:rsidRPr="00473D2A">
              <w:rPr>
                <w:rFonts w:ascii="宋体" w:eastAsia="宋体" w:hAnsi="宋体"/>
                <w:color w:val="auto"/>
                <w:szCs w:val="21"/>
              </w:rPr>
              <w:t>.1</w:t>
            </w:r>
            <w:r w:rsidRPr="00473D2A">
              <w:rPr>
                <w:rFonts w:ascii="宋体" w:eastAsia="宋体" w:hAnsi="宋体" w:hint="eastAsia"/>
                <w:color w:val="auto"/>
                <w:szCs w:val="21"/>
              </w:rPr>
              <w:t>kwh</w:t>
            </w:r>
          </w:p>
        </w:tc>
        <w:tc>
          <w:tcPr>
            <w:tcW w:w="997" w:type="pct"/>
          </w:tcPr>
          <w:p w14:paraId="2274602E"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olor w:val="auto"/>
                <w:szCs w:val="21"/>
              </w:rPr>
            </w:pPr>
          </w:p>
        </w:tc>
      </w:tr>
      <w:tr w:rsidR="00C36F1C" w:rsidRPr="006E2E0E" w14:paraId="43F59572" w14:textId="77777777" w:rsidTr="00B0633C">
        <w:trPr>
          <w:trHeight w:val="545"/>
        </w:trPr>
        <w:tc>
          <w:tcPr>
            <w:tcW w:w="500" w:type="pct"/>
            <w:shd w:val="clear" w:color="auto" w:fill="auto"/>
            <w:vAlign w:val="center"/>
          </w:tcPr>
          <w:p w14:paraId="72075AD9" w14:textId="77777777" w:rsidR="00C36F1C" w:rsidRPr="00473D2A" w:rsidRDefault="00C36F1C" w:rsidP="00B0633C">
            <w:pPr>
              <w:pStyle w:val="TableParagraph"/>
              <w:autoSpaceDE w:val="0"/>
              <w:autoSpaceDN w:val="0"/>
              <w:spacing w:before="2"/>
              <w:rPr>
                <w:rFonts w:ascii="宋体" w:eastAsia="宋体" w:hAnsi="宋体"/>
                <w:color w:val="auto"/>
                <w:szCs w:val="21"/>
              </w:rPr>
            </w:pPr>
            <w:r w:rsidRPr="00473D2A">
              <w:rPr>
                <w:rFonts w:ascii="宋体" w:eastAsia="宋体" w:hAnsi="宋体" w:hint="eastAsia"/>
                <w:color w:val="auto"/>
                <w:szCs w:val="21"/>
              </w:rPr>
              <w:t>2</w:t>
            </w:r>
            <w:r w:rsidRPr="00473D2A">
              <w:rPr>
                <w:rFonts w:ascii="宋体" w:eastAsia="宋体" w:hAnsi="宋体"/>
                <w:color w:val="auto"/>
                <w:szCs w:val="21"/>
              </w:rPr>
              <w:t>8</w:t>
            </w:r>
          </w:p>
        </w:tc>
        <w:tc>
          <w:tcPr>
            <w:tcW w:w="1167" w:type="pct"/>
            <w:shd w:val="clear" w:color="auto" w:fill="auto"/>
          </w:tcPr>
          <w:p w14:paraId="1F352E58"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本次实时回馈电量</w:t>
            </w:r>
          </w:p>
        </w:tc>
        <w:tc>
          <w:tcPr>
            <w:tcW w:w="918" w:type="pct"/>
            <w:shd w:val="clear" w:color="auto" w:fill="auto"/>
          </w:tcPr>
          <w:p w14:paraId="563FB504" w14:textId="77777777" w:rsidR="00C36F1C" w:rsidRPr="00473D2A" w:rsidRDefault="00C36F1C" w:rsidP="00B0633C">
            <w:pPr>
              <w:pStyle w:val="TableParagraph"/>
              <w:autoSpaceDE w:val="0"/>
              <w:autoSpaceDN w:val="0"/>
              <w:spacing w:before="2"/>
              <w:rPr>
                <w:rFonts w:ascii="宋体" w:eastAsia="宋体" w:hAnsi="宋体"/>
                <w:color w:val="auto"/>
                <w:szCs w:val="21"/>
                <w:lang w:eastAsia="en-US"/>
              </w:rPr>
            </w:pPr>
            <w:r w:rsidRPr="00473D2A">
              <w:rPr>
                <w:rFonts w:ascii="宋体" w:eastAsia="宋体" w:hAnsi="宋体" w:hint="eastAsia"/>
                <w:color w:val="auto"/>
                <w:szCs w:val="21"/>
              </w:rPr>
              <w:t>3</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65104C7E" w14:textId="77777777" w:rsidR="00C36F1C" w:rsidRPr="00473D2A" w:rsidRDefault="00C36F1C" w:rsidP="00B0633C">
            <w:pPr>
              <w:pStyle w:val="TableParagraph"/>
              <w:autoSpaceDE w:val="0"/>
              <w:autoSpaceDN w:val="0"/>
              <w:spacing w:line="307" w:lineRule="exact"/>
              <w:ind w:left="8" w:hangingChars="4" w:hanging="8"/>
              <w:jc w:val="left"/>
              <w:rPr>
                <w:rFonts w:ascii="宋体" w:eastAsia="宋体" w:hAnsi="宋体"/>
                <w:color w:val="auto"/>
                <w:szCs w:val="21"/>
              </w:rPr>
            </w:pPr>
            <w:r w:rsidRPr="00473D2A">
              <w:rPr>
                <w:rFonts w:ascii="宋体" w:eastAsia="宋体" w:hAnsi="宋体" w:hint="eastAsia"/>
                <w:color w:val="auto"/>
                <w:szCs w:val="21"/>
              </w:rPr>
              <w:t>单位kwh</w:t>
            </w:r>
            <w:r>
              <w:rPr>
                <w:rFonts w:ascii="宋体" w:eastAsia="宋体" w:hAnsi="宋体" w:hint="eastAsia"/>
                <w:color w:val="auto"/>
                <w:szCs w:val="21"/>
              </w:rPr>
              <w:t>，</w:t>
            </w:r>
            <w:r w:rsidRPr="00473D2A">
              <w:rPr>
                <w:rFonts w:ascii="宋体" w:eastAsia="宋体" w:hAnsi="宋体" w:hint="eastAsia"/>
                <w:color w:val="auto"/>
                <w:szCs w:val="21"/>
              </w:rPr>
              <w:t>有符号数，精确到0</w:t>
            </w:r>
            <w:r w:rsidRPr="00473D2A">
              <w:rPr>
                <w:rFonts w:ascii="宋体" w:eastAsia="宋体" w:hAnsi="宋体"/>
                <w:color w:val="auto"/>
                <w:szCs w:val="21"/>
              </w:rPr>
              <w:t>.1</w:t>
            </w:r>
            <w:r w:rsidRPr="00473D2A">
              <w:rPr>
                <w:rFonts w:ascii="宋体" w:eastAsia="宋体" w:hAnsi="宋体" w:hint="eastAsia"/>
                <w:color w:val="auto"/>
                <w:szCs w:val="21"/>
              </w:rPr>
              <w:t>kwh</w:t>
            </w:r>
          </w:p>
        </w:tc>
        <w:tc>
          <w:tcPr>
            <w:tcW w:w="997" w:type="pct"/>
          </w:tcPr>
          <w:p w14:paraId="3D536925"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olor w:val="auto"/>
                <w:szCs w:val="21"/>
              </w:rPr>
            </w:pPr>
          </w:p>
        </w:tc>
      </w:tr>
      <w:tr w:rsidR="00C36F1C" w:rsidRPr="006E2E0E" w14:paraId="29A3E05E" w14:textId="77777777" w:rsidTr="00B0633C">
        <w:trPr>
          <w:trHeight w:val="545"/>
        </w:trPr>
        <w:tc>
          <w:tcPr>
            <w:tcW w:w="500" w:type="pct"/>
            <w:shd w:val="clear" w:color="auto" w:fill="auto"/>
            <w:vAlign w:val="center"/>
          </w:tcPr>
          <w:p w14:paraId="3F730A8F" w14:textId="77777777" w:rsidR="00C36F1C" w:rsidRPr="00473D2A" w:rsidRDefault="00C36F1C" w:rsidP="00B0633C">
            <w:pPr>
              <w:pStyle w:val="TableParagraph"/>
              <w:autoSpaceDE w:val="0"/>
              <w:autoSpaceDN w:val="0"/>
              <w:spacing w:before="2"/>
              <w:rPr>
                <w:rFonts w:ascii="宋体" w:eastAsia="宋体" w:hAnsi="宋体"/>
                <w:color w:val="auto"/>
                <w:szCs w:val="21"/>
              </w:rPr>
            </w:pPr>
            <w:r w:rsidRPr="00473D2A">
              <w:rPr>
                <w:rFonts w:ascii="宋体" w:eastAsia="宋体" w:hAnsi="宋体" w:hint="eastAsia"/>
                <w:color w:val="auto"/>
                <w:szCs w:val="21"/>
              </w:rPr>
              <w:t>2</w:t>
            </w:r>
            <w:r w:rsidRPr="00473D2A">
              <w:rPr>
                <w:rFonts w:ascii="宋体" w:eastAsia="宋体" w:hAnsi="宋体"/>
                <w:color w:val="auto"/>
                <w:szCs w:val="21"/>
              </w:rPr>
              <w:t>9</w:t>
            </w:r>
          </w:p>
        </w:tc>
        <w:tc>
          <w:tcPr>
            <w:tcW w:w="1167" w:type="pct"/>
            <w:shd w:val="clear" w:color="auto" w:fill="auto"/>
          </w:tcPr>
          <w:p w14:paraId="3B68E91D"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上一次结算回馈电量</w:t>
            </w:r>
          </w:p>
        </w:tc>
        <w:tc>
          <w:tcPr>
            <w:tcW w:w="918" w:type="pct"/>
            <w:shd w:val="clear" w:color="auto" w:fill="auto"/>
          </w:tcPr>
          <w:p w14:paraId="42C3DD38" w14:textId="77777777" w:rsidR="00C36F1C" w:rsidRPr="00473D2A" w:rsidRDefault="00C36F1C" w:rsidP="00B0633C">
            <w:pPr>
              <w:pStyle w:val="TableParagraph"/>
              <w:autoSpaceDE w:val="0"/>
              <w:autoSpaceDN w:val="0"/>
              <w:spacing w:before="2"/>
              <w:rPr>
                <w:rFonts w:ascii="宋体" w:eastAsia="宋体" w:hAnsi="宋体"/>
                <w:color w:val="auto"/>
                <w:szCs w:val="21"/>
                <w:lang w:eastAsia="en-US"/>
              </w:rPr>
            </w:pPr>
            <w:r w:rsidRPr="00473D2A">
              <w:rPr>
                <w:rFonts w:ascii="宋体" w:eastAsia="宋体" w:hAnsi="宋体" w:hint="eastAsia"/>
                <w:color w:val="auto"/>
                <w:szCs w:val="21"/>
              </w:rPr>
              <w:t>3</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6F0A8575" w14:textId="77777777" w:rsidR="00C36F1C" w:rsidRPr="00473D2A" w:rsidRDefault="00C36F1C" w:rsidP="00B0633C">
            <w:pPr>
              <w:pStyle w:val="TableParagraph"/>
              <w:autoSpaceDE w:val="0"/>
              <w:autoSpaceDN w:val="0"/>
              <w:spacing w:line="307" w:lineRule="exact"/>
              <w:ind w:left="8" w:hangingChars="4" w:hanging="8"/>
              <w:jc w:val="left"/>
              <w:rPr>
                <w:rFonts w:ascii="宋体" w:eastAsia="宋体" w:hAnsi="宋体"/>
                <w:color w:val="auto"/>
                <w:szCs w:val="21"/>
              </w:rPr>
            </w:pPr>
            <w:r w:rsidRPr="00473D2A">
              <w:rPr>
                <w:rFonts w:ascii="宋体" w:eastAsia="宋体" w:hAnsi="宋体" w:hint="eastAsia"/>
                <w:color w:val="auto"/>
                <w:szCs w:val="21"/>
              </w:rPr>
              <w:t>单位kwh</w:t>
            </w:r>
            <w:r>
              <w:rPr>
                <w:rFonts w:ascii="宋体" w:eastAsia="宋体" w:hAnsi="宋体" w:hint="eastAsia"/>
                <w:color w:val="auto"/>
                <w:szCs w:val="21"/>
              </w:rPr>
              <w:t>，</w:t>
            </w:r>
            <w:r w:rsidRPr="00473D2A">
              <w:rPr>
                <w:rFonts w:ascii="宋体" w:eastAsia="宋体" w:hAnsi="宋体" w:hint="eastAsia"/>
                <w:color w:val="auto"/>
                <w:szCs w:val="21"/>
              </w:rPr>
              <w:t>有符号数，精确到0</w:t>
            </w:r>
            <w:r w:rsidRPr="00473D2A">
              <w:rPr>
                <w:rFonts w:ascii="宋体" w:eastAsia="宋体" w:hAnsi="宋体"/>
                <w:color w:val="auto"/>
                <w:szCs w:val="21"/>
              </w:rPr>
              <w:t>.1</w:t>
            </w:r>
            <w:r w:rsidRPr="00473D2A">
              <w:rPr>
                <w:rFonts w:ascii="宋体" w:eastAsia="宋体" w:hAnsi="宋体" w:hint="eastAsia"/>
                <w:color w:val="auto"/>
                <w:szCs w:val="21"/>
              </w:rPr>
              <w:t>kwh</w:t>
            </w:r>
          </w:p>
        </w:tc>
        <w:tc>
          <w:tcPr>
            <w:tcW w:w="997" w:type="pct"/>
          </w:tcPr>
          <w:p w14:paraId="01AECABA"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olor w:val="auto"/>
                <w:szCs w:val="21"/>
              </w:rPr>
            </w:pPr>
          </w:p>
        </w:tc>
      </w:tr>
      <w:tr w:rsidR="00C36F1C" w:rsidRPr="006E2E0E" w14:paraId="13AED226" w14:textId="77777777" w:rsidTr="00B0633C">
        <w:trPr>
          <w:trHeight w:val="545"/>
        </w:trPr>
        <w:tc>
          <w:tcPr>
            <w:tcW w:w="500" w:type="pct"/>
            <w:shd w:val="clear" w:color="auto" w:fill="auto"/>
            <w:vAlign w:val="center"/>
          </w:tcPr>
          <w:p w14:paraId="0EE342BB" w14:textId="77777777" w:rsidR="00C36F1C" w:rsidRPr="00473D2A" w:rsidRDefault="00C36F1C" w:rsidP="00B0633C">
            <w:pPr>
              <w:pStyle w:val="TableParagraph"/>
              <w:autoSpaceDE w:val="0"/>
              <w:autoSpaceDN w:val="0"/>
              <w:spacing w:before="2"/>
              <w:rPr>
                <w:rFonts w:ascii="宋体" w:eastAsia="宋体" w:hAnsi="宋体"/>
                <w:color w:val="auto"/>
                <w:szCs w:val="21"/>
              </w:rPr>
            </w:pPr>
            <w:r w:rsidRPr="00473D2A">
              <w:rPr>
                <w:rFonts w:ascii="宋体" w:eastAsia="宋体" w:hAnsi="宋体"/>
                <w:color w:val="auto"/>
                <w:szCs w:val="21"/>
              </w:rPr>
              <w:t>30</w:t>
            </w:r>
          </w:p>
        </w:tc>
        <w:tc>
          <w:tcPr>
            <w:tcW w:w="1167" w:type="pct"/>
            <w:shd w:val="clear" w:color="auto" w:fill="auto"/>
          </w:tcPr>
          <w:p w14:paraId="3F83BC7A"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本次实时插枪充电量</w:t>
            </w:r>
          </w:p>
        </w:tc>
        <w:tc>
          <w:tcPr>
            <w:tcW w:w="918" w:type="pct"/>
            <w:shd w:val="clear" w:color="auto" w:fill="auto"/>
          </w:tcPr>
          <w:p w14:paraId="3BE2652B" w14:textId="77777777" w:rsidR="00C36F1C" w:rsidRPr="00473D2A" w:rsidRDefault="00C36F1C" w:rsidP="00B0633C">
            <w:pPr>
              <w:pStyle w:val="TableParagraph"/>
              <w:autoSpaceDE w:val="0"/>
              <w:autoSpaceDN w:val="0"/>
              <w:spacing w:before="2"/>
              <w:rPr>
                <w:rFonts w:ascii="宋体" w:eastAsia="宋体" w:hAnsi="宋体"/>
                <w:color w:val="auto"/>
                <w:szCs w:val="21"/>
                <w:lang w:eastAsia="en-US"/>
              </w:rPr>
            </w:pPr>
            <w:r w:rsidRPr="00473D2A">
              <w:rPr>
                <w:rFonts w:ascii="宋体" w:eastAsia="宋体" w:hAnsi="宋体" w:hint="eastAsia"/>
                <w:color w:val="auto"/>
                <w:szCs w:val="21"/>
              </w:rPr>
              <w:t>3</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774FFC15" w14:textId="77777777" w:rsidR="00C36F1C" w:rsidRPr="00473D2A" w:rsidRDefault="00C36F1C" w:rsidP="00B0633C">
            <w:pPr>
              <w:pStyle w:val="TableParagraph"/>
              <w:autoSpaceDE w:val="0"/>
              <w:autoSpaceDN w:val="0"/>
              <w:spacing w:line="307" w:lineRule="exact"/>
              <w:ind w:left="8" w:hangingChars="4" w:hanging="8"/>
              <w:jc w:val="left"/>
              <w:rPr>
                <w:rFonts w:ascii="宋体" w:eastAsia="宋体" w:hAnsi="宋体"/>
                <w:color w:val="auto"/>
                <w:szCs w:val="21"/>
              </w:rPr>
            </w:pPr>
            <w:r w:rsidRPr="00473D2A">
              <w:rPr>
                <w:rFonts w:ascii="宋体" w:eastAsia="宋体" w:hAnsi="宋体" w:hint="eastAsia"/>
                <w:color w:val="auto"/>
                <w:szCs w:val="21"/>
              </w:rPr>
              <w:t>单位kwh</w:t>
            </w:r>
            <w:r>
              <w:rPr>
                <w:rFonts w:ascii="宋体" w:eastAsia="宋体" w:hAnsi="宋体" w:hint="eastAsia"/>
                <w:color w:val="auto"/>
                <w:szCs w:val="21"/>
              </w:rPr>
              <w:t>，</w:t>
            </w:r>
            <w:r w:rsidRPr="00473D2A">
              <w:rPr>
                <w:rFonts w:ascii="宋体" w:eastAsia="宋体" w:hAnsi="宋体" w:hint="eastAsia"/>
                <w:color w:val="auto"/>
                <w:szCs w:val="21"/>
              </w:rPr>
              <w:t>有符号数，精确到0</w:t>
            </w:r>
            <w:r w:rsidRPr="00473D2A">
              <w:rPr>
                <w:rFonts w:ascii="宋体" w:eastAsia="宋体" w:hAnsi="宋体"/>
                <w:color w:val="auto"/>
                <w:szCs w:val="21"/>
              </w:rPr>
              <w:t>.1</w:t>
            </w:r>
            <w:r w:rsidRPr="00473D2A">
              <w:rPr>
                <w:rFonts w:ascii="宋体" w:eastAsia="宋体" w:hAnsi="宋体" w:hint="eastAsia"/>
                <w:color w:val="auto"/>
                <w:szCs w:val="21"/>
              </w:rPr>
              <w:t>kwh</w:t>
            </w:r>
          </w:p>
        </w:tc>
        <w:tc>
          <w:tcPr>
            <w:tcW w:w="997" w:type="pct"/>
          </w:tcPr>
          <w:p w14:paraId="5286AD2F"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olor w:val="auto"/>
                <w:szCs w:val="21"/>
              </w:rPr>
            </w:pPr>
          </w:p>
        </w:tc>
      </w:tr>
      <w:tr w:rsidR="00C36F1C" w:rsidRPr="006E2E0E" w14:paraId="04A65DCE" w14:textId="77777777" w:rsidTr="00B0633C">
        <w:trPr>
          <w:trHeight w:val="545"/>
        </w:trPr>
        <w:tc>
          <w:tcPr>
            <w:tcW w:w="500" w:type="pct"/>
            <w:shd w:val="clear" w:color="auto" w:fill="auto"/>
            <w:vAlign w:val="center"/>
          </w:tcPr>
          <w:p w14:paraId="34C0A8C3" w14:textId="77777777" w:rsidR="00C36F1C" w:rsidRPr="00473D2A" w:rsidRDefault="00C36F1C" w:rsidP="00B0633C">
            <w:pPr>
              <w:pStyle w:val="TableParagraph"/>
              <w:autoSpaceDE w:val="0"/>
              <w:autoSpaceDN w:val="0"/>
              <w:spacing w:before="2"/>
              <w:rPr>
                <w:rFonts w:ascii="宋体" w:eastAsia="宋体" w:hAnsi="宋体"/>
                <w:color w:val="auto"/>
                <w:szCs w:val="21"/>
              </w:rPr>
            </w:pPr>
            <w:r w:rsidRPr="00473D2A">
              <w:rPr>
                <w:rFonts w:ascii="宋体" w:eastAsia="宋体" w:hAnsi="宋体" w:hint="eastAsia"/>
                <w:color w:val="auto"/>
                <w:szCs w:val="21"/>
              </w:rPr>
              <w:t>3</w:t>
            </w:r>
            <w:r w:rsidRPr="00473D2A">
              <w:rPr>
                <w:rFonts w:ascii="宋体" w:eastAsia="宋体" w:hAnsi="宋体"/>
                <w:color w:val="auto"/>
                <w:szCs w:val="21"/>
              </w:rPr>
              <w:t>1</w:t>
            </w:r>
          </w:p>
        </w:tc>
        <w:tc>
          <w:tcPr>
            <w:tcW w:w="1167" w:type="pct"/>
            <w:shd w:val="clear" w:color="auto" w:fill="auto"/>
          </w:tcPr>
          <w:p w14:paraId="5E171A14" w14:textId="77777777" w:rsidR="00C36F1C" w:rsidRPr="00473D2A" w:rsidRDefault="00C36F1C" w:rsidP="00B0633C">
            <w:pPr>
              <w:spacing w:after="0" w:line="240" w:lineRule="auto"/>
              <w:ind w:left="0" w:firstLine="0"/>
              <w:jc w:val="center"/>
              <w:rPr>
                <w:rFonts w:ascii="宋体" w:eastAsia="宋体" w:hAnsi="宋体"/>
                <w:szCs w:val="28"/>
              </w:rPr>
            </w:pPr>
            <w:r w:rsidRPr="00473D2A">
              <w:rPr>
                <w:rFonts w:ascii="宋体" w:eastAsia="宋体" w:hAnsi="宋体" w:hint="eastAsia"/>
                <w:szCs w:val="28"/>
              </w:rPr>
              <w:t>上一次</w:t>
            </w:r>
            <w:proofErr w:type="gramStart"/>
            <w:r w:rsidRPr="00473D2A">
              <w:rPr>
                <w:rFonts w:ascii="宋体" w:eastAsia="宋体" w:hAnsi="宋体" w:hint="eastAsia"/>
                <w:szCs w:val="28"/>
              </w:rPr>
              <w:t>结算插枪充电</w:t>
            </w:r>
            <w:proofErr w:type="gramEnd"/>
            <w:r w:rsidRPr="00473D2A">
              <w:rPr>
                <w:rFonts w:ascii="宋体" w:eastAsia="宋体" w:hAnsi="宋体" w:hint="eastAsia"/>
                <w:szCs w:val="28"/>
              </w:rPr>
              <w:t>量</w:t>
            </w:r>
          </w:p>
        </w:tc>
        <w:tc>
          <w:tcPr>
            <w:tcW w:w="918" w:type="pct"/>
            <w:shd w:val="clear" w:color="auto" w:fill="auto"/>
          </w:tcPr>
          <w:p w14:paraId="375057EB" w14:textId="77777777" w:rsidR="00C36F1C" w:rsidRPr="00473D2A" w:rsidRDefault="00C36F1C" w:rsidP="00B0633C">
            <w:pPr>
              <w:pStyle w:val="TableParagraph"/>
              <w:autoSpaceDE w:val="0"/>
              <w:autoSpaceDN w:val="0"/>
              <w:spacing w:before="2"/>
              <w:rPr>
                <w:rFonts w:ascii="宋体" w:eastAsia="宋体" w:hAnsi="宋体"/>
                <w:color w:val="auto"/>
                <w:szCs w:val="21"/>
                <w:lang w:eastAsia="en-US"/>
              </w:rPr>
            </w:pPr>
            <w:r w:rsidRPr="00473D2A">
              <w:rPr>
                <w:rFonts w:ascii="宋体" w:eastAsia="宋体" w:hAnsi="宋体" w:hint="eastAsia"/>
                <w:color w:val="auto"/>
                <w:szCs w:val="21"/>
              </w:rPr>
              <w:t>3</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2049A65E" w14:textId="77777777" w:rsidR="00C36F1C" w:rsidRPr="00473D2A" w:rsidRDefault="00C36F1C" w:rsidP="00B0633C">
            <w:pPr>
              <w:pStyle w:val="TableParagraph"/>
              <w:autoSpaceDE w:val="0"/>
              <w:autoSpaceDN w:val="0"/>
              <w:spacing w:line="307" w:lineRule="exact"/>
              <w:ind w:left="8" w:hangingChars="4" w:hanging="8"/>
              <w:jc w:val="left"/>
              <w:rPr>
                <w:rFonts w:ascii="宋体" w:eastAsia="宋体" w:hAnsi="宋体"/>
                <w:color w:val="auto"/>
                <w:szCs w:val="21"/>
              </w:rPr>
            </w:pPr>
            <w:r w:rsidRPr="00473D2A">
              <w:rPr>
                <w:rFonts w:ascii="宋体" w:eastAsia="宋体" w:hAnsi="宋体" w:hint="eastAsia"/>
                <w:color w:val="auto"/>
                <w:szCs w:val="21"/>
              </w:rPr>
              <w:t>单位kwh</w:t>
            </w:r>
            <w:r>
              <w:rPr>
                <w:rFonts w:ascii="宋体" w:eastAsia="宋体" w:hAnsi="宋体" w:hint="eastAsia"/>
                <w:color w:val="auto"/>
                <w:szCs w:val="21"/>
              </w:rPr>
              <w:t>，</w:t>
            </w:r>
            <w:r w:rsidRPr="00473D2A">
              <w:rPr>
                <w:rFonts w:ascii="宋体" w:eastAsia="宋体" w:hAnsi="宋体" w:hint="eastAsia"/>
                <w:color w:val="auto"/>
                <w:szCs w:val="21"/>
              </w:rPr>
              <w:t>有符号数，精确到0</w:t>
            </w:r>
            <w:r w:rsidRPr="00473D2A">
              <w:rPr>
                <w:rFonts w:ascii="宋体" w:eastAsia="宋体" w:hAnsi="宋体"/>
                <w:color w:val="auto"/>
                <w:szCs w:val="21"/>
              </w:rPr>
              <w:t>.1</w:t>
            </w:r>
            <w:r w:rsidRPr="00473D2A">
              <w:rPr>
                <w:rFonts w:ascii="宋体" w:eastAsia="宋体" w:hAnsi="宋体" w:hint="eastAsia"/>
                <w:color w:val="auto"/>
                <w:szCs w:val="21"/>
              </w:rPr>
              <w:t>kwh</w:t>
            </w:r>
          </w:p>
        </w:tc>
        <w:tc>
          <w:tcPr>
            <w:tcW w:w="997" w:type="pct"/>
          </w:tcPr>
          <w:p w14:paraId="44802F60"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olor w:val="auto"/>
                <w:szCs w:val="21"/>
              </w:rPr>
            </w:pPr>
          </w:p>
        </w:tc>
      </w:tr>
      <w:tr w:rsidR="00C36F1C" w:rsidRPr="006E2E0E" w14:paraId="6571EE5B" w14:textId="77777777" w:rsidTr="00B0633C">
        <w:trPr>
          <w:trHeight w:val="545"/>
        </w:trPr>
        <w:tc>
          <w:tcPr>
            <w:tcW w:w="500" w:type="pct"/>
            <w:shd w:val="clear" w:color="auto" w:fill="auto"/>
            <w:vAlign w:val="center"/>
          </w:tcPr>
          <w:p w14:paraId="7D6958D6" w14:textId="77777777" w:rsidR="00C36F1C" w:rsidRPr="00473D2A" w:rsidRDefault="00C36F1C" w:rsidP="00B0633C">
            <w:pPr>
              <w:pStyle w:val="TableParagraph"/>
              <w:autoSpaceDE w:val="0"/>
              <w:autoSpaceDN w:val="0"/>
              <w:spacing w:before="2"/>
              <w:rPr>
                <w:rFonts w:ascii="宋体" w:eastAsia="宋体" w:hAnsi="宋体"/>
                <w:color w:val="auto"/>
                <w:szCs w:val="21"/>
              </w:rPr>
            </w:pPr>
            <w:r w:rsidRPr="00473D2A">
              <w:rPr>
                <w:rFonts w:ascii="宋体" w:eastAsia="宋体" w:hAnsi="宋体" w:hint="eastAsia"/>
                <w:color w:val="auto"/>
                <w:szCs w:val="21"/>
              </w:rPr>
              <w:t>3</w:t>
            </w:r>
            <w:r w:rsidRPr="00473D2A">
              <w:rPr>
                <w:rFonts w:ascii="宋体" w:eastAsia="宋体" w:hAnsi="宋体"/>
                <w:color w:val="auto"/>
                <w:szCs w:val="21"/>
              </w:rPr>
              <w:t>2</w:t>
            </w:r>
          </w:p>
        </w:tc>
        <w:tc>
          <w:tcPr>
            <w:tcW w:w="1167" w:type="pct"/>
            <w:shd w:val="clear" w:color="auto" w:fill="auto"/>
          </w:tcPr>
          <w:p w14:paraId="4D820200"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本次实时综合能耗</w:t>
            </w:r>
          </w:p>
        </w:tc>
        <w:tc>
          <w:tcPr>
            <w:tcW w:w="918" w:type="pct"/>
            <w:shd w:val="clear" w:color="auto" w:fill="auto"/>
          </w:tcPr>
          <w:p w14:paraId="0F93A85F" w14:textId="77777777" w:rsidR="00C36F1C" w:rsidRPr="00473D2A" w:rsidRDefault="00C36F1C" w:rsidP="00B0633C">
            <w:pPr>
              <w:pStyle w:val="TableParagraph"/>
              <w:autoSpaceDE w:val="0"/>
              <w:autoSpaceDN w:val="0"/>
              <w:spacing w:before="2"/>
              <w:rPr>
                <w:rFonts w:ascii="宋体" w:eastAsia="宋体" w:hAnsi="宋体"/>
                <w:color w:val="auto"/>
                <w:szCs w:val="21"/>
                <w:lang w:eastAsia="en-US"/>
              </w:rPr>
            </w:pPr>
            <w:r w:rsidRPr="00473D2A">
              <w:rPr>
                <w:rFonts w:ascii="宋体" w:eastAsia="宋体" w:hAnsi="宋体" w:hint="eastAsia"/>
                <w:color w:val="auto"/>
                <w:szCs w:val="21"/>
              </w:rPr>
              <w:t>3</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2EAF0D58" w14:textId="77777777" w:rsidR="00C36F1C" w:rsidRPr="00473D2A" w:rsidRDefault="00C36F1C" w:rsidP="00B0633C">
            <w:pPr>
              <w:pStyle w:val="TableParagraph"/>
              <w:autoSpaceDE w:val="0"/>
              <w:autoSpaceDN w:val="0"/>
              <w:spacing w:line="307" w:lineRule="exact"/>
              <w:ind w:left="7" w:firstLine="0"/>
              <w:jc w:val="left"/>
              <w:rPr>
                <w:rFonts w:ascii="宋体" w:eastAsia="宋体" w:hAnsi="宋体"/>
                <w:color w:val="auto"/>
                <w:szCs w:val="21"/>
              </w:rPr>
            </w:pPr>
            <w:r w:rsidRPr="00473D2A">
              <w:rPr>
                <w:rFonts w:ascii="宋体" w:eastAsia="宋体" w:hAnsi="宋体" w:hint="eastAsia"/>
                <w:color w:val="auto"/>
                <w:szCs w:val="21"/>
              </w:rPr>
              <w:t>单位kwh，有符号数，精确到0</w:t>
            </w:r>
            <w:r w:rsidRPr="00473D2A">
              <w:rPr>
                <w:rFonts w:ascii="宋体" w:eastAsia="宋体" w:hAnsi="宋体"/>
                <w:color w:val="auto"/>
                <w:szCs w:val="21"/>
              </w:rPr>
              <w:t>.1</w:t>
            </w:r>
            <w:r w:rsidRPr="00473D2A">
              <w:rPr>
                <w:rFonts w:ascii="宋体" w:eastAsia="宋体" w:hAnsi="宋体" w:hint="eastAsia"/>
                <w:color w:val="auto"/>
                <w:szCs w:val="21"/>
              </w:rPr>
              <w:t>kwh</w:t>
            </w:r>
          </w:p>
        </w:tc>
        <w:tc>
          <w:tcPr>
            <w:tcW w:w="997" w:type="pct"/>
          </w:tcPr>
          <w:p w14:paraId="0C9FB1BA"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olor w:val="auto"/>
                <w:szCs w:val="21"/>
              </w:rPr>
            </w:pPr>
          </w:p>
        </w:tc>
      </w:tr>
      <w:tr w:rsidR="00C36F1C" w:rsidRPr="006E2E0E" w14:paraId="64B8C6A8" w14:textId="77777777" w:rsidTr="00B0633C">
        <w:trPr>
          <w:trHeight w:val="545"/>
        </w:trPr>
        <w:tc>
          <w:tcPr>
            <w:tcW w:w="500" w:type="pct"/>
            <w:shd w:val="clear" w:color="auto" w:fill="auto"/>
            <w:vAlign w:val="center"/>
          </w:tcPr>
          <w:p w14:paraId="5ED20554" w14:textId="77777777" w:rsidR="00C36F1C" w:rsidRPr="00473D2A" w:rsidRDefault="00C36F1C" w:rsidP="00B0633C">
            <w:pPr>
              <w:pStyle w:val="TableParagraph"/>
              <w:autoSpaceDE w:val="0"/>
              <w:autoSpaceDN w:val="0"/>
              <w:spacing w:before="2"/>
              <w:rPr>
                <w:rFonts w:ascii="宋体" w:eastAsia="宋体" w:hAnsi="宋体"/>
                <w:color w:val="auto"/>
                <w:szCs w:val="21"/>
              </w:rPr>
            </w:pPr>
            <w:r w:rsidRPr="00473D2A">
              <w:rPr>
                <w:rFonts w:ascii="宋体" w:eastAsia="宋体" w:hAnsi="宋体" w:hint="eastAsia"/>
                <w:color w:val="auto"/>
                <w:szCs w:val="21"/>
              </w:rPr>
              <w:t>3</w:t>
            </w:r>
            <w:r w:rsidRPr="00473D2A">
              <w:rPr>
                <w:rFonts w:ascii="宋体" w:eastAsia="宋体" w:hAnsi="宋体"/>
                <w:color w:val="auto"/>
                <w:szCs w:val="21"/>
              </w:rPr>
              <w:t>3</w:t>
            </w:r>
          </w:p>
        </w:tc>
        <w:tc>
          <w:tcPr>
            <w:tcW w:w="1167" w:type="pct"/>
            <w:shd w:val="clear" w:color="auto" w:fill="auto"/>
          </w:tcPr>
          <w:p w14:paraId="3A23536A"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上一次结算综合能耗</w:t>
            </w:r>
          </w:p>
        </w:tc>
        <w:tc>
          <w:tcPr>
            <w:tcW w:w="918" w:type="pct"/>
            <w:shd w:val="clear" w:color="auto" w:fill="auto"/>
          </w:tcPr>
          <w:p w14:paraId="7843D28F" w14:textId="77777777" w:rsidR="00C36F1C" w:rsidRPr="00473D2A" w:rsidRDefault="00C36F1C" w:rsidP="00B0633C">
            <w:pPr>
              <w:pStyle w:val="TableParagraph"/>
              <w:autoSpaceDE w:val="0"/>
              <w:autoSpaceDN w:val="0"/>
              <w:spacing w:before="2"/>
              <w:rPr>
                <w:rFonts w:ascii="宋体" w:eastAsia="宋体" w:hAnsi="宋体"/>
                <w:color w:val="auto"/>
                <w:szCs w:val="21"/>
                <w:lang w:eastAsia="en-US"/>
              </w:rPr>
            </w:pPr>
            <w:r w:rsidRPr="00473D2A">
              <w:rPr>
                <w:rFonts w:ascii="宋体" w:eastAsia="宋体" w:hAnsi="宋体" w:hint="eastAsia"/>
                <w:color w:val="auto"/>
                <w:szCs w:val="21"/>
              </w:rPr>
              <w:t>3</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5CF1BBF9" w14:textId="77777777" w:rsidR="00C36F1C" w:rsidRPr="00473D2A" w:rsidRDefault="00C36F1C" w:rsidP="00B0633C">
            <w:pPr>
              <w:pStyle w:val="TableParagraph"/>
              <w:autoSpaceDE w:val="0"/>
              <w:autoSpaceDN w:val="0"/>
              <w:spacing w:line="307" w:lineRule="exact"/>
              <w:ind w:left="7" w:firstLine="0"/>
              <w:jc w:val="left"/>
              <w:rPr>
                <w:rFonts w:ascii="宋体" w:eastAsia="宋体" w:hAnsi="宋体"/>
                <w:color w:val="auto"/>
                <w:szCs w:val="21"/>
              </w:rPr>
            </w:pPr>
            <w:r w:rsidRPr="00473D2A">
              <w:rPr>
                <w:rFonts w:ascii="宋体" w:eastAsia="宋体" w:hAnsi="宋体" w:hint="eastAsia"/>
                <w:color w:val="auto"/>
                <w:szCs w:val="21"/>
              </w:rPr>
              <w:t>单位kwh，有符号数，精确到0</w:t>
            </w:r>
            <w:r w:rsidRPr="00473D2A">
              <w:rPr>
                <w:rFonts w:ascii="宋体" w:eastAsia="宋体" w:hAnsi="宋体"/>
                <w:color w:val="auto"/>
                <w:szCs w:val="21"/>
              </w:rPr>
              <w:t>.1</w:t>
            </w:r>
            <w:r w:rsidRPr="00473D2A">
              <w:rPr>
                <w:rFonts w:ascii="宋体" w:eastAsia="宋体" w:hAnsi="宋体" w:hint="eastAsia"/>
                <w:color w:val="auto"/>
                <w:szCs w:val="21"/>
              </w:rPr>
              <w:t>kwh</w:t>
            </w:r>
          </w:p>
        </w:tc>
        <w:tc>
          <w:tcPr>
            <w:tcW w:w="997" w:type="pct"/>
          </w:tcPr>
          <w:p w14:paraId="40C51B65"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olor w:val="auto"/>
                <w:szCs w:val="21"/>
              </w:rPr>
            </w:pPr>
          </w:p>
        </w:tc>
      </w:tr>
      <w:tr w:rsidR="00C36F1C" w:rsidRPr="006E2E0E" w14:paraId="04A65E4F" w14:textId="77777777" w:rsidTr="00B0633C">
        <w:trPr>
          <w:trHeight w:val="545"/>
        </w:trPr>
        <w:tc>
          <w:tcPr>
            <w:tcW w:w="500" w:type="pct"/>
            <w:shd w:val="clear" w:color="auto" w:fill="auto"/>
            <w:vAlign w:val="center"/>
          </w:tcPr>
          <w:p w14:paraId="1FAA1A7D" w14:textId="77777777" w:rsidR="00C36F1C" w:rsidRPr="00473D2A" w:rsidRDefault="00C36F1C" w:rsidP="00B0633C">
            <w:pPr>
              <w:pStyle w:val="TableParagraph"/>
              <w:autoSpaceDE w:val="0"/>
              <w:autoSpaceDN w:val="0"/>
              <w:spacing w:before="2"/>
              <w:rPr>
                <w:rFonts w:ascii="宋体" w:eastAsia="宋体" w:hAnsi="宋体"/>
                <w:color w:val="auto"/>
                <w:szCs w:val="21"/>
              </w:rPr>
            </w:pPr>
            <w:r w:rsidRPr="00473D2A">
              <w:rPr>
                <w:rFonts w:ascii="宋体" w:eastAsia="宋体" w:hAnsi="宋体" w:hint="eastAsia"/>
                <w:color w:val="auto"/>
                <w:szCs w:val="21"/>
              </w:rPr>
              <w:t>3</w:t>
            </w:r>
            <w:r w:rsidRPr="00473D2A">
              <w:rPr>
                <w:rFonts w:ascii="宋体" w:eastAsia="宋体" w:hAnsi="宋体"/>
                <w:color w:val="auto"/>
                <w:szCs w:val="21"/>
              </w:rPr>
              <w:t>4</w:t>
            </w:r>
          </w:p>
        </w:tc>
        <w:tc>
          <w:tcPr>
            <w:tcW w:w="1167" w:type="pct"/>
            <w:shd w:val="clear" w:color="auto" w:fill="auto"/>
          </w:tcPr>
          <w:p w14:paraId="5BC6DFC3"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实时待结算电费电量</w:t>
            </w:r>
          </w:p>
        </w:tc>
        <w:tc>
          <w:tcPr>
            <w:tcW w:w="918" w:type="pct"/>
            <w:shd w:val="clear" w:color="auto" w:fill="auto"/>
          </w:tcPr>
          <w:p w14:paraId="77831813" w14:textId="77777777" w:rsidR="00C36F1C" w:rsidRPr="00473D2A" w:rsidRDefault="00C36F1C" w:rsidP="00B0633C">
            <w:pPr>
              <w:pStyle w:val="TableParagraph"/>
              <w:autoSpaceDE w:val="0"/>
              <w:autoSpaceDN w:val="0"/>
              <w:spacing w:before="2"/>
              <w:rPr>
                <w:rFonts w:ascii="宋体" w:eastAsia="宋体" w:hAnsi="宋体"/>
                <w:color w:val="auto"/>
                <w:szCs w:val="21"/>
              </w:rPr>
            </w:pPr>
            <w:r w:rsidRPr="00473D2A">
              <w:rPr>
                <w:rFonts w:ascii="宋体" w:eastAsia="宋体" w:hAnsi="宋体" w:hint="eastAsia"/>
                <w:color w:val="auto"/>
                <w:szCs w:val="21"/>
              </w:rPr>
              <w:t>3</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7B3F81BE" w14:textId="77777777" w:rsidR="00C36F1C" w:rsidRPr="00473D2A" w:rsidRDefault="00C36F1C" w:rsidP="00B0633C">
            <w:pPr>
              <w:pStyle w:val="TableParagraph"/>
              <w:autoSpaceDE w:val="0"/>
              <w:autoSpaceDN w:val="0"/>
              <w:spacing w:line="307" w:lineRule="exact"/>
              <w:ind w:left="7" w:firstLine="0"/>
              <w:jc w:val="left"/>
              <w:rPr>
                <w:rFonts w:ascii="宋体" w:eastAsia="宋体" w:hAnsi="宋体"/>
                <w:color w:val="auto"/>
                <w:szCs w:val="21"/>
              </w:rPr>
            </w:pPr>
            <w:r w:rsidRPr="00473D2A">
              <w:rPr>
                <w:rFonts w:ascii="宋体" w:eastAsia="宋体" w:hAnsi="宋体" w:hint="eastAsia"/>
                <w:color w:val="auto"/>
                <w:szCs w:val="21"/>
              </w:rPr>
              <w:t>单位kwh，有符号数，精确到0</w:t>
            </w:r>
            <w:r w:rsidRPr="00473D2A">
              <w:rPr>
                <w:rFonts w:ascii="宋体" w:eastAsia="宋体" w:hAnsi="宋体"/>
                <w:color w:val="auto"/>
                <w:szCs w:val="21"/>
              </w:rPr>
              <w:t>.1</w:t>
            </w:r>
            <w:r w:rsidRPr="00473D2A">
              <w:rPr>
                <w:rFonts w:ascii="宋体" w:eastAsia="宋体" w:hAnsi="宋体" w:hint="eastAsia"/>
                <w:color w:val="auto"/>
                <w:szCs w:val="21"/>
              </w:rPr>
              <w:t>kwh</w:t>
            </w:r>
          </w:p>
        </w:tc>
        <w:tc>
          <w:tcPr>
            <w:tcW w:w="997" w:type="pct"/>
          </w:tcPr>
          <w:p w14:paraId="4E614524"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olor w:val="auto"/>
                <w:szCs w:val="21"/>
              </w:rPr>
            </w:pPr>
          </w:p>
        </w:tc>
      </w:tr>
      <w:tr w:rsidR="00C36F1C" w:rsidRPr="006E2E0E" w14:paraId="5CF3340D" w14:textId="77777777" w:rsidTr="00B0633C">
        <w:trPr>
          <w:trHeight w:val="545"/>
        </w:trPr>
        <w:tc>
          <w:tcPr>
            <w:tcW w:w="500" w:type="pct"/>
            <w:shd w:val="clear" w:color="auto" w:fill="auto"/>
            <w:vAlign w:val="center"/>
          </w:tcPr>
          <w:p w14:paraId="7D7CA335" w14:textId="77777777" w:rsidR="00C36F1C" w:rsidRPr="00473D2A" w:rsidRDefault="00C36F1C" w:rsidP="00B0633C">
            <w:pPr>
              <w:pStyle w:val="TableParagraph"/>
              <w:autoSpaceDE w:val="0"/>
              <w:autoSpaceDN w:val="0"/>
              <w:spacing w:before="2"/>
              <w:rPr>
                <w:rFonts w:ascii="宋体" w:eastAsia="宋体" w:hAnsi="宋体"/>
                <w:color w:val="auto"/>
                <w:szCs w:val="21"/>
              </w:rPr>
            </w:pPr>
            <w:r w:rsidRPr="00473D2A">
              <w:rPr>
                <w:rFonts w:ascii="宋体" w:eastAsia="宋体" w:hAnsi="宋体" w:hint="eastAsia"/>
                <w:color w:val="auto"/>
                <w:szCs w:val="21"/>
              </w:rPr>
              <w:lastRenderedPageBreak/>
              <w:t>3</w:t>
            </w:r>
            <w:r w:rsidRPr="00473D2A">
              <w:rPr>
                <w:rFonts w:ascii="宋体" w:eastAsia="宋体" w:hAnsi="宋体"/>
                <w:color w:val="auto"/>
                <w:szCs w:val="21"/>
              </w:rPr>
              <w:t>5</w:t>
            </w:r>
          </w:p>
        </w:tc>
        <w:tc>
          <w:tcPr>
            <w:tcW w:w="1167" w:type="pct"/>
            <w:shd w:val="clear" w:color="auto" w:fill="auto"/>
          </w:tcPr>
          <w:p w14:paraId="318E3665"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本次换电时间</w:t>
            </w:r>
          </w:p>
        </w:tc>
        <w:tc>
          <w:tcPr>
            <w:tcW w:w="918" w:type="pct"/>
            <w:shd w:val="clear" w:color="auto" w:fill="auto"/>
          </w:tcPr>
          <w:p w14:paraId="37C98A32" w14:textId="77777777" w:rsidR="00C36F1C" w:rsidRPr="00473D2A" w:rsidRDefault="00C36F1C" w:rsidP="00B0633C">
            <w:pPr>
              <w:pStyle w:val="TableParagraph"/>
              <w:autoSpaceDE w:val="0"/>
              <w:autoSpaceDN w:val="0"/>
              <w:spacing w:before="2"/>
              <w:rPr>
                <w:rFonts w:ascii="宋体" w:eastAsia="宋体" w:hAnsi="宋体"/>
                <w:color w:val="auto"/>
                <w:szCs w:val="21"/>
              </w:rPr>
            </w:pPr>
            <w:r w:rsidRPr="00473D2A">
              <w:rPr>
                <w:rFonts w:ascii="宋体" w:eastAsia="宋体" w:hAnsi="宋体" w:hint="eastAsia"/>
                <w:color w:val="auto"/>
                <w:szCs w:val="21"/>
              </w:rPr>
              <w:t>6</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49C78145"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olor w:val="auto"/>
                <w:szCs w:val="21"/>
                <w:lang w:eastAsia="en-US"/>
              </w:rPr>
            </w:pPr>
          </w:p>
        </w:tc>
        <w:tc>
          <w:tcPr>
            <w:tcW w:w="997" w:type="pct"/>
          </w:tcPr>
          <w:p w14:paraId="05B71D7F"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olor w:val="auto"/>
                <w:szCs w:val="21"/>
                <w:lang w:eastAsia="en-US"/>
              </w:rPr>
            </w:pPr>
          </w:p>
        </w:tc>
      </w:tr>
      <w:tr w:rsidR="00C36F1C" w:rsidRPr="006E2E0E" w14:paraId="5641D355" w14:textId="77777777" w:rsidTr="00B0633C">
        <w:trPr>
          <w:trHeight w:val="545"/>
        </w:trPr>
        <w:tc>
          <w:tcPr>
            <w:tcW w:w="500" w:type="pct"/>
            <w:shd w:val="clear" w:color="auto" w:fill="auto"/>
            <w:vAlign w:val="center"/>
          </w:tcPr>
          <w:p w14:paraId="7920C949" w14:textId="77777777" w:rsidR="00C36F1C" w:rsidRPr="00473D2A" w:rsidRDefault="00C36F1C" w:rsidP="00B0633C">
            <w:pPr>
              <w:pStyle w:val="TableParagraph"/>
              <w:autoSpaceDE w:val="0"/>
              <w:autoSpaceDN w:val="0"/>
              <w:spacing w:before="2"/>
              <w:rPr>
                <w:rFonts w:ascii="宋体" w:eastAsia="宋体" w:hAnsi="宋体"/>
                <w:color w:val="auto"/>
                <w:szCs w:val="21"/>
              </w:rPr>
            </w:pPr>
            <w:r w:rsidRPr="00473D2A">
              <w:rPr>
                <w:rFonts w:ascii="宋体" w:eastAsia="宋体" w:hAnsi="宋体" w:hint="eastAsia"/>
                <w:color w:val="auto"/>
                <w:szCs w:val="21"/>
              </w:rPr>
              <w:t>3</w:t>
            </w:r>
            <w:r w:rsidRPr="00473D2A">
              <w:rPr>
                <w:rFonts w:ascii="宋体" w:eastAsia="宋体" w:hAnsi="宋体"/>
                <w:color w:val="auto"/>
                <w:szCs w:val="21"/>
              </w:rPr>
              <w:t>6</w:t>
            </w:r>
          </w:p>
        </w:tc>
        <w:tc>
          <w:tcPr>
            <w:tcW w:w="1167" w:type="pct"/>
            <w:shd w:val="clear" w:color="auto" w:fill="auto"/>
          </w:tcPr>
          <w:p w14:paraId="79D6EB4E"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磁开回检ADC值1</w:t>
            </w:r>
          </w:p>
        </w:tc>
        <w:tc>
          <w:tcPr>
            <w:tcW w:w="918" w:type="pct"/>
            <w:shd w:val="clear" w:color="auto" w:fill="auto"/>
          </w:tcPr>
          <w:p w14:paraId="450DFDDB" w14:textId="77777777" w:rsidR="00C36F1C" w:rsidRPr="00473D2A" w:rsidRDefault="00C36F1C" w:rsidP="00B0633C">
            <w:pPr>
              <w:pStyle w:val="TableParagraph"/>
              <w:autoSpaceDE w:val="0"/>
              <w:autoSpaceDN w:val="0"/>
              <w:spacing w:before="2"/>
              <w:rPr>
                <w:rFonts w:ascii="宋体" w:eastAsia="宋体" w:hAnsi="宋体"/>
                <w:color w:val="auto"/>
                <w:szCs w:val="21"/>
              </w:rPr>
            </w:pPr>
            <w:r w:rsidRPr="00473D2A">
              <w:rPr>
                <w:rFonts w:ascii="宋体" w:eastAsia="宋体" w:hAnsi="宋体" w:hint="eastAsia"/>
                <w:color w:val="auto"/>
                <w:szCs w:val="21"/>
              </w:rPr>
              <w:t>2</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44D09167"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olor w:val="auto"/>
                <w:szCs w:val="21"/>
                <w:lang w:eastAsia="en-US"/>
              </w:rPr>
            </w:pPr>
          </w:p>
        </w:tc>
        <w:tc>
          <w:tcPr>
            <w:tcW w:w="997" w:type="pct"/>
          </w:tcPr>
          <w:p w14:paraId="1066E3E7"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olor w:val="auto"/>
                <w:szCs w:val="21"/>
                <w:lang w:eastAsia="en-US"/>
              </w:rPr>
            </w:pPr>
          </w:p>
        </w:tc>
      </w:tr>
      <w:tr w:rsidR="00C36F1C" w:rsidRPr="006E2E0E" w14:paraId="57197CCF" w14:textId="77777777" w:rsidTr="00B0633C">
        <w:trPr>
          <w:trHeight w:val="545"/>
        </w:trPr>
        <w:tc>
          <w:tcPr>
            <w:tcW w:w="500" w:type="pct"/>
            <w:shd w:val="clear" w:color="auto" w:fill="auto"/>
            <w:vAlign w:val="center"/>
          </w:tcPr>
          <w:p w14:paraId="3655497C" w14:textId="77777777" w:rsidR="00C36F1C" w:rsidRPr="00473D2A" w:rsidRDefault="00C36F1C" w:rsidP="00B0633C">
            <w:pPr>
              <w:pStyle w:val="TableParagraph"/>
              <w:autoSpaceDE w:val="0"/>
              <w:autoSpaceDN w:val="0"/>
              <w:spacing w:before="2"/>
              <w:rPr>
                <w:rFonts w:ascii="宋体" w:eastAsia="宋体" w:hAnsi="宋体"/>
                <w:color w:val="auto"/>
                <w:szCs w:val="21"/>
              </w:rPr>
            </w:pPr>
            <w:r w:rsidRPr="00473D2A">
              <w:rPr>
                <w:rFonts w:ascii="宋体" w:eastAsia="宋体" w:hAnsi="宋体" w:hint="eastAsia"/>
                <w:color w:val="auto"/>
                <w:szCs w:val="21"/>
              </w:rPr>
              <w:t>3</w:t>
            </w:r>
            <w:r w:rsidRPr="00473D2A">
              <w:rPr>
                <w:rFonts w:ascii="宋体" w:eastAsia="宋体" w:hAnsi="宋体"/>
                <w:color w:val="auto"/>
                <w:szCs w:val="21"/>
              </w:rPr>
              <w:t>7</w:t>
            </w:r>
          </w:p>
        </w:tc>
        <w:tc>
          <w:tcPr>
            <w:tcW w:w="1167" w:type="pct"/>
            <w:shd w:val="clear" w:color="auto" w:fill="auto"/>
          </w:tcPr>
          <w:p w14:paraId="00F0D937"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磁开回检ADC值2</w:t>
            </w:r>
          </w:p>
        </w:tc>
        <w:tc>
          <w:tcPr>
            <w:tcW w:w="918" w:type="pct"/>
            <w:shd w:val="clear" w:color="auto" w:fill="auto"/>
          </w:tcPr>
          <w:p w14:paraId="32C9CB2E" w14:textId="77777777" w:rsidR="00C36F1C" w:rsidRPr="00473D2A" w:rsidRDefault="00C36F1C" w:rsidP="00B0633C">
            <w:pPr>
              <w:pStyle w:val="TableParagraph"/>
              <w:autoSpaceDE w:val="0"/>
              <w:autoSpaceDN w:val="0"/>
              <w:spacing w:before="2"/>
              <w:rPr>
                <w:rFonts w:ascii="宋体" w:eastAsia="宋体" w:hAnsi="宋体"/>
                <w:color w:val="auto"/>
                <w:szCs w:val="21"/>
              </w:rPr>
            </w:pPr>
            <w:r w:rsidRPr="00473D2A">
              <w:rPr>
                <w:rFonts w:ascii="宋体" w:eastAsia="宋体" w:hAnsi="宋体" w:hint="eastAsia"/>
                <w:color w:val="auto"/>
                <w:szCs w:val="21"/>
              </w:rPr>
              <w:t>2</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02846009"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olor w:val="auto"/>
                <w:szCs w:val="21"/>
                <w:lang w:eastAsia="en-US"/>
              </w:rPr>
            </w:pPr>
          </w:p>
        </w:tc>
        <w:tc>
          <w:tcPr>
            <w:tcW w:w="997" w:type="pct"/>
          </w:tcPr>
          <w:p w14:paraId="2B64DA5A"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olor w:val="auto"/>
                <w:szCs w:val="21"/>
                <w:lang w:eastAsia="en-US"/>
              </w:rPr>
            </w:pPr>
          </w:p>
        </w:tc>
      </w:tr>
      <w:tr w:rsidR="00C36F1C" w:rsidRPr="006E2E0E" w14:paraId="1F369D28" w14:textId="77777777" w:rsidTr="00B0633C">
        <w:trPr>
          <w:trHeight w:val="545"/>
        </w:trPr>
        <w:tc>
          <w:tcPr>
            <w:tcW w:w="500" w:type="pct"/>
            <w:shd w:val="clear" w:color="auto" w:fill="auto"/>
            <w:vAlign w:val="center"/>
          </w:tcPr>
          <w:p w14:paraId="07D5FCB0" w14:textId="77777777" w:rsidR="00C36F1C" w:rsidRPr="00473D2A" w:rsidRDefault="00C36F1C" w:rsidP="00B0633C">
            <w:pPr>
              <w:pStyle w:val="TableParagraph"/>
              <w:autoSpaceDE w:val="0"/>
              <w:autoSpaceDN w:val="0"/>
              <w:spacing w:before="2"/>
              <w:rPr>
                <w:rFonts w:ascii="宋体" w:eastAsia="宋体" w:hAnsi="宋体"/>
                <w:color w:val="auto"/>
                <w:szCs w:val="21"/>
              </w:rPr>
            </w:pPr>
            <w:r w:rsidRPr="00473D2A">
              <w:rPr>
                <w:rFonts w:ascii="宋体" w:eastAsia="宋体" w:hAnsi="宋体" w:hint="eastAsia"/>
                <w:color w:val="auto"/>
                <w:szCs w:val="21"/>
              </w:rPr>
              <w:t>3</w:t>
            </w:r>
            <w:r w:rsidRPr="00473D2A">
              <w:rPr>
                <w:rFonts w:ascii="宋体" w:eastAsia="宋体" w:hAnsi="宋体"/>
                <w:color w:val="auto"/>
                <w:szCs w:val="21"/>
              </w:rPr>
              <w:t>8</w:t>
            </w:r>
          </w:p>
        </w:tc>
        <w:tc>
          <w:tcPr>
            <w:tcW w:w="1167" w:type="pct"/>
            <w:shd w:val="clear" w:color="auto" w:fill="auto"/>
          </w:tcPr>
          <w:p w14:paraId="374BA1E3" w14:textId="77777777" w:rsidR="00C36F1C" w:rsidRPr="00473D2A" w:rsidRDefault="00C36F1C" w:rsidP="00B0633C">
            <w:pPr>
              <w:spacing w:after="0" w:line="240" w:lineRule="auto"/>
              <w:ind w:left="0" w:firstLine="0"/>
              <w:jc w:val="center"/>
              <w:rPr>
                <w:rFonts w:ascii="宋体" w:eastAsia="宋体" w:hAnsi="宋体"/>
                <w:szCs w:val="28"/>
                <w:lang w:eastAsia="en-US"/>
              </w:rPr>
            </w:pPr>
            <w:r w:rsidRPr="00473D2A">
              <w:rPr>
                <w:rFonts w:ascii="宋体" w:eastAsia="宋体" w:hAnsi="宋体" w:hint="eastAsia"/>
                <w:szCs w:val="28"/>
                <w:lang w:eastAsia="en-US"/>
              </w:rPr>
              <w:t>电磁阀回检ADC值</w:t>
            </w:r>
          </w:p>
        </w:tc>
        <w:tc>
          <w:tcPr>
            <w:tcW w:w="918" w:type="pct"/>
            <w:shd w:val="clear" w:color="auto" w:fill="auto"/>
          </w:tcPr>
          <w:p w14:paraId="6B8E52E9" w14:textId="77777777" w:rsidR="00C36F1C" w:rsidRPr="00473D2A" w:rsidRDefault="00C36F1C" w:rsidP="00B0633C">
            <w:pPr>
              <w:pStyle w:val="TableParagraph"/>
              <w:autoSpaceDE w:val="0"/>
              <w:autoSpaceDN w:val="0"/>
              <w:spacing w:before="2"/>
              <w:rPr>
                <w:rFonts w:ascii="宋体" w:eastAsia="宋体" w:hAnsi="宋体"/>
                <w:color w:val="auto"/>
                <w:szCs w:val="21"/>
              </w:rPr>
            </w:pPr>
            <w:r w:rsidRPr="00473D2A">
              <w:rPr>
                <w:rFonts w:ascii="宋体" w:eastAsia="宋体" w:hAnsi="宋体" w:hint="eastAsia"/>
                <w:color w:val="auto"/>
                <w:szCs w:val="21"/>
              </w:rPr>
              <w:t>2</w:t>
            </w:r>
            <w:r w:rsidRPr="00473D2A">
              <w:rPr>
                <w:rFonts w:ascii="宋体" w:eastAsia="宋体" w:hAnsi="宋体"/>
                <w:color w:val="auto"/>
                <w:szCs w:val="21"/>
              </w:rPr>
              <w:t xml:space="preserve"> </w:t>
            </w:r>
            <w:r w:rsidRPr="00473D2A">
              <w:rPr>
                <w:rFonts w:ascii="宋体" w:eastAsia="宋体" w:hAnsi="宋体" w:hint="eastAsia"/>
                <w:color w:val="auto"/>
                <w:szCs w:val="21"/>
              </w:rPr>
              <w:t>Byte</w:t>
            </w:r>
          </w:p>
        </w:tc>
        <w:tc>
          <w:tcPr>
            <w:tcW w:w="1418" w:type="pct"/>
            <w:shd w:val="clear" w:color="auto" w:fill="auto"/>
          </w:tcPr>
          <w:p w14:paraId="4E0F9F7E"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olor w:val="auto"/>
                <w:szCs w:val="21"/>
                <w:lang w:eastAsia="en-US"/>
              </w:rPr>
            </w:pPr>
          </w:p>
        </w:tc>
        <w:tc>
          <w:tcPr>
            <w:tcW w:w="997" w:type="pct"/>
          </w:tcPr>
          <w:p w14:paraId="48667F83" w14:textId="77777777" w:rsidR="00C36F1C" w:rsidRPr="00473D2A" w:rsidRDefault="00C36F1C" w:rsidP="00B0633C">
            <w:pPr>
              <w:pStyle w:val="TableParagraph"/>
              <w:autoSpaceDE w:val="0"/>
              <w:autoSpaceDN w:val="0"/>
              <w:spacing w:line="307" w:lineRule="exact"/>
              <w:ind w:left="7" w:firstLineChars="100" w:firstLine="210"/>
              <w:jc w:val="left"/>
              <w:rPr>
                <w:rFonts w:ascii="宋体" w:eastAsia="宋体" w:hAnsi="宋体"/>
                <w:color w:val="auto"/>
                <w:szCs w:val="21"/>
                <w:lang w:eastAsia="en-US"/>
              </w:rPr>
            </w:pPr>
          </w:p>
        </w:tc>
      </w:tr>
    </w:tbl>
    <w:p w14:paraId="0D37D5D6" w14:textId="77777777" w:rsidR="00C36F1C" w:rsidRDefault="00C36F1C" w:rsidP="00C36F1C">
      <w:pPr>
        <w:spacing w:after="0" w:line="240" w:lineRule="auto"/>
        <w:ind w:left="0" w:firstLine="0"/>
        <w:rPr>
          <w:rFonts w:ascii="宋体" w:eastAsia="宋体" w:hAnsi="宋体" w:cs="黑体"/>
          <w:szCs w:val="21"/>
        </w:rPr>
      </w:pPr>
    </w:p>
    <w:p w14:paraId="32131F1A" w14:textId="77777777" w:rsidR="00C36F1C" w:rsidRDefault="00C36F1C" w:rsidP="00C36F1C">
      <w:pPr>
        <w:spacing w:after="0" w:line="240" w:lineRule="auto"/>
        <w:ind w:left="0" w:firstLine="0"/>
        <w:jc w:val="center"/>
        <w:rPr>
          <w:rFonts w:ascii="宋体" w:eastAsia="宋体" w:hAnsi="宋体" w:cs="黑体"/>
          <w:szCs w:val="21"/>
        </w:rPr>
      </w:pPr>
      <w:r>
        <w:rPr>
          <w:rFonts w:ascii="宋体" w:eastAsia="宋体" w:hAnsi="宋体" w:cs="黑体" w:hint="eastAsia"/>
          <w:szCs w:val="21"/>
        </w:rPr>
        <w:t>表3</w:t>
      </w:r>
      <w:r>
        <w:rPr>
          <w:rFonts w:ascii="宋体" w:eastAsia="宋体" w:hAnsi="宋体" w:cs="黑体"/>
          <w:szCs w:val="21"/>
        </w:rPr>
        <w:t>-</w:t>
      </w:r>
      <w:r>
        <w:rPr>
          <w:rFonts w:ascii="宋体" w:eastAsia="宋体" w:hAnsi="宋体" w:cs="黑体" w:hint="eastAsia"/>
          <w:szCs w:val="21"/>
        </w:rPr>
        <w:t>8</w:t>
      </w:r>
      <w:r>
        <w:rPr>
          <w:rFonts w:ascii="宋体" w:eastAsia="宋体" w:hAnsi="宋体" w:cs="黑体"/>
          <w:szCs w:val="21"/>
        </w:rPr>
        <w:t xml:space="preserve"> </w:t>
      </w:r>
      <w:r>
        <w:rPr>
          <w:rFonts w:ascii="宋体" w:eastAsia="宋体" w:hAnsi="宋体" w:cs="黑体" w:hint="eastAsia"/>
          <w:szCs w:val="21"/>
        </w:rPr>
        <w:t>平台应答</w:t>
      </w:r>
      <w:r>
        <w:rPr>
          <w:rFonts w:ascii="宋体" w:eastAsia="宋体" w:hAnsi="宋体" w:cs="黑体"/>
          <w:szCs w:val="21"/>
        </w:rPr>
        <w:t>—0xc6</w:t>
      </w:r>
    </w:p>
    <w:tbl>
      <w:tblPr>
        <w:tblStyle w:val="a9"/>
        <w:tblW w:w="0" w:type="auto"/>
        <w:tblLook w:val="04A0" w:firstRow="1" w:lastRow="0" w:firstColumn="1" w:lastColumn="0" w:noHBand="0" w:noVBand="1"/>
      </w:tblPr>
      <w:tblGrid>
        <w:gridCol w:w="846"/>
        <w:gridCol w:w="1984"/>
        <w:gridCol w:w="1560"/>
        <w:gridCol w:w="2126"/>
        <w:gridCol w:w="1977"/>
      </w:tblGrid>
      <w:tr w:rsidR="00C36F1C" w14:paraId="5B6A5EEE" w14:textId="77777777" w:rsidTr="00B0633C">
        <w:trPr>
          <w:trHeight w:val="397"/>
        </w:trPr>
        <w:tc>
          <w:tcPr>
            <w:tcW w:w="846" w:type="dxa"/>
            <w:shd w:val="clear" w:color="auto" w:fill="D9D9D9" w:themeFill="background1" w:themeFillShade="D9"/>
            <w:vAlign w:val="center"/>
          </w:tcPr>
          <w:p w14:paraId="229CF04E" w14:textId="77777777" w:rsidR="00C36F1C" w:rsidRDefault="00C36F1C" w:rsidP="00B0633C">
            <w:pPr>
              <w:spacing w:after="0" w:line="240" w:lineRule="auto"/>
              <w:ind w:left="0" w:firstLine="0"/>
              <w:jc w:val="center"/>
              <w:rPr>
                <w:rFonts w:ascii="宋体" w:eastAsia="宋体" w:hAnsi="宋体"/>
              </w:rPr>
            </w:pPr>
            <w:bookmarkStart w:id="180" w:name="_Hlk118124732"/>
            <w:r w:rsidRPr="00930BE5">
              <w:rPr>
                <w:rFonts w:ascii="宋体" w:eastAsia="宋体" w:hAnsi="宋体"/>
                <w:w w:val="95"/>
                <w:szCs w:val="21"/>
                <w:lang w:eastAsia="en-US"/>
              </w:rPr>
              <w:t>序号</w:t>
            </w:r>
          </w:p>
        </w:tc>
        <w:tc>
          <w:tcPr>
            <w:tcW w:w="1984" w:type="dxa"/>
            <w:shd w:val="clear" w:color="auto" w:fill="D9D9D9" w:themeFill="background1" w:themeFillShade="D9"/>
            <w:vAlign w:val="center"/>
          </w:tcPr>
          <w:p w14:paraId="79BB9B3A" w14:textId="77777777" w:rsidR="00C36F1C" w:rsidRDefault="00C36F1C" w:rsidP="00B0633C">
            <w:pPr>
              <w:spacing w:after="0" w:line="240" w:lineRule="auto"/>
              <w:ind w:left="0" w:firstLine="0"/>
              <w:jc w:val="center"/>
              <w:rPr>
                <w:rFonts w:ascii="宋体" w:eastAsia="宋体" w:hAnsi="宋体"/>
              </w:rPr>
            </w:pPr>
            <w:r w:rsidRPr="00930BE5">
              <w:rPr>
                <w:rFonts w:ascii="宋体" w:eastAsia="宋体" w:hAnsi="宋体"/>
                <w:w w:val="95"/>
                <w:szCs w:val="21"/>
                <w:lang w:eastAsia="en-US"/>
              </w:rPr>
              <w:t>字段定义</w:t>
            </w:r>
          </w:p>
        </w:tc>
        <w:tc>
          <w:tcPr>
            <w:tcW w:w="1560" w:type="dxa"/>
            <w:shd w:val="clear" w:color="auto" w:fill="D9D9D9" w:themeFill="background1" w:themeFillShade="D9"/>
            <w:vAlign w:val="center"/>
          </w:tcPr>
          <w:p w14:paraId="2D3EF76F" w14:textId="77777777" w:rsidR="00C36F1C" w:rsidRDefault="00C36F1C" w:rsidP="00B0633C">
            <w:pPr>
              <w:spacing w:after="0" w:line="240" w:lineRule="auto"/>
              <w:ind w:left="0" w:firstLine="0"/>
              <w:jc w:val="center"/>
              <w:rPr>
                <w:rFonts w:ascii="宋体" w:eastAsia="宋体" w:hAnsi="宋体"/>
              </w:rPr>
            </w:pPr>
            <w:r w:rsidRPr="00930BE5">
              <w:rPr>
                <w:rFonts w:ascii="宋体" w:eastAsia="宋体" w:hAnsi="宋体"/>
                <w:w w:val="95"/>
                <w:szCs w:val="21"/>
                <w:lang w:eastAsia="en-US"/>
              </w:rPr>
              <w:t>字节数</w:t>
            </w:r>
          </w:p>
        </w:tc>
        <w:tc>
          <w:tcPr>
            <w:tcW w:w="2126" w:type="dxa"/>
            <w:shd w:val="clear" w:color="auto" w:fill="D9D9D9" w:themeFill="background1" w:themeFillShade="D9"/>
            <w:vAlign w:val="center"/>
          </w:tcPr>
          <w:p w14:paraId="63A71E6F" w14:textId="77777777" w:rsidR="00C36F1C" w:rsidRDefault="00C36F1C" w:rsidP="00B0633C">
            <w:pPr>
              <w:spacing w:after="0" w:line="240" w:lineRule="auto"/>
              <w:ind w:left="0" w:firstLine="0"/>
              <w:jc w:val="center"/>
              <w:rPr>
                <w:rFonts w:ascii="宋体" w:eastAsia="宋体" w:hAnsi="宋体"/>
              </w:rPr>
            </w:pPr>
            <w:r w:rsidRPr="00930BE5">
              <w:rPr>
                <w:rFonts w:ascii="宋体" w:eastAsia="宋体" w:hAnsi="宋体"/>
                <w:szCs w:val="21"/>
                <w:lang w:eastAsia="en-US"/>
              </w:rPr>
              <w:t>参数说明</w:t>
            </w:r>
          </w:p>
        </w:tc>
        <w:tc>
          <w:tcPr>
            <w:tcW w:w="1977" w:type="dxa"/>
            <w:shd w:val="clear" w:color="auto" w:fill="D9D9D9" w:themeFill="background1" w:themeFillShade="D9"/>
            <w:vAlign w:val="center"/>
          </w:tcPr>
          <w:p w14:paraId="1D47829C" w14:textId="77777777" w:rsidR="00C36F1C" w:rsidRDefault="00C36F1C" w:rsidP="00B0633C">
            <w:pPr>
              <w:spacing w:after="0" w:line="240" w:lineRule="auto"/>
              <w:ind w:left="0" w:firstLine="0"/>
              <w:jc w:val="center"/>
              <w:rPr>
                <w:rFonts w:ascii="宋体" w:eastAsia="宋体" w:hAnsi="宋体"/>
              </w:rPr>
            </w:pPr>
            <w:r>
              <w:rPr>
                <w:rFonts w:ascii="宋体" w:eastAsia="宋体" w:hAnsi="宋体" w:hint="eastAsia"/>
                <w:szCs w:val="21"/>
              </w:rPr>
              <w:t>备注</w:t>
            </w:r>
          </w:p>
        </w:tc>
      </w:tr>
      <w:tr w:rsidR="00C36F1C" w14:paraId="7E7D9F4B" w14:textId="77777777" w:rsidTr="00B0633C">
        <w:trPr>
          <w:trHeight w:val="397"/>
        </w:trPr>
        <w:tc>
          <w:tcPr>
            <w:tcW w:w="846" w:type="dxa"/>
            <w:shd w:val="clear" w:color="auto" w:fill="auto"/>
            <w:vAlign w:val="center"/>
          </w:tcPr>
          <w:p w14:paraId="1AC8BC83" w14:textId="77777777" w:rsidR="00C36F1C" w:rsidRPr="006C6738" w:rsidRDefault="00C36F1C" w:rsidP="00B0633C">
            <w:pPr>
              <w:spacing w:after="0" w:line="240" w:lineRule="auto"/>
              <w:ind w:left="0" w:firstLine="0"/>
              <w:jc w:val="center"/>
              <w:rPr>
                <w:rFonts w:ascii="宋体" w:eastAsia="宋体" w:hAnsi="宋体"/>
                <w:szCs w:val="28"/>
              </w:rPr>
            </w:pPr>
            <w:r w:rsidRPr="006C6738">
              <w:rPr>
                <w:rFonts w:ascii="宋体" w:eastAsia="宋体" w:hAnsi="宋体"/>
                <w:w w:val="91"/>
                <w:szCs w:val="28"/>
                <w:lang w:eastAsia="en-US"/>
              </w:rPr>
              <w:t>1</w:t>
            </w:r>
          </w:p>
        </w:tc>
        <w:tc>
          <w:tcPr>
            <w:tcW w:w="1984" w:type="dxa"/>
            <w:shd w:val="clear" w:color="auto" w:fill="auto"/>
            <w:vAlign w:val="center"/>
          </w:tcPr>
          <w:p w14:paraId="21F49E38" w14:textId="77777777" w:rsidR="00C36F1C" w:rsidRPr="006C6738" w:rsidRDefault="00C36F1C" w:rsidP="00B0633C">
            <w:pPr>
              <w:spacing w:after="0" w:line="240" w:lineRule="auto"/>
              <w:ind w:left="0" w:firstLine="0"/>
              <w:jc w:val="center"/>
              <w:rPr>
                <w:rFonts w:ascii="宋体" w:eastAsia="宋体" w:hAnsi="宋体"/>
                <w:szCs w:val="28"/>
              </w:rPr>
            </w:pPr>
            <w:r w:rsidRPr="006C6738">
              <w:rPr>
                <w:rFonts w:ascii="宋体" w:eastAsia="宋体" w:hAnsi="宋体"/>
                <w:szCs w:val="28"/>
                <w:lang w:eastAsia="en-US"/>
              </w:rPr>
              <w:t>执行结果</w:t>
            </w:r>
          </w:p>
        </w:tc>
        <w:tc>
          <w:tcPr>
            <w:tcW w:w="1560" w:type="dxa"/>
            <w:shd w:val="clear" w:color="auto" w:fill="auto"/>
            <w:vAlign w:val="center"/>
          </w:tcPr>
          <w:p w14:paraId="40669FC3" w14:textId="77777777" w:rsidR="00C36F1C" w:rsidRPr="006C6738" w:rsidRDefault="00C36F1C" w:rsidP="00B0633C">
            <w:pPr>
              <w:spacing w:after="0" w:line="240" w:lineRule="auto"/>
              <w:ind w:left="0" w:firstLine="0"/>
              <w:jc w:val="center"/>
              <w:rPr>
                <w:rFonts w:ascii="宋体" w:eastAsia="宋体" w:hAnsi="宋体"/>
                <w:szCs w:val="28"/>
              </w:rPr>
            </w:pPr>
            <w:r w:rsidRPr="006C6738">
              <w:rPr>
                <w:rFonts w:ascii="宋体" w:eastAsia="宋体" w:hAnsi="宋体"/>
                <w:szCs w:val="28"/>
                <w:lang w:eastAsia="en-US"/>
              </w:rPr>
              <w:t>1Byte</w:t>
            </w:r>
          </w:p>
        </w:tc>
        <w:tc>
          <w:tcPr>
            <w:tcW w:w="2126" w:type="dxa"/>
          </w:tcPr>
          <w:p w14:paraId="3C0BD860" w14:textId="77777777" w:rsidR="00C36F1C" w:rsidRPr="006C6738" w:rsidRDefault="00C36F1C" w:rsidP="00B0633C">
            <w:pPr>
              <w:spacing w:after="0" w:line="240" w:lineRule="auto"/>
              <w:ind w:left="0" w:firstLine="0"/>
              <w:rPr>
                <w:rFonts w:ascii="宋体" w:eastAsia="宋体" w:hAnsi="宋体"/>
                <w:szCs w:val="28"/>
              </w:rPr>
            </w:pPr>
            <w:r w:rsidRPr="006C6738">
              <w:rPr>
                <w:rFonts w:ascii="宋体" w:eastAsia="宋体" w:hAnsi="宋体"/>
                <w:szCs w:val="28"/>
              </w:rPr>
              <w:t>0x00</w:t>
            </w:r>
            <w:r w:rsidRPr="006C6738">
              <w:rPr>
                <w:rFonts w:ascii="宋体" w:eastAsia="宋体" w:hAnsi="宋体" w:hint="eastAsia"/>
                <w:szCs w:val="28"/>
              </w:rPr>
              <w:t>：接收成功</w:t>
            </w:r>
          </w:p>
          <w:p w14:paraId="2D78C13A" w14:textId="77777777" w:rsidR="00C36F1C" w:rsidRPr="006C6738" w:rsidRDefault="00C36F1C" w:rsidP="00B0633C">
            <w:pPr>
              <w:spacing w:after="0" w:line="240" w:lineRule="auto"/>
              <w:ind w:left="0" w:firstLine="0"/>
              <w:rPr>
                <w:rFonts w:ascii="宋体" w:eastAsia="宋体" w:hAnsi="宋体"/>
                <w:szCs w:val="28"/>
              </w:rPr>
            </w:pPr>
            <w:r w:rsidRPr="006C6738">
              <w:rPr>
                <w:rFonts w:ascii="宋体" w:eastAsia="宋体" w:hAnsi="宋体"/>
                <w:szCs w:val="28"/>
              </w:rPr>
              <w:t>0x01</w:t>
            </w:r>
            <w:r w:rsidRPr="006C6738">
              <w:rPr>
                <w:rFonts w:ascii="宋体" w:eastAsia="宋体" w:hAnsi="宋体" w:hint="eastAsia"/>
                <w:szCs w:val="28"/>
              </w:rPr>
              <w:t>：失败</w:t>
            </w:r>
          </w:p>
        </w:tc>
        <w:tc>
          <w:tcPr>
            <w:tcW w:w="1977" w:type="dxa"/>
            <w:shd w:val="clear" w:color="auto" w:fill="auto"/>
          </w:tcPr>
          <w:p w14:paraId="0C99AC8F" w14:textId="77777777" w:rsidR="00C36F1C" w:rsidRPr="006C6738" w:rsidRDefault="00C36F1C" w:rsidP="00B0633C">
            <w:pPr>
              <w:spacing w:after="0" w:line="240" w:lineRule="auto"/>
              <w:ind w:left="0" w:firstLine="0"/>
              <w:rPr>
                <w:rFonts w:ascii="宋体" w:eastAsia="宋体" w:hAnsi="宋体"/>
                <w:szCs w:val="28"/>
              </w:rPr>
            </w:pPr>
          </w:p>
        </w:tc>
      </w:tr>
      <w:bookmarkEnd w:id="180"/>
    </w:tbl>
    <w:p w14:paraId="34550D0A" w14:textId="77777777" w:rsidR="00C36F1C" w:rsidRPr="00C55D3A" w:rsidRDefault="00C36F1C" w:rsidP="00C36F1C">
      <w:pPr>
        <w:spacing w:after="0" w:line="240" w:lineRule="auto"/>
        <w:ind w:left="0" w:firstLine="0"/>
        <w:rPr>
          <w:rFonts w:ascii="宋体" w:eastAsia="宋体" w:hAnsi="宋体" w:cs="黑体"/>
          <w:szCs w:val="21"/>
        </w:rPr>
      </w:pPr>
    </w:p>
    <w:p w14:paraId="18581235" w14:textId="77777777" w:rsidR="008C0DAE" w:rsidRPr="00C55D3A" w:rsidRDefault="008C0DAE" w:rsidP="002575C8">
      <w:pPr>
        <w:pStyle w:val="2"/>
        <w:numPr>
          <w:ilvl w:val="2"/>
          <w:numId w:val="15"/>
        </w:numPr>
        <w:spacing w:beforeLines="50" w:before="120" w:after="0"/>
        <w:rPr>
          <w:rFonts w:ascii="黑体" w:eastAsia="黑体" w:hAnsi="黑体"/>
          <w:b w:val="0"/>
          <w:sz w:val="21"/>
          <w:szCs w:val="21"/>
        </w:rPr>
      </w:pPr>
      <w:r w:rsidRPr="00C55D3A">
        <w:rPr>
          <w:rFonts w:ascii="黑体" w:eastAsia="黑体" w:hAnsi="黑体" w:hint="eastAsia"/>
          <w:b w:val="0"/>
          <w:sz w:val="21"/>
          <w:szCs w:val="21"/>
        </w:rPr>
        <w:t>终端补发信息（0x</w:t>
      </w:r>
      <w:r w:rsidRPr="00C55D3A">
        <w:rPr>
          <w:rFonts w:ascii="黑体" w:eastAsia="黑体" w:hAnsi="黑体"/>
          <w:b w:val="0"/>
          <w:sz w:val="21"/>
          <w:szCs w:val="21"/>
        </w:rPr>
        <w:t>29</w:t>
      </w:r>
      <w:r w:rsidRPr="00C55D3A">
        <w:rPr>
          <w:rFonts w:ascii="黑体" w:eastAsia="黑体" w:hAnsi="黑体" w:hint="eastAsia"/>
          <w:b w:val="0"/>
          <w:sz w:val="21"/>
          <w:szCs w:val="21"/>
        </w:rPr>
        <w:t>）</w:t>
      </w:r>
      <w:bookmarkEnd w:id="177"/>
      <w:bookmarkEnd w:id="178"/>
    </w:p>
    <w:p w14:paraId="05BF47D6" w14:textId="50C268BC" w:rsidR="008C0DAE" w:rsidRDefault="008C0DAE" w:rsidP="00C55D3A">
      <w:pPr>
        <w:spacing w:after="0" w:line="400" w:lineRule="exact"/>
        <w:ind w:left="0" w:firstLineChars="200" w:firstLine="420"/>
        <w:rPr>
          <w:rFonts w:ascii="宋体" w:eastAsia="宋体" w:hAnsi="宋体" w:cs="宋体"/>
        </w:rPr>
      </w:pPr>
      <w:r w:rsidRPr="00C55D3A">
        <w:rPr>
          <w:rFonts w:ascii="宋体" w:eastAsia="宋体" w:hAnsi="宋体" w:cs="宋体" w:hint="eastAsia"/>
        </w:rPr>
        <w:t>在TBOX离线时，如果TBOX监测到钥匙状态发生变化，记录当前的补发信息数据。等待TBOX重新连上网络后，在当前没有其他数据上报任务的时，由产生时间最早的一条补发信息数据开始补发，每隔2s发送一条补发数据，直至将补发队列中的数据发送完毕。补发信息数据队列总数为1</w:t>
      </w:r>
      <w:r w:rsidRPr="00C55D3A">
        <w:rPr>
          <w:rFonts w:ascii="宋体" w:eastAsia="宋体" w:hAnsi="宋体" w:cs="宋体"/>
        </w:rPr>
        <w:t>0</w:t>
      </w:r>
      <w:r w:rsidRPr="00C55D3A">
        <w:rPr>
          <w:rFonts w:ascii="宋体" w:eastAsia="宋体" w:hAnsi="宋体" w:cs="宋体" w:hint="eastAsia"/>
        </w:rPr>
        <w:t>条，循环存储。</w:t>
      </w:r>
      <w:ins w:id="181" w:author="罗明" w:date="2026-03-06T15:18:00Z">
        <w:r w:rsidR="007C2C03">
          <w:rPr>
            <w:rFonts w:ascii="宋体" w:eastAsia="宋体" w:hAnsi="宋体" w:cs="宋体" w:hint="eastAsia"/>
          </w:rPr>
          <w:t>消息内容同心跳包。</w:t>
        </w:r>
      </w:ins>
    </w:p>
    <w:p w14:paraId="7E2F0704" w14:textId="22557DD3" w:rsidR="00C55D3A" w:rsidRPr="00C55D3A" w:rsidDel="00E0199C" w:rsidRDefault="00C55D3A" w:rsidP="00C55D3A">
      <w:pPr>
        <w:spacing w:after="0" w:line="240" w:lineRule="auto"/>
        <w:ind w:left="0" w:firstLine="0"/>
        <w:jc w:val="center"/>
        <w:rPr>
          <w:del w:id="182" w:author="罗明" w:date="2026-03-06T15:20:00Z"/>
          <w:rFonts w:ascii="宋体" w:eastAsia="宋体" w:hAnsi="宋体" w:cs="宋体"/>
        </w:rPr>
      </w:pPr>
      <w:del w:id="183" w:author="罗明" w:date="2026-03-06T15:20:00Z">
        <w:r w:rsidDel="00E0199C">
          <w:rPr>
            <w:rFonts w:ascii="宋体" w:eastAsia="宋体" w:hAnsi="宋体" w:cs="宋体" w:hint="eastAsia"/>
          </w:rPr>
          <w:delText>表</w:delText>
        </w:r>
        <w:r w:rsidR="00C01350" w:rsidDel="00E0199C">
          <w:rPr>
            <w:rFonts w:ascii="宋体" w:eastAsia="宋体" w:hAnsi="宋体" w:cs="宋体" w:hint="eastAsia"/>
          </w:rPr>
          <w:delText>3</w:delText>
        </w:r>
        <w:r w:rsidR="00C01350" w:rsidDel="00E0199C">
          <w:rPr>
            <w:rFonts w:ascii="宋体" w:eastAsia="宋体" w:hAnsi="宋体" w:cs="宋体"/>
          </w:rPr>
          <w:delText>-</w:delText>
        </w:r>
        <w:r w:rsidDel="00E0199C">
          <w:rPr>
            <w:rFonts w:ascii="宋体" w:eastAsia="宋体" w:hAnsi="宋体" w:cs="宋体" w:hint="eastAsia"/>
          </w:rPr>
          <w:delText>9</w:delText>
        </w:r>
        <w:r w:rsidDel="00E0199C">
          <w:rPr>
            <w:rFonts w:ascii="宋体" w:eastAsia="宋体" w:hAnsi="宋体" w:cs="宋体"/>
          </w:rPr>
          <w:delText xml:space="preserve"> </w:delText>
        </w:r>
        <w:r w:rsidDel="00E0199C">
          <w:rPr>
            <w:rFonts w:ascii="宋体" w:eastAsia="宋体" w:hAnsi="宋体" w:cs="宋体" w:hint="eastAsia"/>
          </w:rPr>
          <w:delText>消息上报</w:delText>
        </w:r>
        <w:r w:rsidDel="00E0199C">
          <w:rPr>
            <w:rFonts w:ascii="宋体" w:eastAsia="宋体" w:hAnsi="宋体" w:cs="宋体"/>
          </w:rPr>
          <w:delText>—0</w:delText>
        </w:r>
        <w:r w:rsidDel="00E0199C">
          <w:rPr>
            <w:rFonts w:ascii="宋体" w:eastAsia="宋体" w:hAnsi="宋体" w:cs="宋体" w:hint="eastAsia"/>
          </w:rPr>
          <w:delText>x</w:delText>
        </w:r>
        <w:r w:rsidDel="00E0199C">
          <w:rPr>
            <w:rFonts w:ascii="宋体" w:eastAsia="宋体" w:hAnsi="宋体" w:cs="宋体"/>
          </w:rPr>
          <w:delText>29</w:delText>
        </w:r>
      </w:del>
    </w:p>
    <w:tbl>
      <w:tblPr>
        <w:tblStyle w:val="22"/>
        <w:tblW w:w="0" w:type="auto"/>
        <w:jc w:val="center"/>
        <w:tblInd w:w="0" w:type="dxa"/>
        <w:tblLook w:val="04A0" w:firstRow="1" w:lastRow="0" w:firstColumn="1" w:lastColumn="0" w:noHBand="0" w:noVBand="1"/>
      </w:tblPr>
      <w:tblGrid>
        <w:gridCol w:w="704"/>
        <w:gridCol w:w="2268"/>
        <w:gridCol w:w="1276"/>
        <w:gridCol w:w="2121"/>
        <w:gridCol w:w="1927"/>
      </w:tblGrid>
      <w:tr w:rsidR="00971D85" w:rsidRPr="00971D85" w:rsidDel="00E0199C" w14:paraId="06CA4CD1" w14:textId="58E1FA75" w:rsidTr="00971D85">
        <w:trPr>
          <w:trHeight w:val="454"/>
          <w:jc w:val="center"/>
          <w:del w:id="184" w:author="罗明" w:date="2026-03-06T15:20:00Z"/>
        </w:trPr>
        <w:tc>
          <w:tcPr>
            <w:tcW w:w="7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E2257A4" w14:textId="66889296" w:rsidR="00971D85" w:rsidRPr="00971D85" w:rsidDel="00E0199C" w:rsidRDefault="00971D85">
            <w:pPr>
              <w:jc w:val="center"/>
              <w:rPr>
                <w:del w:id="185" w:author="罗明" w:date="2026-03-06T15:20:00Z"/>
                <w:rFonts w:ascii="宋体" w:eastAsia="宋体" w:hAnsi="宋体"/>
                <w:b/>
                <w:bCs/>
                <w:color w:val="auto"/>
                <w:szCs w:val="21"/>
              </w:rPr>
            </w:pPr>
            <w:del w:id="186" w:author="罗明" w:date="2026-03-06T15:20:00Z">
              <w:r w:rsidRPr="00971D85" w:rsidDel="00E0199C">
                <w:rPr>
                  <w:rFonts w:ascii="宋体" w:eastAsia="宋体" w:hAnsi="宋体" w:cs="宋体" w:hint="eastAsia"/>
                  <w:b/>
                  <w:bCs/>
                  <w:szCs w:val="21"/>
                </w:rPr>
                <w:delText>序号</w:delText>
              </w:r>
            </w:del>
          </w:p>
        </w:tc>
        <w:tc>
          <w:tcPr>
            <w:tcW w:w="226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68923C4" w14:textId="7A6B5D87" w:rsidR="00971D85" w:rsidRPr="00971D85" w:rsidDel="00E0199C" w:rsidRDefault="00971D85">
            <w:pPr>
              <w:jc w:val="center"/>
              <w:rPr>
                <w:del w:id="187" w:author="罗明" w:date="2026-03-06T15:20:00Z"/>
                <w:rFonts w:ascii="宋体" w:eastAsia="宋体" w:hAnsi="宋体"/>
                <w:b/>
                <w:bCs/>
                <w:szCs w:val="21"/>
              </w:rPr>
            </w:pPr>
            <w:del w:id="188" w:author="罗明" w:date="2026-03-06T15:20:00Z">
              <w:r w:rsidRPr="00971D85" w:rsidDel="00E0199C">
                <w:rPr>
                  <w:rFonts w:ascii="宋体" w:eastAsia="宋体" w:hAnsi="宋体" w:cs="宋体" w:hint="eastAsia"/>
                  <w:b/>
                  <w:bCs/>
                  <w:szCs w:val="21"/>
                </w:rPr>
                <w:delText>字段定义</w:delText>
              </w:r>
            </w:del>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2DF357" w14:textId="6F1CA4EE" w:rsidR="00971D85" w:rsidRPr="00971D85" w:rsidDel="00E0199C" w:rsidRDefault="00971D85">
            <w:pPr>
              <w:jc w:val="center"/>
              <w:rPr>
                <w:del w:id="189" w:author="罗明" w:date="2026-03-06T15:20:00Z"/>
                <w:rFonts w:ascii="宋体" w:eastAsia="宋体" w:hAnsi="宋体"/>
                <w:b/>
                <w:bCs/>
                <w:szCs w:val="21"/>
              </w:rPr>
            </w:pPr>
            <w:del w:id="190" w:author="罗明" w:date="2026-03-06T15:20:00Z">
              <w:r w:rsidRPr="00971D85" w:rsidDel="00E0199C">
                <w:rPr>
                  <w:rFonts w:ascii="宋体" w:eastAsia="宋体" w:hAnsi="宋体" w:cs="宋体" w:hint="eastAsia"/>
                  <w:b/>
                  <w:bCs/>
                  <w:szCs w:val="21"/>
                </w:rPr>
                <w:delText>长度</w:delText>
              </w:r>
              <w:r w:rsidRPr="00971D85" w:rsidDel="00E0199C">
                <w:rPr>
                  <w:rFonts w:ascii="宋体" w:eastAsia="宋体" w:hAnsi="宋体" w:hint="eastAsia"/>
                  <w:b/>
                  <w:bCs/>
                  <w:szCs w:val="21"/>
                </w:rPr>
                <w:delText>/</w:delText>
              </w:r>
              <w:r w:rsidRPr="00971D85" w:rsidDel="00E0199C">
                <w:rPr>
                  <w:rFonts w:ascii="宋体" w:eastAsia="宋体" w:hAnsi="宋体" w:cs="宋体" w:hint="eastAsia"/>
                  <w:b/>
                  <w:bCs/>
                  <w:szCs w:val="21"/>
                </w:rPr>
                <w:delText>字节</w:delText>
              </w:r>
            </w:del>
          </w:p>
        </w:tc>
        <w:tc>
          <w:tcPr>
            <w:tcW w:w="212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BDD21FA" w14:textId="72F7390F" w:rsidR="00971D85" w:rsidRPr="00971D85" w:rsidDel="00E0199C" w:rsidRDefault="00971D85">
            <w:pPr>
              <w:jc w:val="center"/>
              <w:rPr>
                <w:del w:id="191" w:author="罗明" w:date="2026-03-06T15:20:00Z"/>
                <w:rFonts w:ascii="宋体" w:eastAsia="宋体" w:hAnsi="宋体"/>
                <w:b/>
                <w:bCs/>
                <w:szCs w:val="21"/>
              </w:rPr>
            </w:pPr>
            <w:del w:id="192" w:author="罗明" w:date="2026-03-06T15:20:00Z">
              <w:r w:rsidRPr="00971D85" w:rsidDel="00E0199C">
                <w:rPr>
                  <w:rFonts w:ascii="宋体" w:eastAsia="宋体" w:hAnsi="宋体" w:cs="宋体" w:hint="eastAsia"/>
                  <w:b/>
                  <w:bCs/>
                  <w:szCs w:val="21"/>
                </w:rPr>
                <w:delText>参数说明</w:delText>
              </w:r>
            </w:del>
          </w:p>
        </w:tc>
        <w:tc>
          <w:tcPr>
            <w:tcW w:w="19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6D57B4" w14:textId="7F5AC91B" w:rsidR="00971D85" w:rsidRPr="00971D85" w:rsidDel="00E0199C" w:rsidRDefault="00971D85">
            <w:pPr>
              <w:jc w:val="center"/>
              <w:rPr>
                <w:del w:id="193" w:author="罗明" w:date="2026-03-06T15:20:00Z"/>
                <w:rFonts w:ascii="宋体" w:eastAsia="宋体" w:hAnsi="宋体"/>
                <w:b/>
                <w:bCs/>
                <w:szCs w:val="21"/>
              </w:rPr>
            </w:pPr>
            <w:del w:id="194" w:author="罗明" w:date="2026-03-06T15:20:00Z">
              <w:r w:rsidRPr="00971D85" w:rsidDel="00E0199C">
                <w:rPr>
                  <w:rFonts w:ascii="宋体" w:eastAsia="宋体" w:hAnsi="宋体" w:cs="宋体" w:hint="eastAsia"/>
                  <w:b/>
                  <w:bCs/>
                  <w:szCs w:val="21"/>
                </w:rPr>
                <w:delText>备注</w:delText>
              </w:r>
            </w:del>
          </w:p>
        </w:tc>
      </w:tr>
      <w:tr w:rsidR="00971D85" w:rsidRPr="00971D85" w:rsidDel="00E0199C" w14:paraId="29AAD711" w14:textId="6CC16A03" w:rsidTr="00971D85">
        <w:trPr>
          <w:trHeight w:val="454"/>
          <w:jc w:val="center"/>
          <w:del w:id="195"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19F198CA" w14:textId="1D5B5DE2" w:rsidR="00971D85" w:rsidRPr="00971D85" w:rsidDel="00E0199C" w:rsidRDefault="00971D85">
            <w:pPr>
              <w:jc w:val="center"/>
              <w:rPr>
                <w:del w:id="196" w:author="罗明" w:date="2026-03-06T15:20:00Z"/>
                <w:rFonts w:ascii="宋体" w:eastAsia="宋体" w:hAnsi="宋体"/>
                <w:szCs w:val="21"/>
              </w:rPr>
            </w:pPr>
            <w:del w:id="197" w:author="罗明" w:date="2026-03-06T15:20:00Z">
              <w:r w:rsidRPr="00971D85" w:rsidDel="00E0199C">
                <w:rPr>
                  <w:rFonts w:ascii="宋体" w:eastAsia="宋体" w:hAnsi="宋体" w:hint="eastAsia"/>
                  <w:szCs w:val="21"/>
                </w:rPr>
                <w:delText>1</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647F2CF6" w14:textId="4B1D8D3A" w:rsidR="00971D85" w:rsidRPr="00971D85" w:rsidDel="00E0199C" w:rsidRDefault="00971D85">
            <w:pPr>
              <w:jc w:val="center"/>
              <w:rPr>
                <w:del w:id="198" w:author="罗明" w:date="2026-03-06T15:20:00Z"/>
                <w:rFonts w:ascii="宋体" w:eastAsia="宋体" w:hAnsi="宋体"/>
                <w:szCs w:val="21"/>
              </w:rPr>
            </w:pPr>
            <w:del w:id="199" w:author="罗明" w:date="2026-03-06T15:20:00Z">
              <w:r w:rsidRPr="00971D85" w:rsidDel="00E0199C">
                <w:rPr>
                  <w:rFonts w:ascii="宋体" w:eastAsia="宋体" w:hAnsi="宋体" w:cs="宋体" w:hint="eastAsia"/>
                  <w:szCs w:val="21"/>
                </w:rPr>
                <w:delText>上报时间</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7DECC051" w14:textId="22475944" w:rsidR="00971D85" w:rsidRPr="00971D85" w:rsidDel="00E0199C" w:rsidRDefault="00971D85">
            <w:pPr>
              <w:jc w:val="center"/>
              <w:rPr>
                <w:del w:id="200" w:author="罗明" w:date="2026-03-06T15:20:00Z"/>
                <w:rFonts w:ascii="宋体" w:eastAsia="宋体" w:hAnsi="宋体"/>
                <w:szCs w:val="21"/>
              </w:rPr>
            </w:pPr>
            <w:del w:id="201" w:author="罗明" w:date="2026-03-06T15:20:00Z">
              <w:r w:rsidRPr="00971D85" w:rsidDel="00E0199C">
                <w:rPr>
                  <w:rFonts w:ascii="宋体" w:eastAsia="宋体" w:hAnsi="宋体" w:hint="eastAsia"/>
                  <w:szCs w:val="21"/>
                </w:rPr>
                <w:delText>6</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7E9AD34A" w14:textId="5B4EADD3" w:rsidR="00971D85" w:rsidRPr="00971D85" w:rsidDel="00E0199C" w:rsidRDefault="00971D85">
            <w:pPr>
              <w:jc w:val="center"/>
              <w:rPr>
                <w:del w:id="202" w:author="罗明" w:date="2026-03-06T15:20:00Z"/>
                <w:rFonts w:ascii="宋体" w:eastAsia="宋体" w:hAnsi="宋体"/>
                <w:szCs w:val="21"/>
              </w:rPr>
            </w:pPr>
            <w:del w:id="203" w:author="罗明" w:date="2026-03-06T15:20:00Z">
              <w:r w:rsidRPr="00971D85" w:rsidDel="00E0199C">
                <w:rPr>
                  <w:rFonts w:ascii="宋体" w:eastAsia="宋体" w:hAnsi="宋体" w:cs="宋体" w:hint="eastAsia"/>
                  <w:szCs w:val="21"/>
                </w:rPr>
                <w:delText>时间戳</w:delText>
              </w:r>
            </w:del>
          </w:p>
        </w:tc>
        <w:tc>
          <w:tcPr>
            <w:tcW w:w="1927" w:type="dxa"/>
            <w:tcBorders>
              <w:top w:val="single" w:sz="4" w:space="0" w:color="auto"/>
              <w:left w:val="single" w:sz="4" w:space="0" w:color="auto"/>
              <w:bottom w:val="single" w:sz="4" w:space="0" w:color="auto"/>
              <w:right w:val="single" w:sz="4" w:space="0" w:color="auto"/>
            </w:tcBorders>
          </w:tcPr>
          <w:p w14:paraId="14A8C56E" w14:textId="746F4BF2" w:rsidR="00971D85" w:rsidRPr="00971D85" w:rsidDel="00E0199C" w:rsidRDefault="00971D85">
            <w:pPr>
              <w:jc w:val="center"/>
              <w:rPr>
                <w:del w:id="204" w:author="罗明" w:date="2026-03-06T15:20:00Z"/>
                <w:rFonts w:ascii="宋体" w:eastAsia="宋体" w:hAnsi="宋体"/>
                <w:szCs w:val="21"/>
              </w:rPr>
            </w:pPr>
          </w:p>
        </w:tc>
      </w:tr>
      <w:tr w:rsidR="00971D85" w:rsidRPr="00971D85" w:rsidDel="00E0199C" w14:paraId="202107E1" w14:textId="7D553D2F" w:rsidTr="00971D85">
        <w:trPr>
          <w:trHeight w:val="454"/>
          <w:jc w:val="center"/>
          <w:del w:id="205"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1A09734E" w14:textId="32CF1422" w:rsidR="00971D85" w:rsidRPr="00971D85" w:rsidDel="00E0199C" w:rsidRDefault="00971D85">
            <w:pPr>
              <w:jc w:val="center"/>
              <w:rPr>
                <w:del w:id="206" w:author="罗明" w:date="2026-03-06T15:20:00Z"/>
                <w:rFonts w:ascii="宋体" w:eastAsia="宋体" w:hAnsi="宋体"/>
                <w:szCs w:val="21"/>
              </w:rPr>
            </w:pPr>
            <w:del w:id="207" w:author="罗明" w:date="2026-03-06T15:20:00Z">
              <w:r w:rsidRPr="00971D85" w:rsidDel="00E0199C">
                <w:rPr>
                  <w:rFonts w:ascii="宋体" w:eastAsia="宋体" w:hAnsi="宋体" w:hint="eastAsia"/>
                  <w:szCs w:val="21"/>
                </w:rPr>
                <w:delText>2</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77993FCA" w14:textId="4A9E0178" w:rsidR="00971D85" w:rsidRPr="00971D85" w:rsidDel="00E0199C" w:rsidRDefault="00971D85">
            <w:pPr>
              <w:jc w:val="center"/>
              <w:rPr>
                <w:del w:id="208" w:author="罗明" w:date="2026-03-06T15:20:00Z"/>
                <w:rFonts w:ascii="宋体" w:eastAsia="宋体" w:hAnsi="宋体"/>
                <w:szCs w:val="21"/>
              </w:rPr>
            </w:pPr>
            <w:del w:id="209" w:author="罗明" w:date="2026-03-06T15:20:00Z">
              <w:r w:rsidRPr="00971D85" w:rsidDel="00E0199C">
                <w:rPr>
                  <w:rFonts w:ascii="宋体" w:eastAsia="宋体" w:hAnsi="宋体" w:hint="eastAsia"/>
                  <w:szCs w:val="21"/>
                </w:rPr>
                <w:delText>SOH</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4D311B06" w14:textId="025099CE" w:rsidR="00971D85" w:rsidRPr="00971D85" w:rsidDel="00E0199C" w:rsidRDefault="00971D85">
            <w:pPr>
              <w:jc w:val="center"/>
              <w:rPr>
                <w:del w:id="210" w:author="罗明" w:date="2026-03-06T15:20:00Z"/>
                <w:rFonts w:ascii="宋体" w:eastAsia="宋体" w:hAnsi="宋体"/>
                <w:szCs w:val="21"/>
              </w:rPr>
            </w:pPr>
            <w:del w:id="211" w:author="罗明" w:date="2026-03-06T15:20:00Z">
              <w:r w:rsidRPr="00971D85" w:rsidDel="00E0199C">
                <w:rPr>
                  <w:rFonts w:ascii="宋体" w:eastAsia="宋体" w:hAnsi="宋体" w:hint="eastAsia"/>
                  <w:szCs w:val="21"/>
                </w:rPr>
                <w:delText>1</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6FE68BB8" w14:textId="33AE5AFD" w:rsidR="00971D85" w:rsidRPr="00971D85" w:rsidDel="00E0199C" w:rsidRDefault="00971D85">
            <w:pPr>
              <w:jc w:val="center"/>
              <w:rPr>
                <w:del w:id="212" w:author="罗明" w:date="2026-03-06T15:20:00Z"/>
                <w:rFonts w:ascii="宋体" w:eastAsia="宋体" w:hAnsi="宋体"/>
                <w:szCs w:val="21"/>
              </w:rPr>
            </w:pPr>
            <w:del w:id="213" w:author="罗明" w:date="2026-03-06T15:20:00Z">
              <w:r w:rsidRPr="00971D85" w:rsidDel="00E0199C">
                <w:rPr>
                  <w:rFonts w:ascii="宋体" w:eastAsia="宋体" w:hAnsi="宋体" w:cs="宋体" w:hint="eastAsia"/>
                  <w:szCs w:val="21"/>
                </w:rPr>
                <w:delText>默认值：</w:delText>
              </w:r>
              <w:r w:rsidRPr="00971D85" w:rsidDel="00E0199C">
                <w:rPr>
                  <w:rFonts w:ascii="宋体" w:eastAsia="宋体" w:hAnsi="宋体" w:hint="eastAsia"/>
                  <w:szCs w:val="21"/>
                </w:rPr>
                <w:delText>0</w:delText>
              </w:r>
            </w:del>
          </w:p>
          <w:p w14:paraId="7A8B0A2D" w14:textId="05ABEF30" w:rsidR="00971D85" w:rsidRPr="00971D85" w:rsidDel="00E0199C" w:rsidRDefault="00971D85">
            <w:pPr>
              <w:jc w:val="center"/>
              <w:rPr>
                <w:del w:id="214" w:author="罗明" w:date="2026-03-06T15:20:00Z"/>
                <w:rFonts w:ascii="宋体" w:eastAsia="宋体" w:hAnsi="宋体"/>
                <w:szCs w:val="21"/>
              </w:rPr>
            </w:pPr>
            <w:del w:id="215" w:author="罗明" w:date="2026-03-06T15:20:00Z">
              <w:r w:rsidRPr="00971D85" w:rsidDel="00E0199C">
                <w:rPr>
                  <w:rFonts w:ascii="宋体" w:eastAsia="宋体" w:hAnsi="宋体" w:cs="宋体" w:hint="eastAsia"/>
                  <w:szCs w:val="21"/>
                </w:rPr>
                <w:delText>显示范围：</w:delText>
              </w:r>
              <w:r w:rsidRPr="00971D85" w:rsidDel="00E0199C">
                <w:rPr>
                  <w:rFonts w:ascii="宋体" w:eastAsia="宋体" w:hAnsi="宋体" w:hint="eastAsia"/>
                  <w:szCs w:val="21"/>
                </w:rPr>
                <w:delText>0~100.0%</w:delText>
              </w:r>
            </w:del>
          </w:p>
          <w:p w14:paraId="431255C3" w14:textId="0D11B343" w:rsidR="00971D85" w:rsidRPr="00971D85" w:rsidDel="00E0199C" w:rsidRDefault="00971D85">
            <w:pPr>
              <w:jc w:val="center"/>
              <w:rPr>
                <w:del w:id="216" w:author="罗明" w:date="2026-03-06T15:20:00Z"/>
                <w:rFonts w:ascii="宋体" w:eastAsia="宋体" w:hAnsi="宋体"/>
                <w:szCs w:val="21"/>
              </w:rPr>
            </w:pPr>
            <w:del w:id="217" w:author="罗明" w:date="2026-03-06T15:20:00Z">
              <w:r w:rsidRPr="00971D85" w:rsidDel="00E0199C">
                <w:rPr>
                  <w:rFonts w:ascii="宋体" w:eastAsia="宋体" w:hAnsi="宋体" w:hint="eastAsia"/>
                  <w:szCs w:val="21"/>
                </w:rPr>
                <w:delText xml:space="preserve">0xff: </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vAlign w:val="center"/>
            <w:hideMark/>
          </w:tcPr>
          <w:p w14:paraId="3170E598" w14:textId="5E143949" w:rsidR="00971D85" w:rsidRPr="00971D85" w:rsidDel="00E0199C" w:rsidRDefault="00971D85">
            <w:pPr>
              <w:rPr>
                <w:del w:id="218" w:author="罗明" w:date="2026-03-06T15:20:00Z"/>
                <w:rFonts w:ascii="宋体" w:eastAsia="宋体" w:hAnsi="宋体"/>
                <w:szCs w:val="21"/>
              </w:rPr>
            </w:pPr>
            <w:del w:id="219" w:author="罗明" w:date="2026-03-06T15:20:00Z">
              <w:r w:rsidRPr="00971D85" w:rsidDel="00E0199C">
                <w:rPr>
                  <w:rFonts w:ascii="宋体" w:eastAsia="宋体" w:hAnsi="宋体" w:hint="eastAsia"/>
                  <w:szCs w:val="21"/>
                </w:rPr>
                <w:delText>0.</w:delText>
              </w:r>
              <w:r w:rsidRPr="00971D85" w:rsidDel="00E0199C">
                <w:rPr>
                  <w:rFonts w:ascii="宋体" w:eastAsia="宋体" w:hAnsi="宋体" w:cs="宋体" w:hint="eastAsia"/>
                  <w:szCs w:val="21"/>
                </w:rPr>
                <w:delText>数据是否用到？</w:delText>
              </w:r>
            </w:del>
          </w:p>
          <w:p w14:paraId="5324C432" w14:textId="6C1D3CE0" w:rsidR="00971D85" w:rsidRPr="00971D85" w:rsidDel="00E0199C" w:rsidRDefault="00971D85">
            <w:pPr>
              <w:rPr>
                <w:del w:id="220" w:author="罗明" w:date="2026-03-06T15:20:00Z"/>
                <w:rFonts w:ascii="宋体" w:eastAsia="宋体" w:hAnsi="宋体"/>
                <w:szCs w:val="21"/>
              </w:rPr>
            </w:pPr>
            <w:del w:id="221" w:author="罗明" w:date="2026-03-06T15:20:00Z">
              <w:r w:rsidRPr="00971D85" w:rsidDel="00E0199C">
                <w:rPr>
                  <w:rFonts w:ascii="宋体" w:eastAsia="宋体" w:hAnsi="宋体" w:cs="宋体" w:hint="eastAsia"/>
                  <w:szCs w:val="21"/>
                </w:rPr>
                <w:delText>未用到的协议命令</w:delText>
              </w:r>
              <w:r w:rsidRPr="00971D85" w:rsidDel="00E0199C">
                <w:rPr>
                  <w:rFonts w:ascii="宋体" w:eastAsia="宋体" w:hAnsi="宋体" w:hint="eastAsia"/>
                  <w:szCs w:val="21"/>
                </w:rPr>
                <w:delText>1.</w:delText>
              </w:r>
              <w:r w:rsidRPr="00971D85" w:rsidDel="00E0199C">
                <w:rPr>
                  <w:rFonts w:ascii="宋体" w:eastAsia="宋体" w:hAnsi="宋体" w:cs="宋体" w:hint="eastAsia"/>
                  <w:szCs w:val="21"/>
                </w:rPr>
                <w:delText>终端上报的数据是什么？</w:delText>
              </w:r>
            </w:del>
          </w:p>
          <w:p w14:paraId="4487930C" w14:textId="1BCC07D5" w:rsidR="00971D85" w:rsidRPr="00971D85" w:rsidDel="00E0199C" w:rsidRDefault="00971D85">
            <w:pPr>
              <w:rPr>
                <w:del w:id="222" w:author="罗明" w:date="2026-03-06T15:20:00Z"/>
                <w:rFonts w:ascii="宋体" w:eastAsia="宋体" w:hAnsi="宋体"/>
                <w:szCs w:val="21"/>
              </w:rPr>
            </w:pPr>
            <w:del w:id="223" w:author="罗明" w:date="2026-03-06T15:20:00Z">
              <w:r w:rsidRPr="00971D85" w:rsidDel="00E0199C">
                <w:rPr>
                  <w:rFonts w:ascii="宋体" w:eastAsia="宋体" w:hAnsi="宋体" w:hint="eastAsia"/>
                  <w:szCs w:val="21"/>
                </w:rPr>
                <w:delText>2.</w:delText>
              </w:r>
              <w:r w:rsidRPr="00971D85" w:rsidDel="00E0199C">
                <w:rPr>
                  <w:rFonts w:ascii="宋体" w:eastAsia="宋体" w:hAnsi="宋体" w:cs="宋体" w:hint="eastAsia"/>
                  <w:szCs w:val="21"/>
                </w:rPr>
                <w:delText>平台解析后转发给大数据的是什么？</w:delText>
              </w:r>
            </w:del>
          </w:p>
        </w:tc>
      </w:tr>
      <w:tr w:rsidR="00971D85" w:rsidRPr="00971D85" w:rsidDel="00E0199C" w14:paraId="06847743" w14:textId="167ABC3B" w:rsidTr="00971D85">
        <w:trPr>
          <w:trHeight w:val="454"/>
          <w:jc w:val="center"/>
          <w:del w:id="224"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2E381862" w14:textId="41F4D09D" w:rsidR="00971D85" w:rsidRPr="00971D85" w:rsidDel="00E0199C" w:rsidRDefault="00971D85">
            <w:pPr>
              <w:jc w:val="center"/>
              <w:rPr>
                <w:del w:id="225" w:author="罗明" w:date="2026-03-06T15:20:00Z"/>
                <w:rFonts w:ascii="宋体" w:eastAsia="宋体" w:hAnsi="宋体"/>
                <w:szCs w:val="21"/>
              </w:rPr>
            </w:pPr>
            <w:del w:id="226" w:author="罗明" w:date="2026-03-06T15:20:00Z">
              <w:r w:rsidRPr="00971D85" w:rsidDel="00E0199C">
                <w:rPr>
                  <w:rFonts w:ascii="宋体" w:eastAsia="宋体" w:hAnsi="宋体" w:hint="eastAsia"/>
                  <w:szCs w:val="21"/>
                </w:rPr>
                <w:delText>3</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390C32AE" w14:textId="15ABA4B2" w:rsidR="00971D85" w:rsidRPr="00971D85" w:rsidDel="00E0199C" w:rsidRDefault="00971D85">
            <w:pPr>
              <w:jc w:val="center"/>
              <w:rPr>
                <w:del w:id="227" w:author="罗明" w:date="2026-03-06T15:20:00Z"/>
                <w:rFonts w:ascii="宋体" w:eastAsia="宋体" w:hAnsi="宋体"/>
                <w:szCs w:val="21"/>
              </w:rPr>
            </w:pPr>
            <w:del w:id="228" w:author="罗明" w:date="2026-03-06T15:20:00Z">
              <w:r w:rsidRPr="00971D85" w:rsidDel="00E0199C">
                <w:rPr>
                  <w:rFonts w:ascii="宋体" w:eastAsia="宋体" w:hAnsi="宋体" w:cs="宋体" w:hint="eastAsia"/>
                  <w:szCs w:val="21"/>
                </w:rPr>
                <w:delText>当前车辆状态</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24011734" w14:textId="68D6B67B" w:rsidR="00971D85" w:rsidRPr="00971D85" w:rsidDel="00E0199C" w:rsidRDefault="00971D85">
            <w:pPr>
              <w:jc w:val="center"/>
              <w:rPr>
                <w:del w:id="229" w:author="罗明" w:date="2026-03-06T15:20:00Z"/>
                <w:rFonts w:ascii="宋体" w:eastAsia="宋体" w:hAnsi="宋体"/>
                <w:szCs w:val="21"/>
              </w:rPr>
            </w:pPr>
            <w:del w:id="230" w:author="罗明" w:date="2026-03-06T15:20:00Z">
              <w:r w:rsidRPr="00971D85" w:rsidDel="00E0199C">
                <w:rPr>
                  <w:rFonts w:ascii="宋体" w:eastAsia="宋体" w:hAnsi="宋体" w:hint="eastAsia"/>
                  <w:szCs w:val="21"/>
                </w:rPr>
                <w:delText>1</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58E3DF22" w14:textId="77014927" w:rsidR="00971D85" w:rsidRPr="00971D85" w:rsidDel="00E0199C" w:rsidRDefault="00971D85">
            <w:pPr>
              <w:jc w:val="center"/>
              <w:rPr>
                <w:del w:id="231" w:author="罗明" w:date="2026-03-06T15:20:00Z"/>
                <w:rFonts w:ascii="宋体" w:eastAsia="宋体" w:hAnsi="宋体"/>
                <w:szCs w:val="21"/>
              </w:rPr>
            </w:pPr>
            <w:del w:id="232" w:author="罗明" w:date="2026-03-06T15:20:00Z">
              <w:r w:rsidRPr="00971D85" w:rsidDel="00E0199C">
                <w:rPr>
                  <w:rFonts w:ascii="宋体" w:eastAsia="宋体" w:hAnsi="宋体" w:hint="eastAsia"/>
                  <w:szCs w:val="21"/>
                </w:rPr>
                <w:delText xml:space="preserve">0xff: </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38F412DD" w14:textId="07605A74" w:rsidR="00971D85" w:rsidRPr="00971D85" w:rsidDel="00E0199C" w:rsidRDefault="00971D85">
            <w:pPr>
              <w:jc w:val="center"/>
              <w:rPr>
                <w:del w:id="233" w:author="罗明" w:date="2026-03-06T15:20:00Z"/>
                <w:rFonts w:ascii="宋体" w:eastAsia="宋体" w:hAnsi="宋体"/>
                <w:szCs w:val="21"/>
              </w:rPr>
            </w:pPr>
          </w:p>
        </w:tc>
      </w:tr>
      <w:tr w:rsidR="00971D85" w:rsidRPr="00971D85" w:rsidDel="00E0199C" w14:paraId="5C5CE6F9" w14:textId="643B3BC3" w:rsidTr="00971D85">
        <w:trPr>
          <w:trHeight w:val="454"/>
          <w:jc w:val="center"/>
          <w:del w:id="234"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22E00A0D" w14:textId="2CAE0E8D" w:rsidR="00971D85" w:rsidRPr="00971D85" w:rsidDel="00E0199C" w:rsidRDefault="00971D85">
            <w:pPr>
              <w:jc w:val="center"/>
              <w:rPr>
                <w:del w:id="235" w:author="罗明" w:date="2026-03-06T15:20:00Z"/>
                <w:rFonts w:ascii="宋体" w:eastAsia="宋体" w:hAnsi="宋体"/>
                <w:szCs w:val="21"/>
              </w:rPr>
            </w:pPr>
            <w:del w:id="236" w:author="罗明" w:date="2026-03-06T15:20:00Z">
              <w:r w:rsidRPr="00971D85" w:rsidDel="00E0199C">
                <w:rPr>
                  <w:rFonts w:ascii="宋体" w:eastAsia="宋体" w:hAnsi="宋体" w:hint="eastAsia"/>
                  <w:szCs w:val="21"/>
                </w:rPr>
                <w:delText>4</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07EE5DDB" w14:textId="0424D87A" w:rsidR="00971D85" w:rsidRPr="00971D85" w:rsidDel="00E0199C" w:rsidRDefault="00971D85">
            <w:pPr>
              <w:jc w:val="center"/>
              <w:rPr>
                <w:del w:id="237" w:author="罗明" w:date="2026-03-06T15:20:00Z"/>
                <w:rFonts w:ascii="宋体" w:eastAsia="宋体" w:hAnsi="宋体"/>
                <w:szCs w:val="21"/>
              </w:rPr>
            </w:pPr>
            <w:del w:id="238" w:author="罗明" w:date="2026-03-06T15:20:00Z">
              <w:r w:rsidRPr="00971D85" w:rsidDel="00E0199C">
                <w:rPr>
                  <w:rFonts w:ascii="宋体" w:eastAsia="宋体" w:hAnsi="宋体" w:cs="宋体" w:hint="eastAsia"/>
                  <w:szCs w:val="21"/>
                </w:rPr>
                <w:delText>会员卡号</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5E9358D3" w14:textId="2C111F67" w:rsidR="00971D85" w:rsidRPr="00971D85" w:rsidDel="00E0199C" w:rsidRDefault="00971D85">
            <w:pPr>
              <w:jc w:val="center"/>
              <w:rPr>
                <w:del w:id="239" w:author="罗明" w:date="2026-03-06T15:20:00Z"/>
                <w:rFonts w:ascii="宋体" w:eastAsia="宋体" w:hAnsi="宋体"/>
                <w:szCs w:val="21"/>
              </w:rPr>
            </w:pPr>
            <w:del w:id="240" w:author="罗明" w:date="2026-03-06T15:20:00Z">
              <w:r w:rsidRPr="00971D85" w:rsidDel="00E0199C">
                <w:rPr>
                  <w:rFonts w:ascii="宋体" w:eastAsia="宋体" w:hAnsi="宋体" w:hint="eastAsia"/>
                  <w:szCs w:val="21"/>
                </w:rPr>
                <w:delText>4</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55C36E51" w14:textId="3774F4B8" w:rsidR="00971D85" w:rsidRPr="00971D85" w:rsidDel="00E0199C" w:rsidRDefault="00971D85">
            <w:pPr>
              <w:jc w:val="center"/>
              <w:rPr>
                <w:del w:id="241" w:author="罗明" w:date="2026-03-06T15:20:00Z"/>
                <w:rFonts w:ascii="宋体" w:eastAsia="宋体" w:hAnsi="宋体"/>
                <w:szCs w:val="21"/>
              </w:rPr>
            </w:pPr>
            <w:del w:id="242" w:author="罗明" w:date="2026-03-06T15:20:00Z">
              <w:r w:rsidRPr="00971D85" w:rsidDel="00E0199C">
                <w:rPr>
                  <w:rFonts w:ascii="宋体" w:eastAsia="宋体" w:hAnsi="宋体" w:hint="eastAsia"/>
                  <w:szCs w:val="21"/>
                </w:rPr>
                <w:delText xml:space="preserve">0xff: </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456C0732" w14:textId="1CDCF8A3" w:rsidR="00971D85" w:rsidRPr="00971D85" w:rsidDel="00E0199C" w:rsidRDefault="00971D85">
            <w:pPr>
              <w:jc w:val="center"/>
              <w:rPr>
                <w:del w:id="243" w:author="罗明" w:date="2026-03-06T15:20:00Z"/>
                <w:rFonts w:ascii="宋体" w:eastAsia="宋体" w:hAnsi="宋体"/>
                <w:szCs w:val="21"/>
              </w:rPr>
            </w:pPr>
          </w:p>
        </w:tc>
      </w:tr>
      <w:tr w:rsidR="00971D85" w:rsidRPr="00971D85" w:rsidDel="00E0199C" w14:paraId="589C9726" w14:textId="469A4A0C" w:rsidTr="00971D85">
        <w:trPr>
          <w:trHeight w:val="454"/>
          <w:jc w:val="center"/>
          <w:del w:id="244"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7315C82E" w14:textId="2B84B25E" w:rsidR="00971D85" w:rsidRPr="00971D85" w:rsidDel="00E0199C" w:rsidRDefault="00971D85">
            <w:pPr>
              <w:jc w:val="center"/>
              <w:rPr>
                <w:del w:id="245" w:author="罗明" w:date="2026-03-06T15:20:00Z"/>
                <w:rFonts w:ascii="宋体" w:eastAsia="宋体" w:hAnsi="宋体"/>
                <w:szCs w:val="21"/>
              </w:rPr>
            </w:pPr>
            <w:del w:id="246" w:author="罗明" w:date="2026-03-06T15:20:00Z">
              <w:r w:rsidRPr="00971D85" w:rsidDel="00E0199C">
                <w:rPr>
                  <w:rFonts w:ascii="宋体" w:eastAsia="宋体" w:hAnsi="宋体" w:hint="eastAsia"/>
                  <w:szCs w:val="21"/>
                </w:rPr>
                <w:delText>5</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25AD71DE" w14:textId="5EDF4C54" w:rsidR="00971D85" w:rsidRPr="00971D85" w:rsidDel="00E0199C" w:rsidRDefault="00971D85">
            <w:pPr>
              <w:jc w:val="center"/>
              <w:rPr>
                <w:del w:id="247" w:author="罗明" w:date="2026-03-06T15:20:00Z"/>
                <w:rFonts w:ascii="宋体" w:eastAsia="宋体" w:hAnsi="宋体"/>
                <w:szCs w:val="21"/>
              </w:rPr>
            </w:pPr>
            <w:del w:id="248" w:author="罗明" w:date="2026-03-06T15:20:00Z">
              <w:r w:rsidRPr="00971D85" w:rsidDel="00E0199C">
                <w:rPr>
                  <w:rFonts w:ascii="宋体" w:eastAsia="宋体" w:hAnsi="宋体" w:cs="宋体" w:hint="eastAsia"/>
                  <w:szCs w:val="21"/>
                </w:rPr>
                <w:delText>钥匙状态</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09F60D85" w14:textId="49F327DD" w:rsidR="00971D85" w:rsidRPr="00971D85" w:rsidDel="00E0199C" w:rsidRDefault="00971D85">
            <w:pPr>
              <w:jc w:val="center"/>
              <w:rPr>
                <w:del w:id="249" w:author="罗明" w:date="2026-03-06T15:20:00Z"/>
                <w:rFonts w:ascii="宋体" w:eastAsia="宋体" w:hAnsi="宋体"/>
                <w:szCs w:val="21"/>
              </w:rPr>
            </w:pPr>
            <w:del w:id="250" w:author="罗明" w:date="2026-03-06T15:20:00Z">
              <w:r w:rsidRPr="00971D85" w:rsidDel="00E0199C">
                <w:rPr>
                  <w:rFonts w:ascii="宋体" w:eastAsia="宋体" w:hAnsi="宋体" w:hint="eastAsia"/>
                  <w:szCs w:val="21"/>
                </w:rPr>
                <w:delText>1</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3F715FD0" w14:textId="6440DA97" w:rsidR="00971D85" w:rsidRPr="00971D85" w:rsidDel="00E0199C" w:rsidRDefault="00971D85">
            <w:pPr>
              <w:rPr>
                <w:del w:id="251" w:author="罗明" w:date="2026-03-06T15:20:00Z"/>
                <w:rFonts w:ascii="宋体" w:eastAsia="宋体" w:hAnsi="宋体"/>
                <w:szCs w:val="21"/>
              </w:rPr>
            </w:pPr>
            <w:del w:id="252" w:author="罗明" w:date="2026-03-06T15:20:00Z">
              <w:r w:rsidRPr="00971D85" w:rsidDel="00E0199C">
                <w:rPr>
                  <w:rFonts w:ascii="宋体" w:eastAsia="宋体" w:hAnsi="宋体" w:hint="eastAsia"/>
                  <w:szCs w:val="21"/>
                </w:rPr>
                <w:delText>0x0: off</w:delText>
              </w:r>
              <w:r w:rsidRPr="00971D85" w:rsidDel="00E0199C">
                <w:rPr>
                  <w:rFonts w:ascii="宋体" w:eastAsia="宋体" w:hAnsi="宋体" w:cs="宋体" w:hint="eastAsia"/>
                  <w:szCs w:val="21"/>
                </w:rPr>
                <w:delText>档（默认值）</w:delText>
              </w:r>
            </w:del>
          </w:p>
          <w:p w14:paraId="7B7586C0" w14:textId="7E453DCF" w:rsidR="00971D85" w:rsidRPr="00971D85" w:rsidDel="00E0199C" w:rsidRDefault="00971D85">
            <w:pPr>
              <w:rPr>
                <w:del w:id="253" w:author="罗明" w:date="2026-03-06T15:20:00Z"/>
                <w:rFonts w:ascii="宋体" w:eastAsia="宋体" w:hAnsi="宋体"/>
                <w:szCs w:val="21"/>
              </w:rPr>
            </w:pPr>
            <w:del w:id="254" w:author="罗明" w:date="2026-03-06T15:20:00Z">
              <w:r w:rsidRPr="00971D85" w:rsidDel="00E0199C">
                <w:rPr>
                  <w:rFonts w:ascii="宋体" w:eastAsia="宋体" w:hAnsi="宋体" w:hint="eastAsia"/>
                  <w:szCs w:val="21"/>
                </w:rPr>
                <w:delText>0x1: ACC</w:delText>
              </w:r>
            </w:del>
          </w:p>
        </w:tc>
        <w:tc>
          <w:tcPr>
            <w:tcW w:w="1927" w:type="dxa"/>
            <w:tcBorders>
              <w:top w:val="single" w:sz="4" w:space="0" w:color="auto"/>
              <w:left w:val="single" w:sz="4" w:space="0" w:color="auto"/>
              <w:bottom w:val="single" w:sz="4" w:space="0" w:color="auto"/>
              <w:right w:val="single" w:sz="4" w:space="0" w:color="auto"/>
            </w:tcBorders>
          </w:tcPr>
          <w:p w14:paraId="66BF6BEF" w14:textId="41612376" w:rsidR="00971D85" w:rsidRPr="00971D85" w:rsidDel="00E0199C" w:rsidRDefault="00971D85">
            <w:pPr>
              <w:jc w:val="center"/>
              <w:rPr>
                <w:del w:id="255" w:author="罗明" w:date="2026-03-06T15:20:00Z"/>
                <w:rFonts w:ascii="宋体" w:eastAsia="宋体" w:hAnsi="宋体"/>
                <w:szCs w:val="21"/>
              </w:rPr>
            </w:pPr>
          </w:p>
        </w:tc>
      </w:tr>
      <w:tr w:rsidR="00971D85" w:rsidRPr="00971D85" w:rsidDel="00E0199C" w14:paraId="6A56BB65" w14:textId="09C7ACBE" w:rsidTr="00971D85">
        <w:trPr>
          <w:trHeight w:val="454"/>
          <w:jc w:val="center"/>
          <w:del w:id="256"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0A5F7928" w14:textId="28F947E6" w:rsidR="00971D85" w:rsidRPr="00971D85" w:rsidDel="00E0199C" w:rsidRDefault="00971D85">
            <w:pPr>
              <w:jc w:val="center"/>
              <w:rPr>
                <w:del w:id="257" w:author="罗明" w:date="2026-03-06T15:20:00Z"/>
                <w:rFonts w:ascii="宋体" w:eastAsia="宋体" w:hAnsi="宋体"/>
                <w:szCs w:val="21"/>
              </w:rPr>
            </w:pPr>
            <w:del w:id="258" w:author="罗明" w:date="2026-03-06T15:20:00Z">
              <w:r w:rsidRPr="00971D85" w:rsidDel="00E0199C">
                <w:rPr>
                  <w:rFonts w:ascii="宋体" w:eastAsia="宋体" w:hAnsi="宋体" w:hint="eastAsia"/>
                  <w:szCs w:val="21"/>
                </w:rPr>
                <w:delText>6</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0BB799AC" w14:textId="2FB83D64" w:rsidR="00971D85" w:rsidRPr="00971D85" w:rsidDel="00E0199C" w:rsidRDefault="00971D85">
            <w:pPr>
              <w:jc w:val="center"/>
              <w:rPr>
                <w:del w:id="259" w:author="罗明" w:date="2026-03-06T15:20:00Z"/>
                <w:rFonts w:ascii="宋体" w:eastAsia="宋体" w:hAnsi="宋体"/>
                <w:szCs w:val="21"/>
              </w:rPr>
            </w:pPr>
            <w:del w:id="260" w:author="罗明" w:date="2026-03-06T15:20:00Z">
              <w:r w:rsidRPr="00971D85" w:rsidDel="00E0199C">
                <w:rPr>
                  <w:rFonts w:ascii="宋体" w:eastAsia="宋体" w:hAnsi="宋体" w:cs="宋体" w:hint="eastAsia"/>
                  <w:szCs w:val="21"/>
                </w:rPr>
                <w:delText>档位</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1D8F206C" w14:textId="12E1C61C" w:rsidR="00971D85" w:rsidRPr="00971D85" w:rsidDel="00E0199C" w:rsidRDefault="00971D85">
            <w:pPr>
              <w:jc w:val="center"/>
              <w:rPr>
                <w:del w:id="261" w:author="罗明" w:date="2026-03-06T15:20:00Z"/>
                <w:rFonts w:ascii="宋体" w:eastAsia="宋体" w:hAnsi="宋体"/>
                <w:szCs w:val="21"/>
              </w:rPr>
            </w:pPr>
            <w:del w:id="262" w:author="罗明" w:date="2026-03-06T15:20:00Z">
              <w:r w:rsidRPr="00971D85" w:rsidDel="00E0199C">
                <w:rPr>
                  <w:rFonts w:ascii="宋体" w:eastAsia="宋体" w:hAnsi="宋体" w:hint="eastAsia"/>
                  <w:szCs w:val="21"/>
                </w:rPr>
                <w:delText>1</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16DB86E9" w14:textId="5371113B" w:rsidR="00971D85" w:rsidRPr="00971D85" w:rsidDel="00E0199C" w:rsidRDefault="00971D85">
            <w:pPr>
              <w:rPr>
                <w:del w:id="263" w:author="罗明" w:date="2026-03-06T15:20:00Z"/>
                <w:rFonts w:ascii="宋体" w:eastAsia="宋体" w:hAnsi="宋体"/>
                <w:szCs w:val="21"/>
              </w:rPr>
            </w:pPr>
            <w:del w:id="264" w:author="罗明" w:date="2026-03-06T15:20:00Z">
              <w:r w:rsidRPr="00971D85" w:rsidDel="00E0199C">
                <w:rPr>
                  <w:rFonts w:ascii="宋体" w:eastAsia="宋体" w:hAnsi="宋体" w:hint="eastAsia"/>
                  <w:szCs w:val="21"/>
                </w:rPr>
                <w:delText>1</w:delText>
              </w:r>
              <w:r w:rsidRPr="00971D85" w:rsidDel="00E0199C">
                <w:rPr>
                  <w:rFonts w:ascii="宋体" w:eastAsia="宋体" w:hAnsi="宋体" w:cs="宋体" w:hint="eastAsia"/>
                  <w:szCs w:val="21"/>
                </w:rPr>
                <w:delText>：</w:delText>
              </w:r>
              <w:r w:rsidRPr="00971D85" w:rsidDel="00E0199C">
                <w:rPr>
                  <w:rFonts w:ascii="宋体" w:eastAsia="宋体" w:hAnsi="宋体" w:hint="eastAsia"/>
                  <w:szCs w:val="21"/>
                </w:rPr>
                <w:delText>P</w:delText>
              </w:r>
              <w:r w:rsidRPr="00971D85" w:rsidDel="00E0199C">
                <w:rPr>
                  <w:rFonts w:ascii="宋体" w:eastAsia="宋体" w:hAnsi="宋体" w:cs="宋体" w:hint="eastAsia"/>
                  <w:szCs w:val="21"/>
                </w:rPr>
                <w:delText>档</w:delText>
              </w:r>
            </w:del>
          </w:p>
          <w:p w14:paraId="7ED34A8B" w14:textId="640BEB5D" w:rsidR="00971D85" w:rsidRPr="00971D85" w:rsidDel="00E0199C" w:rsidRDefault="00971D85">
            <w:pPr>
              <w:rPr>
                <w:del w:id="265" w:author="罗明" w:date="2026-03-06T15:20:00Z"/>
                <w:rFonts w:ascii="宋体" w:eastAsia="宋体" w:hAnsi="宋体"/>
                <w:szCs w:val="21"/>
              </w:rPr>
            </w:pPr>
            <w:del w:id="266" w:author="罗明" w:date="2026-03-06T15:20:00Z">
              <w:r w:rsidRPr="00971D85" w:rsidDel="00E0199C">
                <w:rPr>
                  <w:rFonts w:ascii="宋体" w:eastAsia="宋体" w:hAnsi="宋体" w:hint="eastAsia"/>
                  <w:szCs w:val="21"/>
                </w:rPr>
                <w:delText>2</w:delText>
              </w:r>
              <w:r w:rsidRPr="00971D85" w:rsidDel="00E0199C">
                <w:rPr>
                  <w:rFonts w:ascii="宋体" w:eastAsia="宋体" w:hAnsi="宋体" w:cs="宋体" w:hint="eastAsia"/>
                  <w:szCs w:val="21"/>
                </w:rPr>
                <w:delText>：</w:delText>
              </w:r>
              <w:r w:rsidRPr="00971D85" w:rsidDel="00E0199C">
                <w:rPr>
                  <w:rFonts w:ascii="宋体" w:eastAsia="宋体" w:hAnsi="宋体" w:hint="eastAsia"/>
                  <w:szCs w:val="21"/>
                </w:rPr>
                <w:delText>R</w:delText>
              </w:r>
              <w:r w:rsidRPr="00971D85" w:rsidDel="00E0199C">
                <w:rPr>
                  <w:rFonts w:ascii="宋体" w:eastAsia="宋体" w:hAnsi="宋体" w:cs="宋体" w:hint="eastAsia"/>
                  <w:szCs w:val="21"/>
                </w:rPr>
                <w:delText>档</w:delText>
              </w:r>
            </w:del>
          </w:p>
          <w:p w14:paraId="0ADFB5A7" w14:textId="191DF5FD" w:rsidR="00971D85" w:rsidRPr="00971D85" w:rsidDel="00E0199C" w:rsidRDefault="00971D85">
            <w:pPr>
              <w:rPr>
                <w:del w:id="267" w:author="罗明" w:date="2026-03-06T15:20:00Z"/>
                <w:rFonts w:ascii="宋体" w:eastAsia="宋体" w:hAnsi="宋体"/>
                <w:szCs w:val="21"/>
              </w:rPr>
            </w:pPr>
            <w:del w:id="268" w:author="罗明" w:date="2026-03-06T15:20:00Z">
              <w:r w:rsidRPr="00971D85" w:rsidDel="00E0199C">
                <w:rPr>
                  <w:rFonts w:ascii="宋体" w:eastAsia="宋体" w:hAnsi="宋体" w:hint="eastAsia"/>
                  <w:szCs w:val="21"/>
                </w:rPr>
                <w:delText>3</w:delText>
              </w:r>
              <w:r w:rsidRPr="00971D85" w:rsidDel="00E0199C">
                <w:rPr>
                  <w:rFonts w:ascii="宋体" w:eastAsia="宋体" w:hAnsi="宋体" w:cs="宋体" w:hint="eastAsia"/>
                  <w:szCs w:val="21"/>
                </w:rPr>
                <w:delText>：</w:delText>
              </w:r>
              <w:r w:rsidRPr="00971D85" w:rsidDel="00E0199C">
                <w:rPr>
                  <w:rFonts w:ascii="宋体" w:eastAsia="宋体" w:hAnsi="宋体" w:hint="eastAsia"/>
                  <w:szCs w:val="21"/>
                </w:rPr>
                <w:delText>N</w:delText>
              </w:r>
              <w:r w:rsidRPr="00971D85" w:rsidDel="00E0199C">
                <w:rPr>
                  <w:rFonts w:ascii="宋体" w:eastAsia="宋体" w:hAnsi="宋体" w:cs="宋体" w:hint="eastAsia"/>
                  <w:szCs w:val="21"/>
                </w:rPr>
                <w:delText>档</w:delText>
              </w:r>
            </w:del>
          </w:p>
          <w:p w14:paraId="43488496" w14:textId="0CD2E56D" w:rsidR="00971D85" w:rsidRPr="00971D85" w:rsidDel="00E0199C" w:rsidRDefault="00971D85">
            <w:pPr>
              <w:rPr>
                <w:del w:id="269" w:author="罗明" w:date="2026-03-06T15:20:00Z"/>
                <w:rFonts w:ascii="宋体" w:eastAsia="宋体" w:hAnsi="宋体"/>
                <w:szCs w:val="21"/>
              </w:rPr>
            </w:pPr>
            <w:del w:id="270" w:author="罗明" w:date="2026-03-06T15:20:00Z">
              <w:r w:rsidRPr="00971D85" w:rsidDel="00E0199C">
                <w:rPr>
                  <w:rFonts w:ascii="宋体" w:eastAsia="宋体" w:hAnsi="宋体" w:hint="eastAsia"/>
                  <w:szCs w:val="21"/>
                </w:rPr>
                <w:delText>4</w:delText>
              </w:r>
              <w:r w:rsidRPr="00971D85" w:rsidDel="00E0199C">
                <w:rPr>
                  <w:rFonts w:ascii="宋体" w:eastAsia="宋体" w:hAnsi="宋体" w:cs="宋体" w:hint="eastAsia"/>
                  <w:szCs w:val="21"/>
                </w:rPr>
                <w:delText>：</w:delText>
              </w:r>
              <w:r w:rsidRPr="00971D85" w:rsidDel="00E0199C">
                <w:rPr>
                  <w:rFonts w:ascii="宋体" w:eastAsia="宋体" w:hAnsi="宋体" w:hint="eastAsia"/>
                  <w:szCs w:val="21"/>
                </w:rPr>
                <w:delText>D</w:delText>
              </w:r>
              <w:r w:rsidRPr="00971D85" w:rsidDel="00E0199C">
                <w:rPr>
                  <w:rFonts w:ascii="宋体" w:eastAsia="宋体" w:hAnsi="宋体" w:cs="宋体" w:hint="eastAsia"/>
                  <w:szCs w:val="21"/>
                </w:rPr>
                <w:delText>档</w:delText>
              </w:r>
            </w:del>
          </w:p>
          <w:p w14:paraId="50133BD1" w14:textId="264A9576" w:rsidR="00971D85" w:rsidRPr="00971D85" w:rsidDel="00E0199C" w:rsidRDefault="00971D85">
            <w:pPr>
              <w:rPr>
                <w:del w:id="271" w:author="罗明" w:date="2026-03-06T15:20:00Z"/>
                <w:rFonts w:ascii="宋体" w:eastAsia="宋体" w:hAnsi="宋体"/>
                <w:szCs w:val="21"/>
              </w:rPr>
            </w:pPr>
            <w:del w:id="272" w:author="罗明" w:date="2026-03-06T15:20:00Z">
              <w:r w:rsidRPr="00971D85" w:rsidDel="00E0199C">
                <w:rPr>
                  <w:rFonts w:ascii="宋体" w:eastAsia="宋体" w:hAnsi="宋体" w:hint="eastAsia"/>
                  <w:szCs w:val="21"/>
                </w:rPr>
                <w:delText>0</w:delText>
              </w:r>
              <w:r w:rsidRPr="00971D85" w:rsidDel="00E0199C">
                <w:rPr>
                  <w:rFonts w:ascii="宋体" w:eastAsia="宋体" w:hAnsi="宋体" w:cs="宋体" w:hint="eastAsia"/>
                  <w:szCs w:val="21"/>
                </w:rPr>
                <w:delText>：未知（默认值）</w:delText>
              </w:r>
            </w:del>
          </w:p>
          <w:p w14:paraId="0CEAAC27" w14:textId="0F570335" w:rsidR="00971D85" w:rsidRPr="00971D85" w:rsidDel="00E0199C" w:rsidRDefault="00971D85">
            <w:pPr>
              <w:rPr>
                <w:del w:id="273" w:author="罗明" w:date="2026-03-06T15:20:00Z"/>
                <w:rFonts w:ascii="宋体" w:eastAsia="宋体" w:hAnsi="宋体"/>
                <w:szCs w:val="21"/>
              </w:rPr>
            </w:pPr>
            <w:del w:id="274" w:author="罗明" w:date="2026-03-06T15:20:00Z">
              <w:r w:rsidRPr="00971D85" w:rsidDel="00E0199C">
                <w:rPr>
                  <w:rFonts w:ascii="宋体" w:eastAsia="宋体" w:hAnsi="宋体" w:hint="eastAsia"/>
                  <w:szCs w:val="21"/>
                </w:rPr>
                <w:delText>0xff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21DB04E0" w14:textId="1822CAB8" w:rsidR="00971D85" w:rsidRPr="00971D85" w:rsidDel="00E0199C" w:rsidRDefault="00971D85">
            <w:pPr>
              <w:jc w:val="center"/>
              <w:rPr>
                <w:del w:id="275" w:author="罗明" w:date="2026-03-06T15:20:00Z"/>
                <w:rFonts w:ascii="宋体" w:eastAsia="宋体" w:hAnsi="宋体"/>
                <w:szCs w:val="21"/>
              </w:rPr>
            </w:pPr>
          </w:p>
        </w:tc>
      </w:tr>
      <w:tr w:rsidR="00971D85" w:rsidRPr="00971D85" w:rsidDel="00E0199C" w14:paraId="1E7FBACA" w14:textId="4478E444" w:rsidTr="00971D85">
        <w:trPr>
          <w:trHeight w:val="454"/>
          <w:jc w:val="center"/>
          <w:del w:id="276"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1C601079" w14:textId="0444A6CF" w:rsidR="00971D85" w:rsidRPr="00971D85" w:rsidDel="00E0199C" w:rsidRDefault="00971D85">
            <w:pPr>
              <w:jc w:val="center"/>
              <w:rPr>
                <w:del w:id="277" w:author="罗明" w:date="2026-03-06T15:20:00Z"/>
                <w:rFonts w:ascii="宋体" w:eastAsia="宋体" w:hAnsi="宋体"/>
                <w:szCs w:val="21"/>
              </w:rPr>
            </w:pPr>
            <w:del w:id="278" w:author="罗明" w:date="2026-03-06T15:20:00Z">
              <w:r w:rsidRPr="00971D85" w:rsidDel="00E0199C">
                <w:rPr>
                  <w:rFonts w:ascii="宋体" w:eastAsia="宋体" w:hAnsi="宋体" w:hint="eastAsia"/>
                  <w:szCs w:val="21"/>
                </w:rPr>
                <w:delText>7</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2C64B252" w14:textId="5B5F5A6A" w:rsidR="00971D85" w:rsidRPr="00971D85" w:rsidDel="00E0199C" w:rsidRDefault="00971D85">
            <w:pPr>
              <w:jc w:val="center"/>
              <w:rPr>
                <w:del w:id="279" w:author="罗明" w:date="2026-03-06T15:20:00Z"/>
                <w:rFonts w:ascii="宋体" w:eastAsia="宋体" w:hAnsi="宋体"/>
                <w:szCs w:val="21"/>
              </w:rPr>
            </w:pPr>
            <w:del w:id="280" w:author="罗明" w:date="2026-03-06T15:20:00Z">
              <w:r w:rsidRPr="00971D85" w:rsidDel="00E0199C">
                <w:rPr>
                  <w:rFonts w:ascii="宋体" w:eastAsia="宋体" w:hAnsi="宋体" w:cs="宋体" w:hint="eastAsia"/>
                  <w:szCs w:val="21"/>
                </w:rPr>
                <w:delText>车窗状态</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2E19CEC1" w14:textId="0177615F" w:rsidR="00971D85" w:rsidRPr="00971D85" w:rsidDel="00E0199C" w:rsidRDefault="00971D85">
            <w:pPr>
              <w:jc w:val="center"/>
              <w:rPr>
                <w:del w:id="281" w:author="罗明" w:date="2026-03-06T15:20:00Z"/>
                <w:rFonts w:ascii="宋体" w:eastAsia="宋体" w:hAnsi="宋体"/>
                <w:szCs w:val="21"/>
              </w:rPr>
            </w:pPr>
            <w:del w:id="282" w:author="罗明" w:date="2026-03-06T15:20:00Z">
              <w:r w:rsidRPr="00971D85" w:rsidDel="00E0199C">
                <w:rPr>
                  <w:rFonts w:ascii="宋体" w:eastAsia="宋体" w:hAnsi="宋体" w:hint="eastAsia"/>
                  <w:szCs w:val="21"/>
                </w:rPr>
                <w:delText>1</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2F1D8939" w14:textId="7F3A6039" w:rsidR="00971D85" w:rsidRPr="00971D85" w:rsidDel="00E0199C" w:rsidRDefault="00971D85">
            <w:pPr>
              <w:rPr>
                <w:del w:id="283" w:author="罗明" w:date="2026-03-06T15:20:00Z"/>
                <w:rFonts w:ascii="宋体" w:eastAsia="宋体" w:hAnsi="宋体"/>
                <w:szCs w:val="21"/>
              </w:rPr>
            </w:pPr>
            <w:del w:id="284" w:author="罗明" w:date="2026-03-06T15:20:00Z">
              <w:r w:rsidRPr="00971D85" w:rsidDel="00E0199C">
                <w:rPr>
                  <w:rFonts w:ascii="宋体" w:eastAsia="宋体" w:hAnsi="宋体" w:hint="eastAsia"/>
                  <w:szCs w:val="21"/>
                </w:rPr>
                <w:delText>0xff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1B2611A6" w14:textId="7D8A7A0B" w:rsidR="00971D85" w:rsidRPr="00971D85" w:rsidDel="00E0199C" w:rsidRDefault="00971D85">
            <w:pPr>
              <w:jc w:val="center"/>
              <w:rPr>
                <w:del w:id="285" w:author="罗明" w:date="2026-03-06T15:20:00Z"/>
                <w:rFonts w:ascii="宋体" w:eastAsia="宋体" w:hAnsi="宋体"/>
                <w:szCs w:val="21"/>
              </w:rPr>
            </w:pPr>
          </w:p>
        </w:tc>
      </w:tr>
      <w:tr w:rsidR="00971D85" w:rsidRPr="00971D85" w:rsidDel="00E0199C" w14:paraId="045E2F4B" w14:textId="295F5342" w:rsidTr="00971D85">
        <w:trPr>
          <w:trHeight w:val="454"/>
          <w:jc w:val="center"/>
          <w:del w:id="286"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252D94AD" w14:textId="7FF2ECDE" w:rsidR="00971D85" w:rsidRPr="00971D85" w:rsidDel="00E0199C" w:rsidRDefault="00971D85">
            <w:pPr>
              <w:jc w:val="center"/>
              <w:rPr>
                <w:del w:id="287" w:author="罗明" w:date="2026-03-06T15:20:00Z"/>
                <w:rFonts w:ascii="宋体" w:eastAsia="宋体" w:hAnsi="宋体"/>
                <w:szCs w:val="21"/>
              </w:rPr>
            </w:pPr>
            <w:del w:id="288" w:author="罗明" w:date="2026-03-06T15:20:00Z">
              <w:r w:rsidRPr="00971D85" w:rsidDel="00E0199C">
                <w:rPr>
                  <w:rFonts w:ascii="宋体" w:eastAsia="宋体" w:hAnsi="宋体" w:hint="eastAsia"/>
                  <w:szCs w:val="21"/>
                </w:rPr>
                <w:lastRenderedPageBreak/>
                <w:delText>8</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60AD7AA6" w14:textId="3AFFFD76" w:rsidR="00971D85" w:rsidRPr="00971D85" w:rsidDel="00E0199C" w:rsidRDefault="00971D85">
            <w:pPr>
              <w:jc w:val="center"/>
              <w:rPr>
                <w:del w:id="289" w:author="罗明" w:date="2026-03-06T15:20:00Z"/>
                <w:rFonts w:ascii="宋体" w:eastAsia="宋体" w:hAnsi="宋体"/>
                <w:szCs w:val="21"/>
              </w:rPr>
            </w:pPr>
            <w:del w:id="290" w:author="罗明" w:date="2026-03-06T15:20:00Z">
              <w:r w:rsidRPr="00971D85" w:rsidDel="00E0199C">
                <w:rPr>
                  <w:rFonts w:ascii="宋体" w:eastAsia="宋体" w:hAnsi="宋体" w:cs="宋体" w:hint="eastAsia"/>
                  <w:szCs w:val="21"/>
                </w:rPr>
                <w:delText>编号</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7A472F48" w14:textId="0EE8B8F1" w:rsidR="00971D85" w:rsidRPr="00971D85" w:rsidDel="00E0199C" w:rsidRDefault="00971D85">
            <w:pPr>
              <w:jc w:val="center"/>
              <w:rPr>
                <w:del w:id="291" w:author="罗明" w:date="2026-03-06T15:20:00Z"/>
                <w:rFonts w:ascii="宋体" w:eastAsia="宋体" w:hAnsi="宋体"/>
                <w:szCs w:val="21"/>
              </w:rPr>
            </w:pPr>
            <w:del w:id="292" w:author="罗明" w:date="2026-03-06T15:20:00Z">
              <w:r w:rsidRPr="00971D85" w:rsidDel="00E0199C">
                <w:rPr>
                  <w:rFonts w:ascii="宋体" w:eastAsia="宋体" w:hAnsi="宋体" w:hint="eastAsia"/>
                  <w:szCs w:val="21"/>
                </w:rPr>
                <w:delText>12</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17EDDC76" w14:textId="3A5F7FD3" w:rsidR="00971D85" w:rsidRPr="00971D85" w:rsidDel="00E0199C" w:rsidRDefault="00971D85">
            <w:pPr>
              <w:rPr>
                <w:del w:id="293" w:author="罗明" w:date="2026-03-06T15:20:00Z"/>
                <w:rFonts w:ascii="宋体" w:eastAsia="宋体" w:hAnsi="宋体"/>
                <w:szCs w:val="21"/>
              </w:rPr>
            </w:pPr>
            <w:del w:id="294" w:author="罗明" w:date="2026-03-06T15:20:00Z">
              <w:r w:rsidRPr="00971D85" w:rsidDel="00E0199C">
                <w:rPr>
                  <w:rFonts w:ascii="宋体" w:eastAsia="宋体" w:hAnsi="宋体" w:hint="eastAsia"/>
                  <w:szCs w:val="21"/>
                </w:rPr>
                <w:delText>0xff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1B2F65B9" w14:textId="7CB791BF" w:rsidR="00971D85" w:rsidRPr="00971D85" w:rsidDel="00E0199C" w:rsidRDefault="00971D85">
            <w:pPr>
              <w:jc w:val="center"/>
              <w:rPr>
                <w:del w:id="295" w:author="罗明" w:date="2026-03-06T15:20:00Z"/>
                <w:rFonts w:ascii="宋体" w:eastAsia="宋体" w:hAnsi="宋体"/>
                <w:szCs w:val="21"/>
              </w:rPr>
            </w:pPr>
          </w:p>
        </w:tc>
      </w:tr>
      <w:tr w:rsidR="00971D85" w:rsidRPr="00971D85" w:rsidDel="00E0199C" w14:paraId="6D1982A1" w14:textId="4C2C2F69" w:rsidTr="00971D85">
        <w:trPr>
          <w:trHeight w:val="454"/>
          <w:jc w:val="center"/>
          <w:del w:id="296"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2C4915DB" w14:textId="1B56FAB4" w:rsidR="00971D85" w:rsidRPr="00971D85" w:rsidDel="00E0199C" w:rsidRDefault="00971D85">
            <w:pPr>
              <w:jc w:val="center"/>
              <w:rPr>
                <w:del w:id="297" w:author="罗明" w:date="2026-03-06T15:20:00Z"/>
                <w:rFonts w:ascii="宋体" w:eastAsia="宋体" w:hAnsi="宋体"/>
                <w:szCs w:val="21"/>
              </w:rPr>
            </w:pPr>
            <w:del w:id="298" w:author="罗明" w:date="2026-03-06T15:20:00Z">
              <w:r w:rsidRPr="00971D85" w:rsidDel="00E0199C">
                <w:rPr>
                  <w:rFonts w:ascii="宋体" w:eastAsia="宋体" w:hAnsi="宋体" w:hint="eastAsia"/>
                  <w:szCs w:val="21"/>
                </w:rPr>
                <w:delText>9</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0AD84296" w14:textId="133D76D2" w:rsidR="00971D85" w:rsidRPr="00971D85" w:rsidDel="00E0199C" w:rsidRDefault="00971D85">
            <w:pPr>
              <w:jc w:val="center"/>
              <w:rPr>
                <w:del w:id="299" w:author="罗明" w:date="2026-03-06T15:20:00Z"/>
                <w:rFonts w:ascii="宋体" w:eastAsia="宋体" w:hAnsi="宋体"/>
                <w:szCs w:val="21"/>
              </w:rPr>
            </w:pPr>
            <w:del w:id="300" w:author="罗明" w:date="2026-03-06T15:20:00Z">
              <w:r w:rsidRPr="00971D85" w:rsidDel="00E0199C">
                <w:rPr>
                  <w:rFonts w:ascii="宋体" w:eastAsia="宋体" w:hAnsi="宋体" w:cs="宋体" w:hint="eastAsia"/>
                  <w:szCs w:val="21"/>
                </w:rPr>
                <w:delText>预留</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257F27AC" w14:textId="0D0600BE" w:rsidR="00971D85" w:rsidRPr="00971D85" w:rsidDel="00E0199C" w:rsidRDefault="00971D85">
            <w:pPr>
              <w:jc w:val="center"/>
              <w:rPr>
                <w:del w:id="301" w:author="罗明" w:date="2026-03-06T15:20:00Z"/>
                <w:rFonts w:ascii="宋体" w:eastAsia="宋体" w:hAnsi="宋体"/>
                <w:szCs w:val="21"/>
              </w:rPr>
            </w:pPr>
            <w:del w:id="302" w:author="罗明" w:date="2026-03-06T15:20:00Z">
              <w:r w:rsidRPr="00971D85" w:rsidDel="00E0199C">
                <w:rPr>
                  <w:rFonts w:ascii="宋体" w:eastAsia="宋体" w:hAnsi="宋体" w:hint="eastAsia"/>
                  <w:szCs w:val="21"/>
                </w:rPr>
                <w:delText>4</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1A21A749" w14:textId="494778B8" w:rsidR="00971D85" w:rsidRPr="00971D85" w:rsidDel="00E0199C" w:rsidRDefault="00971D85">
            <w:pPr>
              <w:rPr>
                <w:del w:id="303" w:author="罗明" w:date="2026-03-06T15:20:00Z"/>
                <w:rFonts w:ascii="宋体" w:eastAsia="宋体" w:hAnsi="宋体"/>
                <w:szCs w:val="21"/>
              </w:rPr>
            </w:pPr>
            <w:del w:id="304" w:author="罗明" w:date="2026-03-06T15:20:00Z">
              <w:r w:rsidRPr="00971D85" w:rsidDel="00E0199C">
                <w:rPr>
                  <w:rFonts w:ascii="宋体" w:eastAsia="宋体" w:hAnsi="宋体" w:hint="eastAsia"/>
                  <w:szCs w:val="21"/>
                </w:rPr>
                <w:delText>0xff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181B5F08" w14:textId="55EEFB51" w:rsidR="00971D85" w:rsidRPr="00971D85" w:rsidDel="00E0199C" w:rsidRDefault="00971D85">
            <w:pPr>
              <w:jc w:val="center"/>
              <w:rPr>
                <w:del w:id="305" w:author="罗明" w:date="2026-03-06T15:20:00Z"/>
                <w:rFonts w:ascii="宋体" w:eastAsia="宋体" w:hAnsi="宋体"/>
                <w:szCs w:val="21"/>
              </w:rPr>
            </w:pPr>
          </w:p>
        </w:tc>
      </w:tr>
      <w:tr w:rsidR="00971D85" w:rsidRPr="00971D85" w:rsidDel="00E0199C" w14:paraId="3A569205" w14:textId="2203DC82" w:rsidTr="00971D85">
        <w:trPr>
          <w:trHeight w:val="454"/>
          <w:jc w:val="center"/>
          <w:del w:id="306"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06B55AB2" w14:textId="337AE1AC" w:rsidR="00971D85" w:rsidRPr="00971D85" w:rsidDel="00E0199C" w:rsidRDefault="00971D85">
            <w:pPr>
              <w:jc w:val="center"/>
              <w:rPr>
                <w:del w:id="307" w:author="罗明" w:date="2026-03-06T15:20:00Z"/>
                <w:rFonts w:ascii="宋体" w:eastAsia="宋体" w:hAnsi="宋体"/>
                <w:szCs w:val="21"/>
              </w:rPr>
            </w:pPr>
            <w:del w:id="308" w:author="罗明" w:date="2026-03-06T15:20:00Z">
              <w:r w:rsidRPr="00971D85" w:rsidDel="00E0199C">
                <w:rPr>
                  <w:rFonts w:ascii="宋体" w:eastAsia="宋体" w:hAnsi="宋体" w:hint="eastAsia"/>
                  <w:szCs w:val="21"/>
                </w:rPr>
                <w:delText>10</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76650A0B" w14:textId="371723B6" w:rsidR="00971D85" w:rsidRPr="00971D85" w:rsidDel="00E0199C" w:rsidRDefault="00971D85">
            <w:pPr>
              <w:jc w:val="center"/>
              <w:rPr>
                <w:del w:id="309" w:author="罗明" w:date="2026-03-06T15:20:00Z"/>
                <w:rFonts w:ascii="宋体" w:eastAsia="宋体" w:hAnsi="宋体"/>
                <w:szCs w:val="21"/>
              </w:rPr>
            </w:pPr>
            <w:del w:id="310" w:author="罗明" w:date="2026-03-06T15:20:00Z">
              <w:r w:rsidRPr="00971D85" w:rsidDel="00E0199C">
                <w:rPr>
                  <w:rFonts w:ascii="宋体" w:eastAsia="宋体" w:hAnsi="宋体" w:cs="宋体" w:hint="eastAsia"/>
                  <w:szCs w:val="21"/>
                </w:rPr>
                <w:delText>车门状态</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1D3F4EB8" w14:textId="60D6215F" w:rsidR="00971D85" w:rsidRPr="00971D85" w:rsidDel="00E0199C" w:rsidRDefault="00971D85">
            <w:pPr>
              <w:jc w:val="center"/>
              <w:rPr>
                <w:del w:id="311" w:author="罗明" w:date="2026-03-06T15:20:00Z"/>
                <w:rFonts w:ascii="宋体" w:eastAsia="宋体" w:hAnsi="宋体"/>
                <w:szCs w:val="21"/>
              </w:rPr>
            </w:pPr>
            <w:del w:id="312" w:author="罗明" w:date="2026-03-06T15:20:00Z">
              <w:r w:rsidRPr="00971D85" w:rsidDel="00E0199C">
                <w:rPr>
                  <w:rFonts w:ascii="宋体" w:eastAsia="宋体" w:hAnsi="宋体" w:hint="eastAsia"/>
                  <w:szCs w:val="21"/>
                </w:rPr>
                <w:delText>1</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20BBB31A" w14:textId="39F3DDD9" w:rsidR="00971D85" w:rsidRPr="00971D85" w:rsidDel="00E0199C" w:rsidRDefault="00971D85">
            <w:pPr>
              <w:rPr>
                <w:del w:id="313" w:author="罗明" w:date="2026-03-06T15:20:00Z"/>
                <w:rFonts w:ascii="宋体" w:eastAsia="宋体" w:hAnsi="宋体"/>
                <w:szCs w:val="21"/>
              </w:rPr>
            </w:pPr>
            <w:del w:id="314" w:author="罗明" w:date="2026-03-06T15:20:00Z">
              <w:r w:rsidRPr="00971D85" w:rsidDel="00E0199C">
                <w:rPr>
                  <w:rFonts w:ascii="宋体" w:eastAsia="宋体" w:hAnsi="宋体" w:hint="eastAsia"/>
                  <w:szCs w:val="21"/>
                </w:rPr>
                <w:delText>0xff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5BD2A025" w14:textId="5B9298FC" w:rsidR="00971D85" w:rsidRPr="00971D85" w:rsidDel="00E0199C" w:rsidRDefault="00971D85">
            <w:pPr>
              <w:jc w:val="center"/>
              <w:rPr>
                <w:del w:id="315" w:author="罗明" w:date="2026-03-06T15:20:00Z"/>
                <w:rFonts w:ascii="宋体" w:eastAsia="宋体" w:hAnsi="宋体"/>
                <w:szCs w:val="21"/>
              </w:rPr>
            </w:pPr>
          </w:p>
        </w:tc>
      </w:tr>
      <w:tr w:rsidR="00971D85" w:rsidRPr="00971D85" w:rsidDel="00E0199C" w14:paraId="48D99321" w14:textId="6954933B" w:rsidTr="00971D85">
        <w:trPr>
          <w:trHeight w:val="454"/>
          <w:jc w:val="center"/>
          <w:del w:id="316"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262C96D8" w14:textId="6F5F7A37" w:rsidR="00971D85" w:rsidRPr="00971D85" w:rsidDel="00E0199C" w:rsidRDefault="00971D85">
            <w:pPr>
              <w:jc w:val="center"/>
              <w:rPr>
                <w:del w:id="317" w:author="罗明" w:date="2026-03-06T15:20:00Z"/>
                <w:rFonts w:ascii="宋体" w:eastAsia="宋体" w:hAnsi="宋体"/>
                <w:szCs w:val="21"/>
              </w:rPr>
            </w:pPr>
            <w:del w:id="318" w:author="罗明" w:date="2026-03-06T15:20:00Z">
              <w:r w:rsidRPr="00971D85" w:rsidDel="00E0199C">
                <w:rPr>
                  <w:rFonts w:ascii="宋体" w:eastAsia="宋体" w:hAnsi="宋体" w:hint="eastAsia"/>
                  <w:szCs w:val="21"/>
                </w:rPr>
                <w:delText>11</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17A3ABD2" w14:textId="0BE045A8" w:rsidR="00971D85" w:rsidRPr="00971D85" w:rsidDel="00E0199C" w:rsidRDefault="00971D85">
            <w:pPr>
              <w:jc w:val="center"/>
              <w:rPr>
                <w:del w:id="319" w:author="罗明" w:date="2026-03-06T15:20:00Z"/>
                <w:rFonts w:ascii="宋体" w:eastAsia="宋体" w:hAnsi="宋体"/>
                <w:szCs w:val="21"/>
              </w:rPr>
            </w:pPr>
            <w:del w:id="320" w:author="罗明" w:date="2026-03-06T15:20:00Z">
              <w:r w:rsidRPr="00971D85" w:rsidDel="00E0199C">
                <w:rPr>
                  <w:rFonts w:ascii="宋体" w:eastAsia="宋体" w:hAnsi="宋体" w:cs="宋体" w:hint="eastAsia"/>
                  <w:szCs w:val="21"/>
                </w:rPr>
                <w:delText>车速</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7D035879" w14:textId="76FC0779" w:rsidR="00971D85" w:rsidRPr="00971D85" w:rsidDel="00E0199C" w:rsidRDefault="00971D85">
            <w:pPr>
              <w:jc w:val="center"/>
              <w:rPr>
                <w:del w:id="321" w:author="罗明" w:date="2026-03-06T15:20:00Z"/>
                <w:rFonts w:ascii="宋体" w:eastAsia="宋体" w:hAnsi="宋体"/>
                <w:szCs w:val="21"/>
              </w:rPr>
            </w:pPr>
            <w:del w:id="322" w:author="罗明" w:date="2026-03-06T15:20:00Z">
              <w:r w:rsidRPr="00971D85" w:rsidDel="00E0199C">
                <w:rPr>
                  <w:rFonts w:ascii="宋体" w:eastAsia="宋体" w:hAnsi="宋体" w:hint="eastAsia"/>
                  <w:szCs w:val="21"/>
                </w:rPr>
                <w:delText>1</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04661B36" w14:textId="68287215" w:rsidR="00971D85" w:rsidRPr="00971D85" w:rsidDel="00E0199C" w:rsidRDefault="00971D85">
            <w:pPr>
              <w:rPr>
                <w:del w:id="323" w:author="罗明" w:date="2026-03-06T15:20:00Z"/>
                <w:rFonts w:ascii="宋体" w:eastAsia="宋体" w:hAnsi="宋体"/>
                <w:szCs w:val="21"/>
              </w:rPr>
            </w:pPr>
            <w:del w:id="324" w:author="罗明" w:date="2026-03-06T15:20:00Z">
              <w:r w:rsidRPr="00971D85" w:rsidDel="00E0199C">
                <w:rPr>
                  <w:rFonts w:ascii="宋体" w:eastAsia="宋体" w:hAnsi="宋体" w:cs="宋体" w:hint="eastAsia"/>
                  <w:szCs w:val="21"/>
                </w:rPr>
                <w:delText>范围：</w:delText>
              </w:r>
              <w:r w:rsidRPr="00971D85" w:rsidDel="00E0199C">
                <w:rPr>
                  <w:rFonts w:ascii="宋体" w:eastAsia="宋体" w:hAnsi="宋体" w:hint="eastAsia"/>
                  <w:szCs w:val="21"/>
                </w:rPr>
                <w:delText>0~254km/h</w:delText>
              </w:r>
            </w:del>
          </w:p>
          <w:p w14:paraId="5C2EA6D4" w14:textId="3D292E25" w:rsidR="00971D85" w:rsidRPr="00971D85" w:rsidDel="00E0199C" w:rsidRDefault="00971D85">
            <w:pPr>
              <w:rPr>
                <w:del w:id="325" w:author="罗明" w:date="2026-03-06T15:20:00Z"/>
                <w:rFonts w:ascii="宋体" w:eastAsia="宋体" w:hAnsi="宋体"/>
                <w:szCs w:val="21"/>
              </w:rPr>
            </w:pPr>
            <w:del w:id="326" w:author="罗明" w:date="2026-03-06T15:20:00Z">
              <w:r w:rsidRPr="00971D85" w:rsidDel="00E0199C">
                <w:rPr>
                  <w:rFonts w:ascii="宋体" w:eastAsia="宋体" w:hAnsi="宋体" w:hint="eastAsia"/>
                  <w:szCs w:val="21"/>
                </w:rPr>
                <w:delText>0xff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04C30669" w14:textId="6FDC1668" w:rsidR="00971D85" w:rsidRPr="00971D85" w:rsidDel="00E0199C" w:rsidRDefault="00971D85">
            <w:pPr>
              <w:jc w:val="center"/>
              <w:rPr>
                <w:del w:id="327" w:author="罗明" w:date="2026-03-06T15:20:00Z"/>
                <w:rFonts w:ascii="宋体" w:eastAsia="宋体" w:hAnsi="宋体"/>
                <w:szCs w:val="21"/>
              </w:rPr>
            </w:pPr>
          </w:p>
        </w:tc>
      </w:tr>
      <w:tr w:rsidR="00971D85" w:rsidRPr="00971D85" w:rsidDel="00E0199C" w14:paraId="35615AF5" w14:textId="3FA2B048" w:rsidTr="00971D85">
        <w:trPr>
          <w:trHeight w:val="454"/>
          <w:jc w:val="center"/>
          <w:del w:id="328"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5DEE408A" w14:textId="00C486B4" w:rsidR="00971D85" w:rsidRPr="00971D85" w:rsidDel="00E0199C" w:rsidRDefault="00971D85">
            <w:pPr>
              <w:jc w:val="center"/>
              <w:rPr>
                <w:del w:id="329" w:author="罗明" w:date="2026-03-06T15:20:00Z"/>
                <w:rFonts w:ascii="宋体" w:eastAsia="宋体" w:hAnsi="宋体"/>
                <w:szCs w:val="21"/>
              </w:rPr>
            </w:pPr>
            <w:del w:id="330" w:author="罗明" w:date="2026-03-06T15:20:00Z">
              <w:r w:rsidRPr="00971D85" w:rsidDel="00E0199C">
                <w:rPr>
                  <w:rFonts w:ascii="宋体" w:eastAsia="宋体" w:hAnsi="宋体" w:hint="eastAsia"/>
                  <w:szCs w:val="21"/>
                </w:rPr>
                <w:delText>12</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182EC906" w14:textId="046F69F3" w:rsidR="00971D85" w:rsidRPr="00971D85" w:rsidDel="00E0199C" w:rsidRDefault="00971D85">
            <w:pPr>
              <w:jc w:val="center"/>
              <w:rPr>
                <w:del w:id="331" w:author="罗明" w:date="2026-03-06T15:20:00Z"/>
                <w:rFonts w:ascii="宋体" w:eastAsia="宋体" w:hAnsi="宋体"/>
                <w:szCs w:val="21"/>
              </w:rPr>
            </w:pPr>
            <w:del w:id="332" w:author="罗明" w:date="2026-03-06T15:20:00Z">
              <w:r w:rsidRPr="00971D85" w:rsidDel="00E0199C">
                <w:rPr>
                  <w:rFonts w:ascii="宋体" w:eastAsia="宋体" w:hAnsi="宋体" w:cs="宋体" w:hint="eastAsia"/>
                  <w:szCs w:val="21"/>
                </w:rPr>
                <w:delText>总里程</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55E2AB51" w14:textId="5A8E395D" w:rsidR="00971D85" w:rsidRPr="00971D85" w:rsidDel="00E0199C" w:rsidRDefault="00971D85">
            <w:pPr>
              <w:jc w:val="center"/>
              <w:rPr>
                <w:del w:id="333" w:author="罗明" w:date="2026-03-06T15:20:00Z"/>
                <w:rFonts w:ascii="宋体" w:eastAsia="宋体" w:hAnsi="宋体"/>
                <w:szCs w:val="21"/>
              </w:rPr>
            </w:pPr>
            <w:del w:id="334" w:author="罗明" w:date="2026-03-06T15:20:00Z">
              <w:r w:rsidRPr="00971D85" w:rsidDel="00E0199C">
                <w:rPr>
                  <w:rFonts w:ascii="宋体" w:eastAsia="宋体" w:hAnsi="宋体" w:hint="eastAsia"/>
                  <w:szCs w:val="21"/>
                </w:rPr>
                <w:delText>3</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73D32ED8" w14:textId="1DF179A6" w:rsidR="00971D85" w:rsidRPr="00971D85" w:rsidDel="00E0199C" w:rsidRDefault="00971D85">
            <w:pPr>
              <w:jc w:val="center"/>
              <w:rPr>
                <w:del w:id="335" w:author="罗明" w:date="2026-03-06T15:20:00Z"/>
                <w:rFonts w:ascii="宋体" w:eastAsia="宋体" w:hAnsi="宋体"/>
                <w:szCs w:val="21"/>
              </w:rPr>
            </w:pPr>
            <w:del w:id="336" w:author="罗明" w:date="2026-03-06T15:20:00Z">
              <w:r w:rsidRPr="00971D85" w:rsidDel="00E0199C">
                <w:rPr>
                  <w:rFonts w:ascii="宋体" w:eastAsia="宋体" w:hAnsi="宋体" w:cs="宋体" w:hint="eastAsia"/>
                  <w:szCs w:val="21"/>
                </w:rPr>
                <w:delText>分辨率：</w:delText>
              </w:r>
              <w:r w:rsidRPr="00971D85" w:rsidDel="00E0199C">
                <w:rPr>
                  <w:rFonts w:ascii="宋体" w:eastAsia="宋体" w:hAnsi="宋体" w:hint="eastAsia"/>
                  <w:szCs w:val="21"/>
                </w:rPr>
                <w:delText>0.1km</w:delText>
              </w:r>
              <w:r w:rsidRPr="00971D85" w:rsidDel="00E0199C">
                <w:rPr>
                  <w:rFonts w:ascii="宋体" w:eastAsia="宋体" w:hAnsi="宋体" w:cs="宋体" w:hint="eastAsia"/>
                  <w:szCs w:val="21"/>
                </w:rPr>
                <w:delText>；</w:delText>
              </w:r>
            </w:del>
          </w:p>
          <w:p w14:paraId="07B90E4E" w14:textId="22CC4E30" w:rsidR="00971D85" w:rsidRPr="00971D85" w:rsidDel="00E0199C" w:rsidRDefault="00971D85">
            <w:pPr>
              <w:jc w:val="center"/>
              <w:rPr>
                <w:del w:id="337" w:author="罗明" w:date="2026-03-06T15:20:00Z"/>
                <w:rFonts w:ascii="宋体" w:eastAsia="宋体" w:hAnsi="宋体"/>
                <w:szCs w:val="21"/>
              </w:rPr>
            </w:pPr>
            <w:del w:id="338" w:author="罗明" w:date="2026-03-06T15:20:00Z">
              <w:r w:rsidRPr="00971D85" w:rsidDel="00E0199C">
                <w:rPr>
                  <w:rFonts w:ascii="宋体" w:eastAsia="宋体" w:hAnsi="宋体" w:hint="eastAsia"/>
                  <w:szCs w:val="21"/>
                </w:rPr>
                <w:delText>0xffffff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6166874C" w14:textId="12E03D77" w:rsidR="00971D85" w:rsidRPr="00971D85" w:rsidDel="00E0199C" w:rsidRDefault="00971D85">
            <w:pPr>
              <w:jc w:val="center"/>
              <w:rPr>
                <w:del w:id="339" w:author="罗明" w:date="2026-03-06T15:20:00Z"/>
                <w:rFonts w:ascii="宋体" w:eastAsia="宋体" w:hAnsi="宋体"/>
                <w:szCs w:val="21"/>
              </w:rPr>
            </w:pPr>
          </w:p>
        </w:tc>
      </w:tr>
      <w:tr w:rsidR="00971D85" w:rsidRPr="00971D85" w:rsidDel="00E0199C" w14:paraId="50E673D8" w14:textId="0D1281F5" w:rsidTr="00971D85">
        <w:trPr>
          <w:trHeight w:val="454"/>
          <w:jc w:val="center"/>
          <w:del w:id="340"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72EB3581" w14:textId="5995D910" w:rsidR="00971D85" w:rsidRPr="00971D85" w:rsidDel="00E0199C" w:rsidRDefault="00971D85">
            <w:pPr>
              <w:jc w:val="center"/>
              <w:rPr>
                <w:del w:id="341" w:author="罗明" w:date="2026-03-06T15:20:00Z"/>
                <w:rFonts w:ascii="宋体" w:eastAsia="宋体" w:hAnsi="宋体"/>
                <w:szCs w:val="21"/>
              </w:rPr>
            </w:pPr>
            <w:del w:id="342" w:author="罗明" w:date="2026-03-06T15:20:00Z">
              <w:r w:rsidRPr="00971D85" w:rsidDel="00E0199C">
                <w:rPr>
                  <w:rFonts w:ascii="宋体" w:eastAsia="宋体" w:hAnsi="宋体" w:hint="eastAsia"/>
                  <w:szCs w:val="21"/>
                </w:rPr>
                <w:delText>13</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44708129" w14:textId="14D73A76" w:rsidR="00971D85" w:rsidRPr="00971D85" w:rsidDel="00E0199C" w:rsidRDefault="00971D85">
            <w:pPr>
              <w:jc w:val="center"/>
              <w:rPr>
                <w:del w:id="343" w:author="罗明" w:date="2026-03-06T15:20:00Z"/>
                <w:rFonts w:ascii="宋体" w:eastAsia="宋体" w:hAnsi="宋体"/>
                <w:szCs w:val="21"/>
              </w:rPr>
            </w:pPr>
            <w:del w:id="344" w:author="罗明" w:date="2026-03-06T15:20:00Z">
              <w:r w:rsidRPr="00971D85" w:rsidDel="00E0199C">
                <w:rPr>
                  <w:rFonts w:ascii="宋体" w:eastAsia="宋体" w:hAnsi="宋体" w:cs="宋体" w:hint="eastAsia"/>
                  <w:szCs w:val="21"/>
                </w:rPr>
                <w:delText>小电瓶电压</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2B17DFEE" w14:textId="7F982FFC" w:rsidR="00971D85" w:rsidRPr="00971D85" w:rsidDel="00E0199C" w:rsidRDefault="00971D85">
            <w:pPr>
              <w:jc w:val="center"/>
              <w:rPr>
                <w:del w:id="345" w:author="罗明" w:date="2026-03-06T15:20:00Z"/>
                <w:rFonts w:ascii="宋体" w:eastAsia="宋体" w:hAnsi="宋体"/>
                <w:szCs w:val="21"/>
              </w:rPr>
            </w:pPr>
            <w:del w:id="346" w:author="罗明" w:date="2026-03-06T15:20:00Z">
              <w:r w:rsidRPr="00971D85" w:rsidDel="00E0199C">
                <w:rPr>
                  <w:rFonts w:ascii="宋体" w:eastAsia="宋体" w:hAnsi="宋体" w:hint="eastAsia"/>
                  <w:szCs w:val="21"/>
                </w:rPr>
                <w:delText>2</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4DF685BA" w14:textId="18DA3DC5" w:rsidR="00971D85" w:rsidRPr="00971D85" w:rsidDel="00E0199C" w:rsidRDefault="00971D85">
            <w:pPr>
              <w:rPr>
                <w:del w:id="347" w:author="罗明" w:date="2026-03-06T15:20:00Z"/>
                <w:rFonts w:ascii="宋体" w:eastAsia="宋体" w:hAnsi="宋体"/>
                <w:szCs w:val="21"/>
              </w:rPr>
            </w:pPr>
            <w:del w:id="348" w:author="罗明" w:date="2026-03-06T15:20:00Z">
              <w:r w:rsidRPr="00971D85" w:rsidDel="00E0199C">
                <w:rPr>
                  <w:rFonts w:ascii="宋体" w:eastAsia="宋体" w:hAnsi="宋体" w:cs="宋体" w:hint="eastAsia"/>
                  <w:szCs w:val="21"/>
                </w:rPr>
                <w:delText>分辨率：</w:delText>
              </w:r>
              <w:r w:rsidRPr="00971D85" w:rsidDel="00E0199C">
                <w:rPr>
                  <w:rFonts w:ascii="宋体" w:eastAsia="宋体" w:hAnsi="宋体" w:hint="eastAsia"/>
                  <w:szCs w:val="21"/>
                </w:rPr>
                <w:delText>0.1V</w:delText>
              </w:r>
              <w:r w:rsidRPr="00971D85" w:rsidDel="00E0199C">
                <w:rPr>
                  <w:rFonts w:ascii="宋体" w:eastAsia="宋体" w:hAnsi="宋体" w:cs="宋体" w:hint="eastAsia"/>
                  <w:szCs w:val="21"/>
                </w:rPr>
                <w:delText>，如发送</w:delText>
              </w:r>
              <w:r w:rsidRPr="00971D85" w:rsidDel="00E0199C">
                <w:rPr>
                  <w:rFonts w:ascii="宋体" w:eastAsia="宋体" w:hAnsi="宋体" w:hint="eastAsia"/>
                  <w:szCs w:val="21"/>
                </w:rPr>
                <w:delText>3000</w:delText>
              </w:r>
              <w:r w:rsidRPr="00971D85" w:rsidDel="00E0199C">
                <w:rPr>
                  <w:rFonts w:ascii="宋体" w:eastAsia="宋体" w:hAnsi="宋体" w:cs="宋体" w:hint="eastAsia"/>
                  <w:szCs w:val="21"/>
                </w:rPr>
                <w:delText>，表示</w:delText>
              </w:r>
              <w:r w:rsidRPr="00971D85" w:rsidDel="00E0199C">
                <w:rPr>
                  <w:rFonts w:ascii="宋体" w:eastAsia="宋体" w:hAnsi="宋体" w:hint="eastAsia"/>
                  <w:szCs w:val="21"/>
                </w:rPr>
                <w:delText>300V</w:delText>
              </w:r>
              <w:r w:rsidRPr="00971D85" w:rsidDel="00E0199C">
                <w:rPr>
                  <w:rFonts w:ascii="宋体" w:eastAsia="宋体" w:hAnsi="宋体" w:cs="宋体" w:hint="eastAsia"/>
                  <w:szCs w:val="21"/>
                </w:rPr>
                <w:delText>；</w:delText>
              </w:r>
            </w:del>
          </w:p>
          <w:p w14:paraId="0575095D" w14:textId="74C004BF" w:rsidR="00971D85" w:rsidRPr="00971D85" w:rsidDel="00E0199C" w:rsidRDefault="00971D85">
            <w:pPr>
              <w:rPr>
                <w:del w:id="349" w:author="罗明" w:date="2026-03-06T15:20:00Z"/>
                <w:rFonts w:ascii="宋体" w:eastAsia="宋体" w:hAnsi="宋体"/>
                <w:szCs w:val="21"/>
              </w:rPr>
            </w:pPr>
            <w:del w:id="350" w:author="罗明" w:date="2026-03-06T15:20:00Z">
              <w:r w:rsidRPr="00971D85" w:rsidDel="00E0199C">
                <w:rPr>
                  <w:rFonts w:ascii="宋体" w:eastAsia="宋体" w:hAnsi="宋体" w:hint="eastAsia"/>
                  <w:szCs w:val="21"/>
                </w:rPr>
                <w:delText>0xffff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75F4F1A0" w14:textId="0582FC37" w:rsidR="00971D85" w:rsidRPr="00971D85" w:rsidDel="00E0199C" w:rsidRDefault="00971D85">
            <w:pPr>
              <w:jc w:val="center"/>
              <w:rPr>
                <w:del w:id="351" w:author="罗明" w:date="2026-03-06T15:20:00Z"/>
                <w:rFonts w:ascii="宋体" w:eastAsia="宋体" w:hAnsi="宋体"/>
                <w:szCs w:val="21"/>
              </w:rPr>
            </w:pPr>
          </w:p>
        </w:tc>
      </w:tr>
      <w:tr w:rsidR="00971D85" w:rsidRPr="00971D85" w:rsidDel="00E0199C" w14:paraId="7DC55371" w14:textId="79FE439C" w:rsidTr="00971D85">
        <w:trPr>
          <w:trHeight w:val="454"/>
          <w:jc w:val="center"/>
          <w:del w:id="352"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33F714E3" w14:textId="7BC4402C" w:rsidR="00971D85" w:rsidRPr="00971D85" w:rsidDel="00E0199C" w:rsidRDefault="00971D85">
            <w:pPr>
              <w:jc w:val="center"/>
              <w:rPr>
                <w:del w:id="353" w:author="罗明" w:date="2026-03-06T15:20:00Z"/>
                <w:rFonts w:ascii="宋体" w:eastAsia="宋体" w:hAnsi="宋体"/>
                <w:szCs w:val="21"/>
              </w:rPr>
            </w:pPr>
            <w:del w:id="354" w:author="罗明" w:date="2026-03-06T15:20:00Z">
              <w:r w:rsidRPr="00971D85" w:rsidDel="00E0199C">
                <w:rPr>
                  <w:rFonts w:ascii="宋体" w:eastAsia="宋体" w:hAnsi="宋体" w:hint="eastAsia"/>
                  <w:szCs w:val="21"/>
                </w:rPr>
                <w:delText>14</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28E92620" w14:textId="2BB9485C" w:rsidR="00971D85" w:rsidRPr="00971D85" w:rsidDel="00E0199C" w:rsidRDefault="00971D85">
            <w:pPr>
              <w:jc w:val="center"/>
              <w:rPr>
                <w:del w:id="355" w:author="罗明" w:date="2026-03-06T15:20:00Z"/>
                <w:rFonts w:ascii="宋体" w:eastAsia="宋体" w:hAnsi="宋体"/>
                <w:szCs w:val="21"/>
              </w:rPr>
            </w:pPr>
            <w:del w:id="356" w:author="罗明" w:date="2026-03-06T15:20:00Z">
              <w:r w:rsidRPr="00971D85" w:rsidDel="00E0199C">
                <w:rPr>
                  <w:rFonts w:ascii="宋体" w:eastAsia="宋体" w:hAnsi="宋体" w:cs="宋体" w:hint="eastAsia"/>
                  <w:szCs w:val="21"/>
                </w:rPr>
                <w:delText>总电压</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1368756A" w14:textId="3B3661F0" w:rsidR="00971D85" w:rsidRPr="00971D85" w:rsidDel="00E0199C" w:rsidRDefault="00971D85">
            <w:pPr>
              <w:jc w:val="center"/>
              <w:rPr>
                <w:del w:id="357" w:author="罗明" w:date="2026-03-06T15:20:00Z"/>
                <w:rFonts w:ascii="宋体" w:eastAsia="宋体" w:hAnsi="宋体"/>
                <w:szCs w:val="21"/>
              </w:rPr>
            </w:pPr>
            <w:del w:id="358" w:author="罗明" w:date="2026-03-06T15:20:00Z">
              <w:r w:rsidRPr="00971D85" w:rsidDel="00E0199C">
                <w:rPr>
                  <w:rFonts w:ascii="宋体" w:eastAsia="宋体" w:hAnsi="宋体" w:hint="eastAsia"/>
                  <w:szCs w:val="21"/>
                </w:rPr>
                <w:delText>2</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296D2A8B" w14:textId="4C279E37" w:rsidR="00971D85" w:rsidRPr="00971D85" w:rsidDel="00E0199C" w:rsidRDefault="00971D85">
            <w:pPr>
              <w:rPr>
                <w:del w:id="359" w:author="罗明" w:date="2026-03-06T15:20:00Z"/>
                <w:rFonts w:ascii="宋体" w:eastAsia="宋体" w:hAnsi="宋体"/>
                <w:szCs w:val="21"/>
              </w:rPr>
            </w:pPr>
            <w:del w:id="360" w:author="罗明" w:date="2026-03-06T15:20:00Z">
              <w:r w:rsidRPr="00971D85" w:rsidDel="00E0199C">
                <w:rPr>
                  <w:rFonts w:ascii="宋体" w:eastAsia="宋体" w:hAnsi="宋体" w:cs="宋体" w:hint="eastAsia"/>
                  <w:szCs w:val="21"/>
                </w:rPr>
                <w:delText>分辨率：</w:delText>
              </w:r>
              <w:r w:rsidRPr="00971D85" w:rsidDel="00E0199C">
                <w:rPr>
                  <w:rFonts w:ascii="宋体" w:eastAsia="宋体" w:hAnsi="宋体" w:hint="eastAsia"/>
                  <w:szCs w:val="21"/>
                </w:rPr>
                <w:delText>0.1V</w:delText>
              </w:r>
              <w:r w:rsidRPr="00971D85" w:rsidDel="00E0199C">
                <w:rPr>
                  <w:rFonts w:ascii="宋体" w:eastAsia="宋体" w:hAnsi="宋体" w:cs="宋体" w:hint="eastAsia"/>
                  <w:szCs w:val="21"/>
                </w:rPr>
                <w:delText>，如发送</w:delText>
              </w:r>
              <w:r w:rsidRPr="00971D85" w:rsidDel="00E0199C">
                <w:rPr>
                  <w:rFonts w:ascii="宋体" w:eastAsia="宋体" w:hAnsi="宋体" w:hint="eastAsia"/>
                  <w:szCs w:val="21"/>
                </w:rPr>
                <w:delText>3000</w:delText>
              </w:r>
              <w:r w:rsidRPr="00971D85" w:rsidDel="00E0199C">
                <w:rPr>
                  <w:rFonts w:ascii="宋体" w:eastAsia="宋体" w:hAnsi="宋体" w:cs="宋体" w:hint="eastAsia"/>
                  <w:szCs w:val="21"/>
                </w:rPr>
                <w:delText>，表示</w:delText>
              </w:r>
              <w:r w:rsidRPr="00971D85" w:rsidDel="00E0199C">
                <w:rPr>
                  <w:rFonts w:ascii="宋体" w:eastAsia="宋体" w:hAnsi="宋体" w:hint="eastAsia"/>
                  <w:szCs w:val="21"/>
                </w:rPr>
                <w:delText>300V</w:delText>
              </w:r>
              <w:r w:rsidRPr="00971D85" w:rsidDel="00E0199C">
                <w:rPr>
                  <w:rFonts w:ascii="宋体" w:eastAsia="宋体" w:hAnsi="宋体" w:cs="宋体" w:hint="eastAsia"/>
                  <w:szCs w:val="21"/>
                </w:rPr>
                <w:delText>；</w:delText>
              </w:r>
            </w:del>
          </w:p>
          <w:p w14:paraId="5C05D177" w14:textId="068567BB" w:rsidR="00971D85" w:rsidRPr="00971D85" w:rsidDel="00E0199C" w:rsidRDefault="00971D85">
            <w:pPr>
              <w:rPr>
                <w:del w:id="361" w:author="罗明" w:date="2026-03-06T15:20:00Z"/>
                <w:rFonts w:ascii="宋体" w:eastAsia="宋体" w:hAnsi="宋体"/>
                <w:szCs w:val="21"/>
              </w:rPr>
            </w:pPr>
            <w:del w:id="362" w:author="罗明" w:date="2026-03-06T15:20:00Z">
              <w:r w:rsidRPr="00971D85" w:rsidDel="00E0199C">
                <w:rPr>
                  <w:rFonts w:ascii="宋体" w:eastAsia="宋体" w:hAnsi="宋体" w:hint="eastAsia"/>
                  <w:szCs w:val="21"/>
                </w:rPr>
                <w:delText>0xffff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66419A32" w14:textId="46E92A08" w:rsidR="00971D85" w:rsidRPr="00971D85" w:rsidDel="00E0199C" w:rsidRDefault="00971D85">
            <w:pPr>
              <w:jc w:val="center"/>
              <w:rPr>
                <w:del w:id="363" w:author="罗明" w:date="2026-03-06T15:20:00Z"/>
                <w:rFonts w:ascii="宋体" w:eastAsia="宋体" w:hAnsi="宋体"/>
                <w:szCs w:val="21"/>
              </w:rPr>
            </w:pPr>
          </w:p>
        </w:tc>
      </w:tr>
      <w:tr w:rsidR="00971D85" w:rsidRPr="00971D85" w:rsidDel="00E0199C" w14:paraId="282CAACD" w14:textId="60E7FC3D" w:rsidTr="00971D85">
        <w:trPr>
          <w:trHeight w:val="454"/>
          <w:jc w:val="center"/>
          <w:del w:id="364"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161F09BE" w14:textId="5B687691" w:rsidR="00971D85" w:rsidRPr="00971D85" w:rsidDel="00E0199C" w:rsidRDefault="00971D85">
            <w:pPr>
              <w:jc w:val="center"/>
              <w:rPr>
                <w:del w:id="365" w:author="罗明" w:date="2026-03-06T15:20:00Z"/>
                <w:rFonts w:ascii="宋体" w:eastAsia="宋体" w:hAnsi="宋体"/>
                <w:szCs w:val="21"/>
              </w:rPr>
            </w:pPr>
            <w:del w:id="366" w:author="罗明" w:date="2026-03-06T15:20:00Z">
              <w:r w:rsidRPr="00971D85" w:rsidDel="00E0199C">
                <w:rPr>
                  <w:rFonts w:ascii="宋体" w:eastAsia="宋体" w:hAnsi="宋体" w:hint="eastAsia"/>
                  <w:szCs w:val="21"/>
                </w:rPr>
                <w:delText>15</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3FC582E2" w14:textId="06DF22B9" w:rsidR="00971D85" w:rsidRPr="00971D85" w:rsidDel="00E0199C" w:rsidRDefault="00971D85">
            <w:pPr>
              <w:jc w:val="center"/>
              <w:rPr>
                <w:del w:id="367" w:author="罗明" w:date="2026-03-06T15:20:00Z"/>
                <w:rFonts w:ascii="宋体" w:eastAsia="宋体" w:hAnsi="宋体"/>
                <w:szCs w:val="21"/>
              </w:rPr>
            </w:pPr>
            <w:del w:id="368" w:author="罗明" w:date="2026-03-06T15:20:00Z">
              <w:r w:rsidRPr="00971D85" w:rsidDel="00E0199C">
                <w:rPr>
                  <w:rFonts w:ascii="宋体" w:eastAsia="宋体" w:hAnsi="宋体" w:cs="宋体" w:hint="eastAsia"/>
                  <w:szCs w:val="21"/>
                </w:rPr>
                <w:delText>总电流</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173AEF2C" w14:textId="7985C998" w:rsidR="00971D85" w:rsidRPr="00971D85" w:rsidDel="00E0199C" w:rsidRDefault="00971D85">
            <w:pPr>
              <w:jc w:val="center"/>
              <w:rPr>
                <w:del w:id="369" w:author="罗明" w:date="2026-03-06T15:20:00Z"/>
                <w:rFonts w:ascii="宋体" w:eastAsia="宋体" w:hAnsi="宋体"/>
                <w:szCs w:val="21"/>
              </w:rPr>
            </w:pPr>
            <w:del w:id="370" w:author="罗明" w:date="2026-03-06T15:20:00Z">
              <w:r w:rsidRPr="00971D85" w:rsidDel="00E0199C">
                <w:rPr>
                  <w:rFonts w:ascii="宋体" w:eastAsia="宋体" w:hAnsi="宋体" w:hint="eastAsia"/>
                  <w:szCs w:val="21"/>
                </w:rPr>
                <w:delText>2</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4AF62102" w14:textId="1E3C5312" w:rsidR="00971D85" w:rsidRPr="00971D85" w:rsidDel="00E0199C" w:rsidRDefault="00971D85">
            <w:pPr>
              <w:rPr>
                <w:del w:id="371" w:author="罗明" w:date="2026-03-06T15:20:00Z"/>
                <w:rFonts w:ascii="宋体" w:eastAsia="宋体" w:hAnsi="宋体"/>
                <w:szCs w:val="21"/>
              </w:rPr>
            </w:pPr>
            <w:del w:id="372" w:author="罗明" w:date="2026-03-06T15:20:00Z">
              <w:r w:rsidRPr="00971D85" w:rsidDel="00E0199C">
                <w:rPr>
                  <w:rFonts w:ascii="宋体" w:eastAsia="宋体" w:hAnsi="宋体" w:cs="宋体" w:hint="eastAsia"/>
                  <w:szCs w:val="21"/>
                </w:rPr>
                <w:delText>分辨率：</w:delText>
              </w:r>
              <w:r w:rsidRPr="00971D85" w:rsidDel="00E0199C">
                <w:rPr>
                  <w:rFonts w:ascii="宋体" w:eastAsia="宋体" w:hAnsi="宋体" w:hint="eastAsia"/>
                  <w:szCs w:val="21"/>
                </w:rPr>
                <w:delText>0.1A</w:delText>
              </w:r>
              <w:r w:rsidRPr="00971D85" w:rsidDel="00E0199C">
                <w:rPr>
                  <w:rFonts w:ascii="宋体" w:eastAsia="宋体" w:hAnsi="宋体" w:cs="宋体" w:hint="eastAsia"/>
                  <w:szCs w:val="21"/>
                </w:rPr>
                <w:delText>，</w:delText>
              </w:r>
              <w:r w:rsidRPr="00971D85" w:rsidDel="00E0199C">
                <w:rPr>
                  <w:rFonts w:ascii="宋体" w:eastAsia="宋体" w:hAnsi="宋体" w:hint="eastAsia"/>
                  <w:szCs w:val="21"/>
                </w:rPr>
                <w:delText>offset</w:delText>
              </w:r>
              <w:r w:rsidRPr="00971D85" w:rsidDel="00E0199C">
                <w:rPr>
                  <w:rFonts w:ascii="宋体" w:eastAsia="宋体" w:hAnsi="宋体" w:cs="宋体" w:hint="eastAsia"/>
                  <w:szCs w:val="21"/>
                </w:rPr>
                <w:delText>：</w:delText>
              </w:r>
              <w:r w:rsidRPr="00971D85" w:rsidDel="00E0199C">
                <w:rPr>
                  <w:rFonts w:ascii="宋体" w:eastAsia="宋体" w:hAnsi="宋体" w:hint="eastAsia"/>
                  <w:szCs w:val="21"/>
                </w:rPr>
                <w:delText>2000</w:delText>
              </w:r>
              <w:r w:rsidRPr="00971D85" w:rsidDel="00E0199C">
                <w:rPr>
                  <w:rFonts w:ascii="宋体" w:eastAsia="宋体" w:hAnsi="宋体" w:cs="宋体" w:hint="eastAsia"/>
                  <w:szCs w:val="21"/>
                </w:rPr>
                <w:delText>，如发送</w:delText>
              </w:r>
              <w:r w:rsidRPr="00971D85" w:rsidDel="00E0199C">
                <w:rPr>
                  <w:rFonts w:ascii="宋体" w:eastAsia="宋体" w:hAnsi="宋体" w:hint="eastAsia"/>
                  <w:szCs w:val="21"/>
                </w:rPr>
                <w:delText>20501</w:delText>
              </w:r>
              <w:r w:rsidRPr="00971D85" w:rsidDel="00E0199C">
                <w:rPr>
                  <w:rFonts w:ascii="宋体" w:eastAsia="宋体" w:hAnsi="宋体" w:cs="宋体" w:hint="eastAsia"/>
                  <w:szCs w:val="21"/>
                </w:rPr>
                <w:delText>，表示</w:delText>
              </w:r>
              <w:r w:rsidRPr="00971D85" w:rsidDel="00E0199C">
                <w:rPr>
                  <w:rFonts w:ascii="宋体" w:eastAsia="宋体" w:hAnsi="宋体" w:hint="eastAsia"/>
                  <w:szCs w:val="21"/>
                </w:rPr>
                <w:delText>50.1A</w:delText>
              </w:r>
              <w:r w:rsidRPr="00971D85" w:rsidDel="00E0199C">
                <w:rPr>
                  <w:rFonts w:ascii="宋体" w:eastAsia="宋体" w:hAnsi="宋体" w:cs="宋体" w:hint="eastAsia"/>
                  <w:szCs w:val="21"/>
                </w:rPr>
                <w:delText>；</w:delText>
              </w:r>
            </w:del>
          </w:p>
          <w:p w14:paraId="5F5D2224" w14:textId="32C9F444" w:rsidR="00971D85" w:rsidRPr="00971D85" w:rsidDel="00E0199C" w:rsidRDefault="00971D85">
            <w:pPr>
              <w:rPr>
                <w:del w:id="373" w:author="罗明" w:date="2026-03-06T15:20:00Z"/>
                <w:rFonts w:ascii="宋体" w:eastAsia="宋体" w:hAnsi="宋体"/>
                <w:szCs w:val="21"/>
              </w:rPr>
            </w:pPr>
            <w:del w:id="374" w:author="罗明" w:date="2026-03-06T15:20:00Z">
              <w:r w:rsidRPr="00971D85" w:rsidDel="00E0199C">
                <w:rPr>
                  <w:rFonts w:ascii="宋体" w:eastAsia="宋体" w:hAnsi="宋体" w:hint="eastAsia"/>
                  <w:szCs w:val="21"/>
                </w:rPr>
                <w:delText>0xffff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12F3A5CF" w14:textId="08AC9BF7" w:rsidR="00971D85" w:rsidRPr="00971D85" w:rsidDel="00E0199C" w:rsidRDefault="00971D85">
            <w:pPr>
              <w:jc w:val="center"/>
              <w:rPr>
                <w:del w:id="375" w:author="罗明" w:date="2026-03-06T15:20:00Z"/>
                <w:rFonts w:ascii="宋体" w:eastAsia="宋体" w:hAnsi="宋体"/>
                <w:szCs w:val="21"/>
              </w:rPr>
            </w:pPr>
          </w:p>
        </w:tc>
      </w:tr>
      <w:tr w:rsidR="00971D85" w:rsidRPr="00971D85" w:rsidDel="00E0199C" w14:paraId="5F619D71" w14:textId="4E730648" w:rsidTr="00971D85">
        <w:trPr>
          <w:trHeight w:val="454"/>
          <w:jc w:val="center"/>
          <w:del w:id="376"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54A14194" w14:textId="188C8A08" w:rsidR="00971D85" w:rsidRPr="00971D85" w:rsidDel="00E0199C" w:rsidRDefault="00971D85">
            <w:pPr>
              <w:jc w:val="center"/>
              <w:rPr>
                <w:del w:id="377" w:author="罗明" w:date="2026-03-06T15:20:00Z"/>
                <w:rFonts w:ascii="宋体" w:eastAsia="宋体" w:hAnsi="宋体"/>
                <w:szCs w:val="21"/>
              </w:rPr>
            </w:pPr>
            <w:del w:id="378" w:author="罗明" w:date="2026-03-06T15:20:00Z">
              <w:r w:rsidRPr="00971D85" w:rsidDel="00E0199C">
                <w:rPr>
                  <w:rFonts w:ascii="宋体" w:eastAsia="宋体" w:hAnsi="宋体" w:hint="eastAsia"/>
                  <w:szCs w:val="21"/>
                </w:rPr>
                <w:delText>16</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495DB311" w14:textId="7FD0CEE3" w:rsidR="00971D85" w:rsidRPr="00971D85" w:rsidDel="00E0199C" w:rsidRDefault="00971D85">
            <w:pPr>
              <w:jc w:val="center"/>
              <w:rPr>
                <w:del w:id="379" w:author="罗明" w:date="2026-03-06T15:20:00Z"/>
                <w:rFonts w:ascii="宋体" w:eastAsia="宋体" w:hAnsi="宋体"/>
                <w:szCs w:val="21"/>
              </w:rPr>
            </w:pPr>
            <w:del w:id="380" w:author="罗明" w:date="2026-03-06T15:20:00Z">
              <w:r w:rsidRPr="00971D85" w:rsidDel="00E0199C">
                <w:rPr>
                  <w:rFonts w:ascii="宋体" w:eastAsia="宋体" w:hAnsi="宋体" w:cs="宋体" w:hint="eastAsia"/>
                  <w:szCs w:val="21"/>
                </w:rPr>
                <w:delText>剩余电量</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2AAB6706" w14:textId="2B47DEF4" w:rsidR="00971D85" w:rsidRPr="00971D85" w:rsidDel="00E0199C" w:rsidRDefault="00971D85">
            <w:pPr>
              <w:jc w:val="center"/>
              <w:rPr>
                <w:del w:id="381" w:author="罗明" w:date="2026-03-06T15:20:00Z"/>
                <w:rFonts w:ascii="宋体" w:eastAsia="宋体" w:hAnsi="宋体"/>
                <w:szCs w:val="21"/>
              </w:rPr>
            </w:pPr>
            <w:del w:id="382" w:author="罗明" w:date="2026-03-06T15:20:00Z">
              <w:r w:rsidRPr="00971D85" w:rsidDel="00E0199C">
                <w:rPr>
                  <w:rFonts w:ascii="宋体" w:eastAsia="宋体" w:hAnsi="宋体" w:hint="eastAsia"/>
                  <w:szCs w:val="21"/>
                </w:rPr>
                <w:delText>1</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0C9C0E79" w14:textId="0ED907C3" w:rsidR="00971D85" w:rsidRPr="00971D85" w:rsidDel="00E0199C" w:rsidRDefault="00971D85">
            <w:pPr>
              <w:rPr>
                <w:del w:id="383" w:author="罗明" w:date="2026-03-06T15:20:00Z"/>
                <w:rFonts w:ascii="宋体" w:eastAsia="宋体" w:hAnsi="宋体"/>
                <w:szCs w:val="21"/>
              </w:rPr>
            </w:pPr>
            <w:del w:id="384" w:author="罗明" w:date="2026-03-06T15:20:00Z">
              <w:r w:rsidRPr="00971D85" w:rsidDel="00E0199C">
                <w:rPr>
                  <w:rFonts w:ascii="宋体" w:eastAsia="宋体" w:hAnsi="宋体" w:cs="宋体" w:hint="eastAsia"/>
                  <w:szCs w:val="21"/>
                </w:rPr>
                <w:delText>范围：</w:delText>
              </w:r>
              <w:r w:rsidRPr="00971D85" w:rsidDel="00E0199C">
                <w:rPr>
                  <w:rFonts w:ascii="宋体" w:eastAsia="宋体" w:hAnsi="宋体" w:hint="eastAsia"/>
                  <w:szCs w:val="21"/>
                </w:rPr>
                <w:delText>0~100.0</w:delText>
              </w:r>
              <w:r w:rsidRPr="00971D85" w:rsidDel="00E0199C">
                <w:rPr>
                  <w:rFonts w:ascii="宋体" w:eastAsia="宋体" w:hAnsi="宋体" w:cs="宋体" w:hint="eastAsia"/>
                  <w:szCs w:val="21"/>
                </w:rPr>
                <w:delText>，默认值</w:delText>
              </w:r>
              <w:r w:rsidRPr="00971D85" w:rsidDel="00E0199C">
                <w:rPr>
                  <w:rFonts w:ascii="宋体" w:eastAsia="宋体" w:hAnsi="宋体" w:hint="eastAsia"/>
                  <w:szCs w:val="21"/>
                </w:rPr>
                <w:delText>0</w:delText>
              </w:r>
              <w:r w:rsidRPr="00971D85" w:rsidDel="00E0199C">
                <w:rPr>
                  <w:rFonts w:ascii="宋体" w:eastAsia="宋体" w:hAnsi="宋体" w:cs="宋体" w:hint="eastAsia"/>
                  <w:szCs w:val="21"/>
                </w:rPr>
                <w:delText>；</w:delText>
              </w:r>
            </w:del>
          </w:p>
          <w:p w14:paraId="59E401C3" w14:textId="077051BF" w:rsidR="00971D85" w:rsidRPr="00971D85" w:rsidDel="00E0199C" w:rsidRDefault="00971D85">
            <w:pPr>
              <w:rPr>
                <w:del w:id="385" w:author="罗明" w:date="2026-03-06T15:20:00Z"/>
                <w:rFonts w:ascii="宋体" w:eastAsia="宋体" w:hAnsi="宋体"/>
                <w:szCs w:val="21"/>
              </w:rPr>
            </w:pPr>
            <w:del w:id="386" w:author="罗明" w:date="2026-03-06T15:20:00Z">
              <w:r w:rsidRPr="00971D85" w:rsidDel="00E0199C">
                <w:rPr>
                  <w:rFonts w:ascii="宋体" w:eastAsia="宋体" w:hAnsi="宋体" w:hint="eastAsia"/>
                  <w:szCs w:val="21"/>
                </w:rPr>
                <w:delText>0xff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1B246C76" w14:textId="7AFCC734" w:rsidR="00971D85" w:rsidRPr="00971D85" w:rsidDel="00E0199C" w:rsidRDefault="00971D85">
            <w:pPr>
              <w:jc w:val="center"/>
              <w:rPr>
                <w:del w:id="387" w:author="罗明" w:date="2026-03-06T15:20:00Z"/>
                <w:rFonts w:ascii="宋体" w:eastAsia="宋体" w:hAnsi="宋体"/>
                <w:szCs w:val="21"/>
              </w:rPr>
            </w:pPr>
          </w:p>
        </w:tc>
      </w:tr>
      <w:tr w:rsidR="00971D85" w:rsidRPr="00971D85" w:rsidDel="00E0199C" w14:paraId="6BC4DCDB" w14:textId="666D5B5E" w:rsidTr="00971D85">
        <w:trPr>
          <w:trHeight w:val="454"/>
          <w:jc w:val="center"/>
          <w:del w:id="388"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3EE1E931" w14:textId="755F56C9" w:rsidR="00971D85" w:rsidRPr="00971D85" w:rsidDel="00E0199C" w:rsidRDefault="00971D85">
            <w:pPr>
              <w:jc w:val="center"/>
              <w:rPr>
                <w:del w:id="389" w:author="罗明" w:date="2026-03-06T15:20:00Z"/>
                <w:rFonts w:ascii="宋体" w:eastAsia="宋体" w:hAnsi="宋体"/>
                <w:szCs w:val="21"/>
              </w:rPr>
            </w:pPr>
            <w:del w:id="390" w:author="罗明" w:date="2026-03-06T15:20:00Z">
              <w:r w:rsidRPr="00971D85" w:rsidDel="00E0199C">
                <w:rPr>
                  <w:rFonts w:ascii="宋体" w:eastAsia="宋体" w:hAnsi="宋体" w:hint="eastAsia"/>
                  <w:szCs w:val="21"/>
                </w:rPr>
                <w:delText>17</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7BBBE147" w14:textId="129B7D83" w:rsidR="00971D85" w:rsidRPr="00971D85" w:rsidDel="00E0199C" w:rsidRDefault="00971D85">
            <w:pPr>
              <w:jc w:val="center"/>
              <w:rPr>
                <w:del w:id="391" w:author="罗明" w:date="2026-03-06T15:20:00Z"/>
                <w:rFonts w:ascii="宋体" w:eastAsia="宋体" w:hAnsi="宋体"/>
                <w:szCs w:val="21"/>
              </w:rPr>
            </w:pPr>
            <w:del w:id="392" w:author="罗明" w:date="2026-03-06T15:20:00Z">
              <w:r w:rsidRPr="00971D85" w:rsidDel="00E0199C">
                <w:rPr>
                  <w:rFonts w:ascii="宋体" w:eastAsia="宋体" w:hAnsi="宋体" w:cs="宋体" w:hint="eastAsia"/>
                  <w:szCs w:val="21"/>
                </w:rPr>
                <w:delText>续航里程</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71BE50E2" w14:textId="6DA7B9E3" w:rsidR="00971D85" w:rsidRPr="00971D85" w:rsidDel="00E0199C" w:rsidRDefault="00971D85">
            <w:pPr>
              <w:jc w:val="center"/>
              <w:rPr>
                <w:del w:id="393" w:author="罗明" w:date="2026-03-06T15:20:00Z"/>
                <w:rFonts w:ascii="宋体" w:eastAsia="宋体" w:hAnsi="宋体"/>
                <w:szCs w:val="21"/>
              </w:rPr>
            </w:pPr>
            <w:del w:id="394" w:author="罗明" w:date="2026-03-06T15:20:00Z">
              <w:r w:rsidRPr="00971D85" w:rsidDel="00E0199C">
                <w:rPr>
                  <w:rFonts w:ascii="宋体" w:eastAsia="宋体" w:hAnsi="宋体" w:hint="eastAsia"/>
                  <w:szCs w:val="21"/>
                </w:rPr>
                <w:delText>2</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2D31E41D" w14:textId="56FC62C0" w:rsidR="00971D85" w:rsidRPr="00971D85" w:rsidDel="00E0199C" w:rsidRDefault="00971D85">
            <w:pPr>
              <w:jc w:val="center"/>
              <w:rPr>
                <w:del w:id="395" w:author="罗明" w:date="2026-03-06T15:20:00Z"/>
                <w:rFonts w:ascii="宋体" w:eastAsia="宋体" w:hAnsi="宋体"/>
                <w:szCs w:val="21"/>
              </w:rPr>
            </w:pPr>
            <w:del w:id="396" w:author="罗明" w:date="2026-03-06T15:20:00Z">
              <w:r w:rsidRPr="00971D85" w:rsidDel="00E0199C">
                <w:rPr>
                  <w:rFonts w:ascii="宋体" w:eastAsia="宋体" w:hAnsi="宋体" w:hint="eastAsia"/>
                  <w:szCs w:val="21"/>
                </w:rPr>
                <w:delText>0xffff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6E0909AB" w14:textId="2B6540A2" w:rsidR="00971D85" w:rsidRPr="00971D85" w:rsidDel="00E0199C" w:rsidRDefault="00971D85">
            <w:pPr>
              <w:jc w:val="center"/>
              <w:rPr>
                <w:del w:id="397" w:author="罗明" w:date="2026-03-06T15:20:00Z"/>
                <w:rFonts w:ascii="宋体" w:eastAsia="宋体" w:hAnsi="宋体"/>
                <w:szCs w:val="21"/>
              </w:rPr>
            </w:pPr>
          </w:p>
        </w:tc>
      </w:tr>
      <w:tr w:rsidR="00971D85" w:rsidRPr="00971D85" w:rsidDel="00E0199C" w14:paraId="0BA3C05D" w14:textId="12BA8DA3" w:rsidTr="00971D85">
        <w:trPr>
          <w:trHeight w:val="454"/>
          <w:jc w:val="center"/>
          <w:del w:id="398"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7A59A196" w14:textId="059FC69D" w:rsidR="00971D85" w:rsidRPr="00971D85" w:rsidDel="00E0199C" w:rsidRDefault="00971D85">
            <w:pPr>
              <w:jc w:val="center"/>
              <w:rPr>
                <w:del w:id="399" w:author="罗明" w:date="2026-03-06T15:20:00Z"/>
                <w:rFonts w:ascii="宋体" w:eastAsia="宋体" w:hAnsi="宋体"/>
                <w:szCs w:val="21"/>
              </w:rPr>
            </w:pPr>
            <w:del w:id="400" w:author="罗明" w:date="2026-03-06T15:20:00Z">
              <w:r w:rsidRPr="00971D85" w:rsidDel="00E0199C">
                <w:rPr>
                  <w:rFonts w:ascii="宋体" w:eastAsia="宋体" w:hAnsi="宋体" w:hint="eastAsia"/>
                  <w:szCs w:val="21"/>
                </w:rPr>
                <w:delText>18</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5B98E436" w14:textId="3044FEA4" w:rsidR="00971D85" w:rsidRPr="00971D85" w:rsidDel="00E0199C" w:rsidRDefault="00971D85">
            <w:pPr>
              <w:jc w:val="center"/>
              <w:rPr>
                <w:del w:id="401" w:author="罗明" w:date="2026-03-06T15:20:00Z"/>
                <w:rFonts w:ascii="宋体" w:eastAsia="宋体" w:hAnsi="宋体"/>
                <w:szCs w:val="21"/>
              </w:rPr>
            </w:pPr>
            <w:del w:id="402" w:author="罗明" w:date="2026-03-06T15:20:00Z">
              <w:r w:rsidRPr="00971D85" w:rsidDel="00E0199C">
                <w:rPr>
                  <w:rFonts w:ascii="宋体" w:eastAsia="宋体" w:hAnsi="宋体" w:hint="eastAsia"/>
                  <w:szCs w:val="21"/>
                </w:rPr>
                <w:delText>GPS</w:delText>
              </w:r>
              <w:r w:rsidRPr="00971D85" w:rsidDel="00E0199C">
                <w:rPr>
                  <w:rFonts w:ascii="宋体" w:eastAsia="宋体" w:hAnsi="宋体" w:cs="宋体" w:hint="eastAsia"/>
                  <w:szCs w:val="21"/>
                </w:rPr>
                <w:delText>卫星</w:delText>
              </w:r>
              <w:r w:rsidRPr="00971D85" w:rsidDel="00E0199C">
                <w:rPr>
                  <w:rFonts w:ascii="宋体" w:eastAsia="宋体" w:hAnsi="宋体" w:hint="eastAsia"/>
                  <w:szCs w:val="21"/>
                </w:rPr>
                <w:delText>CN</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1377DB0A" w14:textId="5B7599FC" w:rsidR="00971D85" w:rsidRPr="00971D85" w:rsidDel="00E0199C" w:rsidRDefault="00971D85">
            <w:pPr>
              <w:jc w:val="center"/>
              <w:rPr>
                <w:del w:id="403" w:author="罗明" w:date="2026-03-06T15:20:00Z"/>
                <w:rFonts w:ascii="宋体" w:eastAsia="宋体" w:hAnsi="宋体"/>
                <w:szCs w:val="21"/>
              </w:rPr>
            </w:pPr>
            <w:del w:id="404" w:author="罗明" w:date="2026-03-06T15:20:00Z">
              <w:r w:rsidRPr="00971D85" w:rsidDel="00E0199C">
                <w:rPr>
                  <w:rFonts w:ascii="宋体" w:eastAsia="宋体" w:hAnsi="宋体" w:hint="eastAsia"/>
                  <w:szCs w:val="21"/>
                </w:rPr>
                <w:delText>1</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781AC5ED" w14:textId="39B1A081" w:rsidR="00971D85" w:rsidRPr="00971D85" w:rsidDel="00E0199C" w:rsidRDefault="00971D85">
            <w:pPr>
              <w:rPr>
                <w:del w:id="405" w:author="罗明" w:date="2026-03-06T15:20:00Z"/>
                <w:rFonts w:ascii="宋体" w:eastAsia="宋体" w:hAnsi="宋体"/>
                <w:szCs w:val="21"/>
              </w:rPr>
            </w:pPr>
            <w:del w:id="406" w:author="罗明" w:date="2026-03-06T15:20:00Z">
              <w:r w:rsidRPr="00971D85" w:rsidDel="00E0199C">
                <w:rPr>
                  <w:rFonts w:ascii="宋体" w:eastAsia="宋体" w:hAnsi="宋体" w:hint="eastAsia"/>
                  <w:szCs w:val="21"/>
                </w:rPr>
                <w:delText>0~55</w:delText>
              </w:r>
              <w:r w:rsidRPr="00971D85" w:rsidDel="00E0199C">
                <w:rPr>
                  <w:rFonts w:ascii="宋体" w:eastAsia="宋体" w:hAnsi="宋体" w:cs="宋体" w:hint="eastAsia"/>
                  <w:szCs w:val="21"/>
                </w:rPr>
                <w:delText>取所有卫星中最高</w:delText>
              </w:r>
              <w:r w:rsidRPr="00971D85" w:rsidDel="00E0199C">
                <w:rPr>
                  <w:rFonts w:ascii="宋体" w:eastAsia="宋体" w:hAnsi="宋体" w:hint="eastAsia"/>
                  <w:szCs w:val="21"/>
                </w:rPr>
                <w:delText>CN</w:delText>
              </w:r>
              <w:r w:rsidRPr="00971D85" w:rsidDel="00E0199C">
                <w:rPr>
                  <w:rFonts w:ascii="宋体" w:eastAsia="宋体" w:hAnsi="宋体" w:cs="宋体" w:hint="eastAsia"/>
                  <w:szCs w:val="21"/>
                </w:rPr>
                <w:delText>值；</w:delText>
              </w:r>
            </w:del>
          </w:p>
          <w:p w14:paraId="36281740" w14:textId="5F558238" w:rsidR="00971D85" w:rsidRPr="00971D85" w:rsidDel="00E0199C" w:rsidRDefault="00971D85">
            <w:pPr>
              <w:rPr>
                <w:del w:id="407" w:author="罗明" w:date="2026-03-06T15:20:00Z"/>
                <w:rFonts w:ascii="宋体" w:eastAsia="宋体" w:hAnsi="宋体"/>
                <w:szCs w:val="21"/>
              </w:rPr>
            </w:pPr>
            <w:del w:id="408" w:author="罗明" w:date="2026-03-06T15:20:00Z">
              <w:r w:rsidRPr="00971D85" w:rsidDel="00E0199C">
                <w:rPr>
                  <w:rFonts w:ascii="宋体" w:eastAsia="宋体" w:hAnsi="宋体" w:hint="eastAsia"/>
                  <w:szCs w:val="21"/>
                </w:rPr>
                <w:delText>0xff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3B10B95C" w14:textId="6E717C4D" w:rsidR="00971D85" w:rsidRPr="00971D85" w:rsidDel="00E0199C" w:rsidRDefault="00971D85">
            <w:pPr>
              <w:jc w:val="center"/>
              <w:rPr>
                <w:del w:id="409" w:author="罗明" w:date="2026-03-06T15:20:00Z"/>
                <w:rFonts w:ascii="宋体" w:eastAsia="宋体" w:hAnsi="宋体"/>
                <w:szCs w:val="21"/>
              </w:rPr>
            </w:pPr>
          </w:p>
        </w:tc>
      </w:tr>
      <w:tr w:rsidR="00971D85" w:rsidRPr="00971D85" w:rsidDel="00E0199C" w14:paraId="5EC3E9BC" w14:textId="340E0F34" w:rsidTr="00971D85">
        <w:trPr>
          <w:trHeight w:val="454"/>
          <w:jc w:val="center"/>
          <w:del w:id="410"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24175D45" w14:textId="1C6E678B" w:rsidR="00971D85" w:rsidRPr="00971D85" w:rsidDel="00E0199C" w:rsidRDefault="00971D85">
            <w:pPr>
              <w:jc w:val="center"/>
              <w:rPr>
                <w:del w:id="411" w:author="罗明" w:date="2026-03-06T15:20:00Z"/>
                <w:rFonts w:ascii="宋体" w:eastAsia="宋体" w:hAnsi="宋体"/>
                <w:szCs w:val="21"/>
              </w:rPr>
            </w:pPr>
            <w:del w:id="412" w:author="罗明" w:date="2026-03-06T15:20:00Z">
              <w:r w:rsidRPr="00971D85" w:rsidDel="00E0199C">
                <w:rPr>
                  <w:rFonts w:ascii="宋体" w:eastAsia="宋体" w:hAnsi="宋体" w:hint="eastAsia"/>
                  <w:szCs w:val="21"/>
                </w:rPr>
                <w:delText>19</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2F61DD5C" w14:textId="030F14B4" w:rsidR="00971D85" w:rsidRPr="00971D85" w:rsidDel="00E0199C" w:rsidRDefault="00971D85">
            <w:pPr>
              <w:jc w:val="center"/>
              <w:rPr>
                <w:del w:id="413" w:author="罗明" w:date="2026-03-06T15:20:00Z"/>
                <w:rFonts w:ascii="宋体" w:eastAsia="宋体" w:hAnsi="宋体"/>
                <w:szCs w:val="21"/>
              </w:rPr>
            </w:pPr>
            <w:del w:id="414" w:author="罗明" w:date="2026-03-06T15:20:00Z">
              <w:r w:rsidRPr="00971D85" w:rsidDel="00E0199C">
                <w:rPr>
                  <w:rFonts w:ascii="宋体" w:eastAsia="宋体" w:hAnsi="宋体" w:hint="eastAsia"/>
                  <w:szCs w:val="21"/>
                </w:rPr>
                <w:delText>GPS</w:delText>
              </w:r>
              <w:r w:rsidRPr="00971D85" w:rsidDel="00E0199C">
                <w:rPr>
                  <w:rFonts w:ascii="宋体" w:eastAsia="宋体" w:hAnsi="宋体" w:cs="宋体" w:hint="eastAsia"/>
                  <w:szCs w:val="21"/>
                </w:rPr>
                <w:delText>天线状态</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5875DC3A" w14:textId="51302105" w:rsidR="00971D85" w:rsidRPr="00971D85" w:rsidDel="00E0199C" w:rsidRDefault="00971D85">
            <w:pPr>
              <w:jc w:val="center"/>
              <w:rPr>
                <w:del w:id="415" w:author="罗明" w:date="2026-03-06T15:20:00Z"/>
                <w:rFonts w:ascii="宋体" w:eastAsia="宋体" w:hAnsi="宋体"/>
                <w:szCs w:val="21"/>
              </w:rPr>
            </w:pPr>
            <w:del w:id="416" w:author="罗明" w:date="2026-03-06T15:20:00Z">
              <w:r w:rsidRPr="00971D85" w:rsidDel="00E0199C">
                <w:rPr>
                  <w:rFonts w:ascii="宋体" w:eastAsia="宋体" w:hAnsi="宋体" w:hint="eastAsia"/>
                  <w:szCs w:val="21"/>
                </w:rPr>
                <w:delText>1</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3C8E73B0" w14:textId="6ADEC080" w:rsidR="00971D85" w:rsidRPr="00971D85" w:rsidDel="00E0199C" w:rsidRDefault="00971D85">
            <w:pPr>
              <w:rPr>
                <w:del w:id="417" w:author="罗明" w:date="2026-03-06T15:20:00Z"/>
                <w:rFonts w:ascii="宋体" w:eastAsia="宋体" w:hAnsi="宋体"/>
                <w:szCs w:val="21"/>
              </w:rPr>
            </w:pPr>
            <w:del w:id="418" w:author="罗明" w:date="2026-03-06T15:20:00Z">
              <w:r w:rsidRPr="00971D85" w:rsidDel="00E0199C">
                <w:rPr>
                  <w:rFonts w:ascii="宋体" w:eastAsia="宋体" w:hAnsi="宋体" w:hint="eastAsia"/>
                  <w:szCs w:val="21"/>
                </w:rPr>
                <w:delText>0</w:delText>
              </w:r>
              <w:r w:rsidRPr="00971D85" w:rsidDel="00E0199C">
                <w:rPr>
                  <w:rFonts w:ascii="宋体" w:eastAsia="宋体" w:hAnsi="宋体" w:cs="宋体" w:hint="eastAsia"/>
                  <w:szCs w:val="21"/>
                </w:rPr>
                <w:delText>：正常（默认）；</w:delText>
              </w:r>
            </w:del>
          </w:p>
          <w:p w14:paraId="3FF8FFE1" w14:textId="41101F8F" w:rsidR="00971D85" w:rsidRPr="00971D85" w:rsidDel="00E0199C" w:rsidRDefault="00971D85">
            <w:pPr>
              <w:rPr>
                <w:del w:id="419" w:author="罗明" w:date="2026-03-06T15:20:00Z"/>
                <w:rFonts w:ascii="宋体" w:eastAsia="宋体" w:hAnsi="宋体"/>
                <w:szCs w:val="21"/>
              </w:rPr>
            </w:pPr>
            <w:del w:id="420" w:author="罗明" w:date="2026-03-06T15:20:00Z">
              <w:r w:rsidRPr="00971D85" w:rsidDel="00E0199C">
                <w:rPr>
                  <w:rFonts w:ascii="宋体" w:eastAsia="宋体" w:hAnsi="宋体" w:hint="eastAsia"/>
                  <w:szCs w:val="21"/>
                </w:rPr>
                <w:delText>1</w:delText>
              </w:r>
              <w:r w:rsidRPr="00971D85" w:rsidDel="00E0199C">
                <w:rPr>
                  <w:rFonts w:ascii="宋体" w:eastAsia="宋体" w:hAnsi="宋体" w:cs="宋体" w:hint="eastAsia"/>
                  <w:szCs w:val="21"/>
                </w:rPr>
                <w:delText>：开路；</w:delText>
              </w:r>
            </w:del>
          </w:p>
          <w:p w14:paraId="4E7D2584" w14:textId="1468A405" w:rsidR="00971D85" w:rsidRPr="00971D85" w:rsidDel="00E0199C" w:rsidRDefault="00971D85">
            <w:pPr>
              <w:rPr>
                <w:del w:id="421" w:author="罗明" w:date="2026-03-06T15:20:00Z"/>
                <w:rFonts w:ascii="宋体" w:eastAsia="宋体" w:hAnsi="宋体"/>
                <w:szCs w:val="21"/>
              </w:rPr>
            </w:pPr>
            <w:del w:id="422" w:author="罗明" w:date="2026-03-06T15:20:00Z">
              <w:r w:rsidRPr="00971D85" w:rsidDel="00E0199C">
                <w:rPr>
                  <w:rFonts w:ascii="宋体" w:eastAsia="宋体" w:hAnsi="宋体" w:hint="eastAsia"/>
                  <w:szCs w:val="21"/>
                </w:rPr>
                <w:delText>2</w:delText>
              </w:r>
              <w:r w:rsidRPr="00971D85" w:rsidDel="00E0199C">
                <w:rPr>
                  <w:rFonts w:ascii="宋体" w:eastAsia="宋体" w:hAnsi="宋体" w:cs="宋体" w:hint="eastAsia"/>
                  <w:szCs w:val="21"/>
                </w:rPr>
                <w:delText>：短路；</w:delText>
              </w:r>
            </w:del>
          </w:p>
          <w:p w14:paraId="32151D6F" w14:textId="2FBF0775" w:rsidR="00971D85" w:rsidRPr="00971D85" w:rsidDel="00E0199C" w:rsidRDefault="00971D85">
            <w:pPr>
              <w:rPr>
                <w:del w:id="423" w:author="罗明" w:date="2026-03-06T15:20:00Z"/>
                <w:rFonts w:ascii="宋体" w:eastAsia="宋体" w:hAnsi="宋体"/>
                <w:szCs w:val="21"/>
              </w:rPr>
            </w:pPr>
            <w:del w:id="424" w:author="罗明" w:date="2026-03-06T15:20:00Z">
              <w:r w:rsidRPr="00971D85" w:rsidDel="00E0199C">
                <w:rPr>
                  <w:rFonts w:ascii="宋体" w:eastAsia="宋体" w:hAnsi="宋体" w:hint="eastAsia"/>
                  <w:szCs w:val="21"/>
                </w:rPr>
                <w:delText>0xff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6F16F50D" w14:textId="4E8DE16E" w:rsidR="00971D85" w:rsidRPr="00971D85" w:rsidDel="00E0199C" w:rsidRDefault="00971D85">
            <w:pPr>
              <w:jc w:val="center"/>
              <w:rPr>
                <w:del w:id="425" w:author="罗明" w:date="2026-03-06T15:20:00Z"/>
                <w:rFonts w:ascii="宋体" w:eastAsia="宋体" w:hAnsi="宋体"/>
                <w:szCs w:val="21"/>
              </w:rPr>
            </w:pPr>
          </w:p>
        </w:tc>
      </w:tr>
      <w:tr w:rsidR="00971D85" w:rsidRPr="00971D85" w:rsidDel="00E0199C" w14:paraId="3DD29443" w14:textId="3B550531" w:rsidTr="00971D85">
        <w:trPr>
          <w:trHeight w:val="454"/>
          <w:jc w:val="center"/>
          <w:del w:id="426"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1CEAAE6F" w14:textId="7381CE14" w:rsidR="00971D85" w:rsidRPr="00971D85" w:rsidDel="00E0199C" w:rsidRDefault="00971D85">
            <w:pPr>
              <w:jc w:val="center"/>
              <w:rPr>
                <w:del w:id="427" w:author="罗明" w:date="2026-03-06T15:20:00Z"/>
                <w:rFonts w:ascii="宋体" w:eastAsia="宋体" w:hAnsi="宋体"/>
                <w:szCs w:val="21"/>
              </w:rPr>
            </w:pPr>
            <w:del w:id="428" w:author="罗明" w:date="2026-03-06T15:20:00Z">
              <w:r w:rsidRPr="00971D85" w:rsidDel="00E0199C">
                <w:rPr>
                  <w:rFonts w:ascii="宋体" w:eastAsia="宋体" w:hAnsi="宋体" w:hint="eastAsia"/>
                  <w:szCs w:val="21"/>
                </w:rPr>
                <w:delText>20</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7232A9B2" w14:textId="0359C15A" w:rsidR="00971D85" w:rsidRPr="00971D85" w:rsidDel="00E0199C" w:rsidRDefault="00971D85">
            <w:pPr>
              <w:jc w:val="center"/>
              <w:rPr>
                <w:del w:id="429" w:author="罗明" w:date="2026-03-06T15:20:00Z"/>
                <w:rFonts w:ascii="宋体" w:eastAsia="宋体" w:hAnsi="宋体"/>
                <w:szCs w:val="21"/>
              </w:rPr>
            </w:pPr>
            <w:del w:id="430" w:author="罗明" w:date="2026-03-06T15:20:00Z">
              <w:r w:rsidRPr="00971D85" w:rsidDel="00E0199C">
                <w:rPr>
                  <w:rFonts w:ascii="宋体" w:eastAsia="宋体" w:hAnsi="宋体" w:cs="宋体" w:hint="eastAsia"/>
                  <w:szCs w:val="21"/>
                </w:rPr>
                <w:delText>定位状态</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1CA4F58C" w14:textId="3D1666DA" w:rsidR="00971D85" w:rsidRPr="00971D85" w:rsidDel="00E0199C" w:rsidRDefault="00971D85">
            <w:pPr>
              <w:jc w:val="center"/>
              <w:rPr>
                <w:del w:id="431" w:author="罗明" w:date="2026-03-06T15:20:00Z"/>
                <w:rFonts w:ascii="宋体" w:eastAsia="宋体" w:hAnsi="宋体"/>
                <w:szCs w:val="21"/>
              </w:rPr>
            </w:pPr>
            <w:del w:id="432" w:author="罗明" w:date="2026-03-06T15:20:00Z">
              <w:r w:rsidRPr="00971D85" w:rsidDel="00E0199C">
                <w:rPr>
                  <w:rFonts w:ascii="宋体" w:eastAsia="宋体" w:hAnsi="宋体" w:hint="eastAsia"/>
                  <w:szCs w:val="21"/>
                </w:rPr>
                <w:delText>1</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7F6CB447" w14:textId="487FE3F4" w:rsidR="00971D85" w:rsidRPr="00971D85" w:rsidDel="00E0199C" w:rsidRDefault="00971D85">
            <w:pPr>
              <w:rPr>
                <w:del w:id="433" w:author="罗明" w:date="2026-03-06T15:20:00Z"/>
                <w:rFonts w:ascii="宋体" w:eastAsia="宋体" w:hAnsi="宋体"/>
                <w:szCs w:val="21"/>
              </w:rPr>
            </w:pPr>
            <w:del w:id="434" w:author="罗明" w:date="2026-03-06T15:20:00Z">
              <w:r w:rsidRPr="00971D85" w:rsidDel="00E0199C">
                <w:rPr>
                  <w:rFonts w:ascii="宋体" w:eastAsia="宋体" w:hAnsi="宋体" w:hint="eastAsia"/>
                  <w:szCs w:val="21"/>
                </w:rPr>
                <w:delText>0</w:delText>
              </w:r>
              <w:r w:rsidRPr="00971D85" w:rsidDel="00E0199C">
                <w:rPr>
                  <w:rFonts w:ascii="宋体" w:eastAsia="宋体" w:hAnsi="宋体" w:cs="宋体" w:hint="eastAsia"/>
                  <w:szCs w:val="21"/>
                </w:rPr>
                <w:delText>：有效定位；</w:delText>
              </w:r>
            </w:del>
          </w:p>
          <w:p w14:paraId="084CFF62" w14:textId="4368507C" w:rsidR="00971D85" w:rsidRPr="00971D85" w:rsidDel="00E0199C" w:rsidRDefault="00971D85">
            <w:pPr>
              <w:rPr>
                <w:del w:id="435" w:author="罗明" w:date="2026-03-06T15:20:00Z"/>
                <w:rFonts w:ascii="宋体" w:eastAsia="宋体" w:hAnsi="宋体"/>
                <w:szCs w:val="21"/>
              </w:rPr>
            </w:pPr>
            <w:del w:id="436" w:author="罗明" w:date="2026-03-06T15:20:00Z">
              <w:r w:rsidRPr="00971D85" w:rsidDel="00E0199C">
                <w:rPr>
                  <w:rFonts w:ascii="宋体" w:eastAsia="宋体" w:hAnsi="宋体" w:hint="eastAsia"/>
                  <w:szCs w:val="21"/>
                </w:rPr>
                <w:delText>1</w:delText>
              </w:r>
              <w:r w:rsidRPr="00971D85" w:rsidDel="00E0199C">
                <w:rPr>
                  <w:rFonts w:ascii="宋体" w:eastAsia="宋体" w:hAnsi="宋体" w:cs="宋体" w:hint="eastAsia"/>
                  <w:szCs w:val="21"/>
                </w:rPr>
                <w:delText>：无效定位（默认）；</w:delText>
              </w:r>
            </w:del>
          </w:p>
          <w:p w14:paraId="0CEE022F" w14:textId="0B967635" w:rsidR="00971D85" w:rsidRPr="00971D85" w:rsidDel="00E0199C" w:rsidRDefault="00971D85">
            <w:pPr>
              <w:rPr>
                <w:del w:id="437" w:author="罗明" w:date="2026-03-06T15:20:00Z"/>
                <w:rFonts w:ascii="宋体" w:eastAsia="宋体" w:hAnsi="宋体"/>
                <w:szCs w:val="21"/>
              </w:rPr>
            </w:pPr>
            <w:del w:id="438" w:author="罗明" w:date="2026-03-06T15:20:00Z">
              <w:r w:rsidRPr="00971D85" w:rsidDel="00E0199C">
                <w:rPr>
                  <w:rFonts w:ascii="宋体" w:eastAsia="宋体" w:hAnsi="宋体" w:hint="eastAsia"/>
                  <w:szCs w:val="21"/>
                </w:rPr>
                <w:delText>0xff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21D685AA" w14:textId="264189ED" w:rsidR="00971D85" w:rsidRPr="00971D85" w:rsidDel="00E0199C" w:rsidRDefault="00971D85">
            <w:pPr>
              <w:jc w:val="center"/>
              <w:rPr>
                <w:del w:id="439" w:author="罗明" w:date="2026-03-06T15:20:00Z"/>
                <w:rFonts w:ascii="宋体" w:eastAsia="宋体" w:hAnsi="宋体"/>
                <w:szCs w:val="21"/>
              </w:rPr>
            </w:pPr>
          </w:p>
        </w:tc>
      </w:tr>
      <w:tr w:rsidR="00971D85" w:rsidRPr="00971D85" w:rsidDel="00E0199C" w14:paraId="4F29A3B8" w14:textId="2D8DCFFA" w:rsidTr="00971D85">
        <w:trPr>
          <w:trHeight w:val="454"/>
          <w:jc w:val="center"/>
          <w:del w:id="440"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528EAF72" w14:textId="0455F4B9" w:rsidR="00971D85" w:rsidRPr="00971D85" w:rsidDel="00E0199C" w:rsidRDefault="00971D85">
            <w:pPr>
              <w:jc w:val="center"/>
              <w:rPr>
                <w:del w:id="441" w:author="罗明" w:date="2026-03-06T15:20:00Z"/>
                <w:rFonts w:ascii="宋体" w:eastAsia="宋体" w:hAnsi="宋体"/>
                <w:szCs w:val="21"/>
              </w:rPr>
            </w:pPr>
            <w:del w:id="442" w:author="罗明" w:date="2026-03-06T15:20:00Z">
              <w:r w:rsidRPr="00971D85" w:rsidDel="00E0199C">
                <w:rPr>
                  <w:rFonts w:ascii="宋体" w:eastAsia="宋体" w:hAnsi="宋体" w:hint="eastAsia"/>
                  <w:szCs w:val="21"/>
                </w:rPr>
                <w:delText>21</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46ED91D7" w14:textId="60766724" w:rsidR="00971D85" w:rsidRPr="00971D85" w:rsidDel="00E0199C" w:rsidRDefault="00971D85">
            <w:pPr>
              <w:jc w:val="center"/>
              <w:rPr>
                <w:del w:id="443" w:author="罗明" w:date="2026-03-06T15:20:00Z"/>
                <w:rFonts w:ascii="宋体" w:eastAsia="宋体" w:hAnsi="宋体"/>
                <w:szCs w:val="21"/>
              </w:rPr>
            </w:pPr>
            <w:del w:id="444" w:author="罗明" w:date="2026-03-06T15:20:00Z">
              <w:r w:rsidRPr="00971D85" w:rsidDel="00E0199C">
                <w:rPr>
                  <w:rFonts w:ascii="宋体" w:eastAsia="宋体" w:hAnsi="宋体" w:cs="宋体" w:hint="eastAsia"/>
                  <w:szCs w:val="21"/>
                </w:rPr>
                <w:delText>经度</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2300AE63" w14:textId="2B0E341B" w:rsidR="00971D85" w:rsidRPr="00971D85" w:rsidDel="00E0199C" w:rsidRDefault="00971D85">
            <w:pPr>
              <w:jc w:val="center"/>
              <w:rPr>
                <w:del w:id="445" w:author="罗明" w:date="2026-03-06T15:20:00Z"/>
                <w:rFonts w:ascii="宋体" w:eastAsia="宋体" w:hAnsi="宋体"/>
                <w:szCs w:val="21"/>
              </w:rPr>
            </w:pPr>
            <w:del w:id="446" w:author="罗明" w:date="2026-03-06T15:20:00Z">
              <w:r w:rsidRPr="00971D85" w:rsidDel="00E0199C">
                <w:rPr>
                  <w:rFonts w:ascii="宋体" w:eastAsia="宋体" w:hAnsi="宋体" w:hint="eastAsia"/>
                  <w:szCs w:val="21"/>
                </w:rPr>
                <w:delText>4</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6C2ED82A" w14:textId="1763EDA7" w:rsidR="00971D85" w:rsidRPr="00971D85" w:rsidDel="00E0199C" w:rsidRDefault="00971D85">
            <w:pPr>
              <w:rPr>
                <w:del w:id="447" w:author="罗明" w:date="2026-03-06T15:20:00Z"/>
                <w:rFonts w:ascii="宋体" w:eastAsia="宋体" w:hAnsi="宋体"/>
                <w:szCs w:val="21"/>
              </w:rPr>
            </w:pPr>
            <w:del w:id="448" w:author="罗明" w:date="2026-03-06T15:20:00Z">
              <w:r w:rsidRPr="00971D85" w:rsidDel="00E0199C">
                <w:rPr>
                  <w:rFonts w:ascii="宋体" w:eastAsia="宋体" w:hAnsi="宋体" w:cs="宋体" w:hint="eastAsia"/>
                  <w:szCs w:val="21"/>
                </w:rPr>
                <w:delText>分辨率：</w:delText>
              </w:r>
              <w:r w:rsidRPr="00971D85" w:rsidDel="00E0199C">
                <w:rPr>
                  <w:rFonts w:ascii="宋体" w:eastAsia="宋体" w:hAnsi="宋体" w:hint="eastAsia"/>
                  <w:szCs w:val="21"/>
                </w:rPr>
                <w:delText>0.000001</w:delText>
              </w:r>
              <w:r w:rsidRPr="00971D85" w:rsidDel="00E0199C">
                <w:rPr>
                  <w:rFonts w:ascii="宋体" w:eastAsia="宋体" w:hAnsi="宋体" w:cs="宋体" w:hint="eastAsia"/>
                  <w:szCs w:val="21"/>
                </w:rPr>
                <w:delText>度；</w:delText>
              </w:r>
            </w:del>
          </w:p>
          <w:p w14:paraId="5C27B90B" w14:textId="64D80EA5" w:rsidR="00971D85" w:rsidRPr="00971D85" w:rsidDel="00E0199C" w:rsidRDefault="00971D85">
            <w:pPr>
              <w:rPr>
                <w:del w:id="449" w:author="罗明" w:date="2026-03-06T15:20:00Z"/>
                <w:rFonts w:ascii="宋体" w:eastAsia="宋体" w:hAnsi="宋体"/>
                <w:szCs w:val="21"/>
              </w:rPr>
            </w:pPr>
            <w:del w:id="450" w:author="罗明" w:date="2026-03-06T15:20:00Z">
              <w:r w:rsidRPr="00971D85" w:rsidDel="00E0199C">
                <w:rPr>
                  <w:rFonts w:ascii="宋体" w:eastAsia="宋体" w:hAnsi="宋体" w:hint="eastAsia"/>
                  <w:szCs w:val="21"/>
                </w:rPr>
                <w:delText>0xffffffff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7AF2C983" w14:textId="4FB6A968" w:rsidR="00971D85" w:rsidRPr="00971D85" w:rsidDel="00E0199C" w:rsidRDefault="00971D85">
            <w:pPr>
              <w:jc w:val="center"/>
              <w:rPr>
                <w:del w:id="451" w:author="罗明" w:date="2026-03-06T15:20:00Z"/>
                <w:rFonts w:ascii="宋体" w:eastAsia="宋体" w:hAnsi="宋体"/>
                <w:szCs w:val="21"/>
              </w:rPr>
            </w:pPr>
          </w:p>
        </w:tc>
      </w:tr>
      <w:tr w:rsidR="00971D85" w:rsidRPr="00971D85" w:rsidDel="00E0199C" w14:paraId="0F469FBA" w14:textId="143AFCC3" w:rsidTr="00971D85">
        <w:trPr>
          <w:trHeight w:val="454"/>
          <w:jc w:val="center"/>
          <w:del w:id="452"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0B7AB0E0" w14:textId="58BD3B7E" w:rsidR="00971D85" w:rsidRPr="00971D85" w:rsidDel="00E0199C" w:rsidRDefault="00971D85">
            <w:pPr>
              <w:jc w:val="center"/>
              <w:rPr>
                <w:del w:id="453" w:author="罗明" w:date="2026-03-06T15:20:00Z"/>
                <w:rFonts w:ascii="宋体" w:eastAsia="宋体" w:hAnsi="宋体"/>
                <w:szCs w:val="21"/>
              </w:rPr>
            </w:pPr>
            <w:del w:id="454" w:author="罗明" w:date="2026-03-06T15:20:00Z">
              <w:r w:rsidRPr="00971D85" w:rsidDel="00E0199C">
                <w:rPr>
                  <w:rFonts w:ascii="宋体" w:eastAsia="宋体" w:hAnsi="宋体" w:hint="eastAsia"/>
                  <w:szCs w:val="21"/>
                </w:rPr>
                <w:delText>22</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7CE02B7B" w14:textId="1216B4A2" w:rsidR="00971D85" w:rsidRPr="00971D85" w:rsidDel="00E0199C" w:rsidRDefault="00971D85">
            <w:pPr>
              <w:jc w:val="center"/>
              <w:rPr>
                <w:del w:id="455" w:author="罗明" w:date="2026-03-06T15:20:00Z"/>
                <w:rFonts w:ascii="宋体" w:eastAsia="宋体" w:hAnsi="宋体"/>
                <w:szCs w:val="21"/>
              </w:rPr>
            </w:pPr>
            <w:del w:id="456" w:author="罗明" w:date="2026-03-06T15:20:00Z">
              <w:r w:rsidRPr="00971D85" w:rsidDel="00E0199C">
                <w:rPr>
                  <w:rFonts w:ascii="宋体" w:eastAsia="宋体" w:hAnsi="宋体" w:cs="宋体" w:hint="eastAsia"/>
                  <w:szCs w:val="21"/>
                </w:rPr>
                <w:delText>纬度</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3EF11109" w14:textId="37055211" w:rsidR="00971D85" w:rsidRPr="00971D85" w:rsidDel="00E0199C" w:rsidRDefault="00971D85">
            <w:pPr>
              <w:jc w:val="center"/>
              <w:rPr>
                <w:del w:id="457" w:author="罗明" w:date="2026-03-06T15:20:00Z"/>
                <w:rFonts w:ascii="宋体" w:eastAsia="宋体" w:hAnsi="宋体"/>
                <w:szCs w:val="21"/>
              </w:rPr>
            </w:pPr>
            <w:del w:id="458" w:author="罗明" w:date="2026-03-06T15:20:00Z">
              <w:r w:rsidRPr="00971D85" w:rsidDel="00E0199C">
                <w:rPr>
                  <w:rFonts w:ascii="宋体" w:eastAsia="宋体" w:hAnsi="宋体" w:hint="eastAsia"/>
                  <w:szCs w:val="21"/>
                </w:rPr>
                <w:delText>4</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412749C8" w14:textId="5E012193" w:rsidR="00971D85" w:rsidRPr="00971D85" w:rsidDel="00E0199C" w:rsidRDefault="00971D85">
            <w:pPr>
              <w:rPr>
                <w:del w:id="459" w:author="罗明" w:date="2026-03-06T15:20:00Z"/>
                <w:rFonts w:ascii="宋体" w:eastAsia="宋体" w:hAnsi="宋体"/>
                <w:szCs w:val="21"/>
              </w:rPr>
            </w:pPr>
            <w:del w:id="460" w:author="罗明" w:date="2026-03-06T15:20:00Z">
              <w:r w:rsidRPr="00971D85" w:rsidDel="00E0199C">
                <w:rPr>
                  <w:rFonts w:ascii="宋体" w:eastAsia="宋体" w:hAnsi="宋体" w:cs="宋体" w:hint="eastAsia"/>
                  <w:szCs w:val="21"/>
                </w:rPr>
                <w:delText>分辨率：</w:delText>
              </w:r>
              <w:r w:rsidRPr="00971D85" w:rsidDel="00E0199C">
                <w:rPr>
                  <w:rFonts w:ascii="宋体" w:eastAsia="宋体" w:hAnsi="宋体" w:hint="eastAsia"/>
                  <w:szCs w:val="21"/>
                </w:rPr>
                <w:delText>0.000001</w:delText>
              </w:r>
              <w:r w:rsidRPr="00971D85" w:rsidDel="00E0199C">
                <w:rPr>
                  <w:rFonts w:ascii="宋体" w:eastAsia="宋体" w:hAnsi="宋体" w:cs="宋体" w:hint="eastAsia"/>
                  <w:szCs w:val="21"/>
                </w:rPr>
                <w:delText>度；</w:delText>
              </w:r>
            </w:del>
          </w:p>
          <w:p w14:paraId="1B464A63" w14:textId="17CA0978" w:rsidR="00971D85" w:rsidRPr="00971D85" w:rsidDel="00E0199C" w:rsidRDefault="00971D85">
            <w:pPr>
              <w:rPr>
                <w:del w:id="461" w:author="罗明" w:date="2026-03-06T15:20:00Z"/>
                <w:rFonts w:ascii="宋体" w:eastAsia="宋体" w:hAnsi="宋体"/>
                <w:szCs w:val="21"/>
              </w:rPr>
            </w:pPr>
            <w:del w:id="462" w:author="罗明" w:date="2026-03-06T15:20:00Z">
              <w:r w:rsidRPr="00971D85" w:rsidDel="00E0199C">
                <w:rPr>
                  <w:rFonts w:ascii="宋体" w:eastAsia="宋体" w:hAnsi="宋体" w:hint="eastAsia"/>
                  <w:szCs w:val="21"/>
                </w:rPr>
                <w:delText>0xffffffff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72A06B70" w14:textId="3CDA0D3F" w:rsidR="00971D85" w:rsidRPr="00971D85" w:rsidDel="00E0199C" w:rsidRDefault="00971D85">
            <w:pPr>
              <w:jc w:val="center"/>
              <w:rPr>
                <w:del w:id="463" w:author="罗明" w:date="2026-03-06T15:20:00Z"/>
                <w:rFonts w:ascii="宋体" w:eastAsia="宋体" w:hAnsi="宋体"/>
                <w:szCs w:val="21"/>
              </w:rPr>
            </w:pPr>
          </w:p>
        </w:tc>
      </w:tr>
      <w:tr w:rsidR="00971D85" w:rsidRPr="00971D85" w:rsidDel="00E0199C" w14:paraId="248D627E" w14:textId="0A1020FC" w:rsidTr="00971D85">
        <w:trPr>
          <w:trHeight w:val="454"/>
          <w:jc w:val="center"/>
          <w:del w:id="464"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236A55C0" w14:textId="241C5415" w:rsidR="00971D85" w:rsidRPr="00971D85" w:rsidDel="00E0199C" w:rsidRDefault="00971D85">
            <w:pPr>
              <w:jc w:val="center"/>
              <w:rPr>
                <w:del w:id="465" w:author="罗明" w:date="2026-03-06T15:20:00Z"/>
                <w:rFonts w:ascii="宋体" w:eastAsia="宋体" w:hAnsi="宋体"/>
                <w:szCs w:val="21"/>
              </w:rPr>
            </w:pPr>
            <w:del w:id="466" w:author="罗明" w:date="2026-03-06T15:20:00Z">
              <w:r w:rsidRPr="00971D85" w:rsidDel="00E0199C">
                <w:rPr>
                  <w:rFonts w:ascii="宋体" w:eastAsia="宋体" w:hAnsi="宋体" w:hint="eastAsia"/>
                  <w:szCs w:val="21"/>
                </w:rPr>
                <w:lastRenderedPageBreak/>
                <w:delText>23</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41685C8C" w14:textId="3ED3F23C" w:rsidR="00971D85" w:rsidRPr="00971D85" w:rsidDel="00E0199C" w:rsidRDefault="00971D85">
            <w:pPr>
              <w:jc w:val="center"/>
              <w:rPr>
                <w:del w:id="467" w:author="罗明" w:date="2026-03-06T15:20:00Z"/>
                <w:rFonts w:ascii="宋体" w:eastAsia="宋体" w:hAnsi="宋体"/>
                <w:szCs w:val="21"/>
              </w:rPr>
            </w:pPr>
            <w:del w:id="468" w:author="罗明" w:date="2026-03-06T15:20:00Z">
              <w:r w:rsidRPr="00971D85" w:rsidDel="00E0199C">
                <w:rPr>
                  <w:rFonts w:ascii="宋体" w:eastAsia="宋体" w:hAnsi="宋体" w:cs="宋体" w:hint="eastAsia"/>
                  <w:szCs w:val="21"/>
                </w:rPr>
                <w:delText>空调状态</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5BB350BB" w14:textId="09BB76CA" w:rsidR="00971D85" w:rsidRPr="00971D85" w:rsidDel="00E0199C" w:rsidRDefault="00971D85">
            <w:pPr>
              <w:jc w:val="center"/>
              <w:rPr>
                <w:del w:id="469" w:author="罗明" w:date="2026-03-06T15:20:00Z"/>
                <w:rFonts w:ascii="宋体" w:eastAsia="宋体" w:hAnsi="宋体"/>
                <w:szCs w:val="21"/>
              </w:rPr>
            </w:pPr>
            <w:del w:id="470" w:author="罗明" w:date="2026-03-06T15:20:00Z">
              <w:r w:rsidRPr="00971D85" w:rsidDel="00E0199C">
                <w:rPr>
                  <w:rFonts w:ascii="宋体" w:eastAsia="宋体" w:hAnsi="宋体" w:hint="eastAsia"/>
                  <w:szCs w:val="21"/>
                </w:rPr>
                <w:delText>1</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092D0907" w14:textId="7E0BFD04" w:rsidR="00971D85" w:rsidRPr="00971D85" w:rsidDel="00E0199C" w:rsidRDefault="00971D85">
            <w:pPr>
              <w:jc w:val="center"/>
              <w:rPr>
                <w:del w:id="471" w:author="罗明" w:date="2026-03-06T15:20:00Z"/>
                <w:rFonts w:ascii="宋体" w:eastAsia="宋体" w:hAnsi="宋体"/>
                <w:szCs w:val="21"/>
              </w:rPr>
            </w:pPr>
            <w:del w:id="472" w:author="罗明" w:date="2026-03-06T15:20:00Z">
              <w:r w:rsidRPr="00971D85" w:rsidDel="00E0199C">
                <w:rPr>
                  <w:rFonts w:ascii="宋体" w:eastAsia="宋体" w:hAnsi="宋体" w:hint="eastAsia"/>
                  <w:szCs w:val="21"/>
                </w:rPr>
                <w:delText>0xff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1FC00505" w14:textId="2CF69072" w:rsidR="00971D85" w:rsidRPr="00971D85" w:rsidDel="00E0199C" w:rsidRDefault="00971D85">
            <w:pPr>
              <w:jc w:val="center"/>
              <w:rPr>
                <w:del w:id="473" w:author="罗明" w:date="2026-03-06T15:20:00Z"/>
                <w:rFonts w:ascii="宋体" w:eastAsia="宋体" w:hAnsi="宋体"/>
                <w:szCs w:val="21"/>
              </w:rPr>
            </w:pPr>
          </w:p>
        </w:tc>
      </w:tr>
      <w:tr w:rsidR="00971D85" w:rsidRPr="00971D85" w:rsidDel="00E0199C" w14:paraId="05BD21E5" w14:textId="781A6691" w:rsidTr="00971D85">
        <w:trPr>
          <w:trHeight w:val="454"/>
          <w:jc w:val="center"/>
          <w:del w:id="474"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5F082ECC" w14:textId="2AA91815" w:rsidR="00971D85" w:rsidRPr="00971D85" w:rsidDel="00E0199C" w:rsidRDefault="00971D85">
            <w:pPr>
              <w:jc w:val="center"/>
              <w:rPr>
                <w:del w:id="475" w:author="罗明" w:date="2026-03-06T15:20:00Z"/>
                <w:rFonts w:ascii="宋体" w:eastAsia="宋体" w:hAnsi="宋体"/>
                <w:szCs w:val="21"/>
              </w:rPr>
            </w:pPr>
            <w:del w:id="476" w:author="罗明" w:date="2026-03-06T15:20:00Z">
              <w:r w:rsidRPr="00971D85" w:rsidDel="00E0199C">
                <w:rPr>
                  <w:rFonts w:ascii="宋体" w:eastAsia="宋体" w:hAnsi="宋体" w:hint="eastAsia"/>
                  <w:szCs w:val="21"/>
                </w:rPr>
                <w:delText>24</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57F83CB2" w14:textId="0BD738B2" w:rsidR="00971D85" w:rsidRPr="00971D85" w:rsidDel="00E0199C" w:rsidRDefault="00971D85">
            <w:pPr>
              <w:jc w:val="center"/>
              <w:rPr>
                <w:del w:id="477" w:author="罗明" w:date="2026-03-06T15:20:00Z"/>
                <w:rFonts w:ascii="宋体" w:eastAsia="宋体" w:hAnsi="宋体"/>
                <w:szCs w:val="21"/>
              </w:rPr>
            </w:pPr>
            <w:del w:id="478" w:author="罗明" w:date="2026-03-06T15:20:00Z">
              <w:r w:rsidRPr="00971D85" w:rsidDel="00E0199C">
                <w:rPr>
                  <w:rFonts w:ascii="宋体" w:eastAsia="宋体" w:hAnsi="宋体" w:cs="宋体" w:hint="eastAsia"/>
                  <w:szCs w:val="21"/>
                </w:rPr>
                <w:delText>故障等级</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693D6AC7" w14:textId="46D3C731" w:rsidR="00971D85" w:rsidRPr="00971D85" w:rsidDel="00E0199C" w:rsidRDefault="00971D85">
            <w:pPr>
              <w:jc w:val="center"/>
              <w:rPr>
                <w:del w:id="479" w:author="罗明" w:date="2026-03-06T15:20:00Z"/>
                <w:rFonts w:ascii="宋体" w:eastAsia="宋体" w:hAnsi="宋体"/>
                <w:szCs w:val="21"/>
              </w:rPr>
            </w:pPr>
            <w:del w:id="480" w:author="罗明" w:date="2026-03-06T15:20:00Z">
              <w:r w:rsidRPr="00971D85" w:rsidDel="00E0199C">
                <w:rPr>
                  <w:rFonts w:ascii="宋体" w:eastAsia="宋体" w:hAnsi="宋体" w:hint="eastAsia"/>
                  <w:szCs w:val="21"/>
                </w:rPr>
                <w:delText>1</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743646A1" w14:textId="48481F59" w:rsidR="00971D85" w:rsidRPr="00971D85" w:rsidDel="00E0199C" w:rsidRDefault="00971D85">
            <w:pPr>
              <w:jc w:val="center"/>
              <w:rPr>
                <w:del w:id="481" w:author="罗明" w:date="2026-03-06T15:20:00Z"/>
                <w:rFonts w:ascii="宋体" w:eastAsia="宋体" w:hAnsi="宋体"/>
                <w:szCs w:val="21"/>
              </w:rPr>
            </w:pPr>
            <w:del w:id="482" w:author="罗明" w:date="2026-03-06T15:20:00Z">
              <w:r w:rsidRPr="00971D85" w:rsidDel="00E0199C">
                <w:rPr>
                  <w:rFonts w:ascii="宋体" w:eastAsia="宋体" w:hAnsi="宋体" w:hint="eastAsia"/>
                  <w:szCs w:val="21"/>
                </w:rPr>
                <w:delText>0xff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614095BB" w14:textId="11E77905" w:rsidR="00971D85" w:rsidRPr="00971D85" w:rsidDel="00E0199C" w:rsidRDefault="00971D85">
            <w:pPr>
              <w:jc w:val="center"/>
              <w:rPr>
                <w:del w:id="483" w:author="罗明" w:date="2026-03-06T15:20:00Z"/>
                <w:rFonts w:ascii="宋体" w:eastAsia="宋体" w:hAnsi="宋体"/>
                <w:szCs w:val="21"/>
              </w:rPr>
            </w:pPr>
          </w:p>
        </w:tc>
      </w:tr>
      <w:tr w:rsidR="00971D85" w:rsidRPr="00971D85" w:rsidDel="00E0199C" w14:paraId="7C9ABFD9" w14:textId="2743632E" w:rsidTr="00971D85">
        <w:trPr>
          <w:trHeight w:val="454"/>
          <w:jc w:val="center"/>
          <w:del w:id="484"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43CA0471" w14:textId="00314B5B" w:rsidR="00971D85" w:rsidRPr="00971D85" w:rsidDel="00E0199C" w:rsidRDefault="00971D85">
            <w:pPr>
              <w:jc w:val="center"/>
              <w:rPr>
                <w:del w:id="485" w:author="罗明" w:date="2026-03-06T15:20:00Z"/>
                <w:rFonts w:ascii="宋体" w:eastAsia="宋体" w:hAnsi="宋体"/>
                <w:szCs w:val="21"/>
              </w:rPr>
            </w:pPr>
            <w:del w:id="486" w:author="罗明" w:date="2026-03-06T15:20:00Z">
              <w:r w:rsidRPr="00971D85" w:rsidDel="00E0199C">
                <w:rPr>
                  <w:rFonts w:ascii="宋体" w:eastAsia="宋体" w:hAnsi="宋体" w:hint="eastAsia"/>
                  <w:szCs w:val="21"/>
                </w:rPr>
                <w:delText>25</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38192A02" w14:textId="5A8CB155" w:rsidR="00971D85" w:rsidRPr="00971D85" w:rsidDel="00E0199C" w:rsidRDefault="00971D85">
            <w:pPr>
              <w:jc w:val="center"/>
              <w:rPr>
                <w:del w:id="487" w:author="罗明" w:date="2026-03-06T15:20:00Z"/>
                <w:rFonts w:ascii="宋体" w:eastAsia="宋体" w:hAnsi="宋体"/>
                <w:szCs w:val="21"/>
              </w:rPr>
            </w:pPr>
            <w:del w:id="488" w:author="罗明" w:date="2026-03-06T15:20:00Z">
              <w:r w:rsidRPr="00971D85" w:rsidDel="00E0199C">
                <w:rPr>
                  <w:rFonts w:ascii="宋体" w:eastAsia="宋体" w:hAnsi="宋体" w:cs="宋体" w:hint="eastAsia"/>
                  <w:szCs w:val="21"/>
                </w:rPr>
                <w:delText>电池组当前状态</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386D6917" w14:textId="4809826D" w:rsidR="00971D85" w:rsidRPr="00971D85" w:rsidDel="00E0199C" w:rsidRDefault="00971D85">
            <w:pPr>
              <w:jc w:val="center"/>
              <w:rPr>
                <w:del w:id="489" w:author="罗明" w:date="2026-03-06T15:20:00Z"/>
                <w:rFonts w:ascii="宋体" w:eastAsia="宋体" w:hAnsi="宋体"/>
                <w:szCs w:val="21"/>
              </w:rPr>
            </w:pPr>
            <w:del w:id="490" w:author="罗明" w:date="2026-03-06T15:20:00Z">
              <w:r w:rsidRPr="00971D85" w:rsidDel="00E0199C">
                <w:rPr>
                  <w:rFonts w:ascii="宋体" w:eastAsia="宋体" w:hAnsi="宋体" w:hint="eastAsia"/>
                  <w:szCs w:val="21"/>
                </w:rPr>
                <w:delText>1</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58657371" w14:textId="78FB7580" w:rsidR="00971D85" w:rsidRPr="00971D85" w:rsidDel="00E0199C" w:rsidRDefault="00971D85">
            <w:pPr>
              <w:jc w:val="center"/>
              <w:rPr>
                <w:del w:id="491" w:author="罗明" w:date="2026-03-06T15:20:00Z"/>
                <w:rFonts w:ascii="宋体" w:eastAsia="宋体" w:hAnsi="宋体"/>
                <w:szCs w:val="21"/>
              </w:rPr>
            </w:pPr>
            <w:del w:id="492" w:author="罗明" w:date="2026-03-06T15:20:00Z">
              <w:r w:rsidRPr="00971D85" w:rsidDel="00E0199C">
                <w:rPr>
                  <w:rFonts w:ascii="宋体" w:eastAsia="宋体" w:hAnsi="宋体" w:hint="eastAsia"/>
                  <w:szCs w:val="21"/>
                </w:rPr>
                <w:delText>0xff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470A98F5" w14:textId="61D79A32" w:rsidR="00971D85" w:rsidRPr="00971D85" w:rsidDel="00E0199C" w:rsidRDefault="00971D85">
            <w:pPr>
              <w:jc w:val="center"/>
              <w:rPr>
                <w:del w:id="493" w:author="罗明" w:date="2026-03-06T15:20:00Z"/>
                <w:rFonts w:ascii="宋体" w:eastAsia="宋体" w:hAnsi="宋体"/>
                <w:szCs w:val="21"/>
              </w:rPr>
            </w:pPr>
          </w:p>
        </w:tc>
      </w:tr>
      <w:tr w:rsidR="00971D85" w:rsidRPr="00971D85" w:rsidDel="00E0199C" w14:paraId="6DDFC18A" w14:textId="33934319" w:rsidTr="00971D85">
        <w:trPr>
          <w:trHeight w:val="454"/>
          <w:jc w:val="center"/>
          <w:del w:id="494"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57BEE7A9" w14:textId="4F765FEC" w:rsidR="00971D85" w:rsidRPr="00971D85" w:rsidDel="00E0199C" w:rsidRDefault="00971D85">
            <w:pPr>
              <w:jc w:val="center"/>
              <w:rPr>
                <w:del w:id="495" w:author="罗明" w:date="2026-03-06T15:20:00Z"/>
                <w:rFonts w:ascii="宋体" w:eastAsia="宋体" w:hAnsi="宋体"/>
                <w:szCs w:val="21"/>
              </w:rPr>
            </w:pPr>
            <w:del w:id="496" w:author="罗明" w:date="2026-03-06T15:20:00Z">
              <w:r w:rsidRPr="00971D85" w:rsidDel="00E0199C">
                <w:rPr>
                  <w:rFonts w:ascii="宋体" w:eastAsia="宋体" w:hAnsi="宋体" w:hint="eastAsia"/>
                  <w:szCs w:val="21"/>
                </w:rPr>
                <w:delText>26</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51CA13BD" w14:textId="4CC4CC7F" w:rsidR="00971D85" w:rsidRPr="00971D85" w:rsidDel="00E0199C" w:rsidRDefault="00971D85">
            <w:pPr>
              <w:jc w:val="center"/>
              <w:rPr>
                <w:del w:id="497" w:author="罗明" w:date="2026-03-06T15:20:00Z"/>
                <w:rFonts w:ascii="宋体" w:eastAsia="宋体" w:hAnsi="宋体"/>
                <w:szCs w:val="21"/>
              </w:rPr>
            </w:pPr>
            <w:del w:id="498" w:author="罗明" w:date="2026-03-06T15:20:00Z">
              <w:r w:rsidRPr="00971D85" w:rsidDel="00E0199C">
                <w:rPr>
                  <w:rFonts w:ascii="宋体" w:eastAsia="宋体" w:hAnsi="宋体" w:cs="宋体" w:hint="eastAsia"/>
                  <w:szCs w:val="21"/>
                </w:rPr>
                <w:delText>动力电池报警</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50640F3A" w14:textId="7747463D" w:rsidR="00971D85" w:rsidRPr="00971D85" w:rsidDel="00E0199C" w:rsidRDefault="00971D85">
            <w:pPr>
              <w:jc w:val="center"/>
              <w:rPr>
                <w:del w:id="499" w:author="罗明" w:date="2026-03-06T15:20:00Z"/>
                <w:rFonts w:ascii="宋体" w:eastAsia="宋体" w:hAnsi="宋体"/>
                <w:szCs w:val="21"/>
              </w:rPr>
            </w:pPr>
            <w:del w:id="500" w:author="罗明" w:date="2026-03-06T15:20:00Z">
              <w:r w:rsidRPr="00971D85" w:rsidDel="00E0199C">
                <w:rPr>
                  <w:rFonts w:ascii="宋体" w:eastAsia="宋体" w:hAnsi="宋体" w:hint="eastAsia"/>
                  <w:szCs w:val="21"/>
                </w:rPr>
                <w:delText>1</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29A90E8C" w14:textId="46316EE7" w:rsidR="00971D85" w:rsidRPr="00971D85" w:rsidDel="00E0199C" w:rsidRDefault="00971D85">
            <w:pPr>
              <w:jc w:val="center"/>
              <w:rPr>
                <w:del w:id="501" w:author="罗明" w:date="2026-03-06T15:20:00Z"/>
                <w:rFonts w:ascii="宋体" w:eastAsia="宋体" w:hAnsi="宋体"/>
                <w:szCs w:val="21"/>
              </w:rPr>
            </w:pPr>
            <w:del w:id="502" w:author="罗明" w:date="2026-03-06T15:20:00Z">
              <w:r w:rsidRPr="00971D85" w:rsidDel="00E0199C">
                <w:rPr>
                  <w:rFonts w:ascii="宋体" w:eastAsia="宋体" w:hAnsi="宋体" w:hint="eastAsia"/>
                  <w:szCs w:val="21"/>
                </w:rPr>
                <w:delText>0xff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559FC89B" w14:textId="71786A4F" w:rsidR="00971D85" w:rsidRPr="00971D85" w:rsidDel="00E0199C" w:rsidRDefault="00971D85">
            <w:pPr>
              <w:jc w:val="center"/>
              <w:rPr>
                <w:del w:id="503" w:author="罗明" w:date="2026-03-06T15:20:00Z"/>
                <w:rFonts w:ascii="宋体" w:eastAsia="宋体" w:hAnsi="宋体"/>
                <w:szCs w:val="21"/>
              </w:rPr>
            </w:pPr>
          </w:p>
        </w:tc>
      </w:tr>
      <w:tr w:rsidR="00971D85" w:rsidRPr="00971D85" w:rsidDel="00E0199C" w14:paraId="626101D0" w14:textId="78933269" w:rsidTr="00971D85">
        <w:trPr>
          <w:trHeight w:val="454"/>
          <w:jc w:val="center"/>
          <w:del w:id="504"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3C10C62A" w14:textId="1A768711" w:rsidR="00971D85" w:rsidRPr="00971D85" w:rsidDel="00E0199C" w:rsidRDefault="00971D85">
            <w:pPr>
              <w:jc w:val="center"/>
              <w:rPr>
                <w:del w:id="505" w:author="罗明" w:date="2026-03-06T15:20:00Z"/>
                <w:rFonts w:ascii="宋体" w:eastAsia="宋体" w:hAnsi="宋体"/>
                <w:szCs w:val="21"/>
              </w:rPr>
            </w:pPr>
            <w:del w:id="506" w:author="罗明" w:date="2026-03-06T15:20:00Z">
              <w:r w:rsidRPr="00971D85" w:rsidDel="00E0199C">
                <w:rPr>
                  <w:rFonts w:ascii="宋体" w:eastAsia="宋体" w:hAnsi="宋体" w:hint="eastAsia"/>
                  <w:szCs w:val="21"/>
                </w:rPr>
                <w:delText>27</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6A8F1CFC" w14:textId="33F003E9" w:rsidR="00971D85" w:rsidRPr="00971D85" w:rsidDel="00E0199C" w:rsidRDefault="00971D85">
            <w:pPr>
              <w:jc w:val="center"/>
              <w:rPr>
                <w:del w:id="507" w:author="罗明" w:date="2026-03-06T15:20:00Z"/>
                <w:rFonts w:ascii="宋体" w:eastAsia="宋体" w:hAnsi="宋体"/>
                <w:szCs w:val="21"/>
              </w:rPr>
            </w:pPr>
            <w:del w:id="508" w:author="罗明" w:date="2026-03-06T15:20:00Z">
              <w:r w:rsidRPr="00971D85" w:rsidDel="00E0199C">
                <w:rPr>
                  <w:rFonts w:ascii="宋体" w:eastAsia="宋体" w:hAnsi="宋体" w:cs="宋体" w:hint="eastAsia"/>
                  <w:szCs w:val="21"/>
                </w:rPr>
                <w:delText>电机系统温度</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0F57E6B0" w14:textId="48DEF9DB" w:rsidR="00971D85" w:rsidRPr="00971D85" w:rsidDel="00E0199C" w:rsidRDefault="00971D85">
            <w:pPr>
              <w:jc w:val="center"/>
              <w:rPr>
                <w:del w:id="509" w:author="罗明" w:date="2026-03-06T15:20:00Z"/>
                <w:rFonts w:ascii="宋体" w:eastAsia="宋体" w:hAnsi="宋体"/>
                <w:szCs w:val="21"/>
              </w:rPr>
            </w:pPr>
            <w:del w:id="510" w:author="罗明" w:date="2026-03-06T15:20:00Z">
              <w:r w:rsidRPr="00971D85" w:rsidDel="00E0199C">
                <w:rPr>
                  <w:rFonts w:ascii="宋体" w:eastAsia="宋体" w:hAnsi="宋体" w:hint="eastAsia"/>
                  <w:szCs w:val="21"/>
                </w:rPr>
                <w:delText>1</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3A399A12" w14:textId="052D7721" w:rsidR="00971D85" w:rsidRPr="00971D85" w:rsidDel="00E0199C" w:rsidRDefault="00971D85">
            <w:pPr>
              <w:jc w:val="center"/>
              <w:rPr>
                <w:del w:id="511" w:author="罗明" w:date="2026-03-06T15:20:00Z"/>
                <w:rFonts w:ascii="宋体" w:eastAsia="宋体" w:hAnsi="宋体"/>
                <w:szCs w:val="21"/>
              </w:rPr>
            </w:pPr>
            <w:del w:id="512" w:author="罗明" w:date="2026-03-06T15:20:00Z">
              <w:r w:rsidRPr="00971D85" w:rsidDel="00E0199C">
                <w:rPr>
                  <w:rFonts w:ascii="宋体" w:eastAsia="宋体" w:hAnsi="宋体" w:hint="eastAsia"/>
                  <w:szCs w:val="21"/>
                </w:rPr>
                <w:delText>0xff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4ED87DDA" w14:textId="3C3FD9CC" w:rsidR="00971D85" w:rsidRPr="00971D85" w:rsidDel="00E0199C" w:rsidRDefault="00971D85">
            <w:pPr>
              <w:jc w:val="center"/>
              <w:rPr>
                <w:del w:id="513" w:author="罗明" w:date="2026-03-06T15:20:00Z"/>
                <w:rFonts w:ascii="宋体" w:eastAsia="宋体" w:hAnsi="宋体"/>
                <w:szCs w:val="21"/>
              </w:rPr>
            </w:pPr>
          </w:p>
        </w:tc>
      </w:tr>
      <w:tr w:rsidR="00971D85" w:rsidRPr="00971D85" w:rsidDel="00E0199C" w14:paraId="352AB604" w14:textId="3EF9D693" w:rsidTr="00971D85">
        <w:trPr>
          <w:trHeight w:val="454"/>
          <w:jc w:val="center"/>
          <w:del w:id="514"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3E8F7ECD" w14:textId="5B56B3E0" w:rsidR="00971D85" w:rsidRPr="00971D85" w:rsidDel="00E0199C" w:rsidRDefault="00971D85">
            <w:pPr>
              <w:jc w:val="center"/>
              <w:rPr>
                <w:del w:id="515" w:author="罗明" w:date="2026-03-06T15:20:00Z"/>
                <w:rFonts w:ascii="宋体" w:eastAsia="宋体" w:hAnsi="宋体"/>
                <w:szCs w:val="21"/>
              </w:rPr>
            </w:pPr>
            <w:del w:id="516" w:author="罗明" w:date="2026-03-06T15:20:00Z">
              <w:r w:rsidRPr="00971D85" w:rsidDel="00E0199C">
                <w:rPr>
                  <w:rFonts w:ascii="宋体" w:eastAsia="宋体" w:hAnsi="宋体" w:hint="eastAsia"/>
                  <w:szCs w:val="21"/>
                </w:rPr>
                <w:delText>28</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22004A14" w14:textId="1C0CD61F" w:rsidR="00971D85" w:rsidRPr="00971D85" w:rsidDel="00E0199C" w:rsidRDefault="00971D85">
            <w:pPr>
              <w:jc w:val="center"/>
              <w:rPr>
                <w:del w:id="517" w:author="罗明" w:date="2026-03-06T15:20:00Z"/>
                <w:rFonts w:ascii="宋体" w:eastAsia="宋体" w:hAnsi="宋体"/>
                <w:szCs w:val="21"/>
              </w:rPr>
            </w:pPr>
            <w:del w:id="518" w:author="罗明" w:date="2026-03-06T15:20:00Z">
              <w:r w:rsidRPr="00971D85" w:rsidDel="00E0199C">
                <w:rPr>
                  <w:rFonts w:ascii="宋体" w:eastAsia="宋体" w:hAnsi="宋体" w:hint="eastAsia"/>
                  <w:szCs w:val="21"/>
                </w:rPr>
                <w:delText>GPRS</w:delText>
              </w:r>
              <w:r w:rsidRPr="00971D85" w:rsidDel="00E0199C">
                <w:rPr>
                  <w:rFonts w:ascii="宋体" w:eastAsia="宋体" w:hAnsi="宋体" w:cs="宋体" w:hint="eastAsia"/>
                  <w:szCs w:val="21"/>
                </w:rPr>
                <w:delText>信号强度</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00269F4F" w14:textId="31AE7342" w:rsidR="00971D85" w:rsidRPr="00971D85" w:rsidDel="00E0199C" w:rsidRDefault="00971D85">
            <w:pPr>
              <w:jc w:val="center"/>
              <w:rPr>
                <w:del w:id="519" w:author="罗明" w:date="2026-03-06T15:20:00Z"/>
                <w:rFonts w:ascii="宋体" w:eastAsia="宋体" w:hAnsi="宋体"/>
                <w:szCs w:val="21"/>
              </w:rPr>
            </w:pPr>
            <w:del w:id="520" w:author="罗明" w:date="2026-03-06T15:20:00Z">
              <w:r w:rsidRPr="00971D85" w:rsidDel="00E0199C">
                <w:rPr>
                  <w:rFonts w:ascii="宋体" w:eastAsia="宋体" w:hAnsi="宋体" w:hint="eastAsia"/>
                  <w:szCs w:val="21"/>
                </w:rPr>
                <w:delText>1</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64BA5C75" w14:textId="4193EFFF" w:rsidR="00971D85" w:rsidRPr="00971D85" w:rsidDel="00E0199C" w:rsidRDefault="00971D85">
            <w:pPr>
              <w:jc w:val="center"/>
              <w:rPr>
                <w:del w:id="521" w:author="罗明" w:date="2026-03-06T15:20:00Z"/>
                <w:rFonts w:ascii="宋体" w:eastAsia="宋体" w:hAnsi="宋体"/>
                <w:szCs w:val="21"/>
              </w:rPr>
            </w:pPr>
            <w:del w:id="522" w:author="罗明" w:date="2026-03-06T15:20:00Z">
              <w:r w:rsidRPr="00971D85" w:rsidDel="00E0199C">
                <w:rPr>
                  <w:rFonts w:ascii="宋体" w:eastAsia="宋体" w:hAnsi="宋体" w:cs="宋体" w:hint="eastAsia"/>
                  <w:szCs w:val="21"/>
                </w:rPr>
                <w:delText>范围：</w:delText>
              </w:r>
              <w:r w:rsidRPr="00971D85" w:rsidDel="00E0199C">
                <w:rPr>
                  <w:rFonts w:ascii="宋体" w:eastAsia="宋体" w:hAnsi="宋体" w:hint="eastAsia"/>
                  <w:szCs w:val="21"/>
                </w:rPr>
                <w:delText>1~31</w:delText>
              </w:r>
              <w:r w:rsidRPr="00971D85" w:rsidDel="00E0199C">
                <w:rPr>
                  <w:rFonts w:ascii="宋体" w:eastAsia="宋体" w:hAnsi="宋体" w:cs="宋体" w:hint="eastAsia"/>
                  <w:szCs w:val="21"/>
                </w:rPr>
                <w:delText>；</w:delText>
              </w:r>
            </w:del>
          </w:p>
          <w:p w14:paraId="5C79EEA3" w14:textId="7E3F97E6" w:rsidR="00971D85" w:rsidRPr="00971D85" w:rsidDel="00E0199C" w:rsidRDefault="00971D85">
            <w:pPr>
              <w:jc w:val="center"/>
              <w:rPr>
                <w:del w:id="523" w:author="罗明" w:date="2026-03-06T15:20:00Z"/>
                <w:rFonts w:ascii="宋体" w:eastAsia="宋体" w:hAnsi="宋体"/>
                <w:szCs w:val="21"/>
              </w:rPr>
            </w:pPr>
            <w:del w:id="524" w:author="罗明" w:date="2026-03-06T15:20:00Z">
              <w:r w:rsidRPr="00971D85" w:rsidDel="00E0199C">
                <w:rPr>
                  <w:rFonts w:ascii="宋体" w:eastAsia="宋体" w:hAnsi="宋体" w:hint="eastAsia"/>
                  <w:szCs w:val="21"/>
                </w:rPr>
                <w:delText>0xff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4CC4CE49" w14:textId="68B33B61" w:rsidR="00971D85" w:rsidRPr="00971D85" w:rsidDel="00E0199C" w:rsidRDefault="00971D85">
            <w:pPr>
              <w:jc w:val="center"/>
              <w:rPr>
                <w:del w:id="525" w:author="罗明" w:date="2026-03-06T15:20:00Z"/>
                <w:rFonts w:ascii="宋体" w:eastAsia="宋体" w:hAnsi="宋体"/>
                <w:szCs w:val="21"/>
              </w:rPr>
            </w:pPr>
          </w:p>
        </w:tc>
      </w:tr>
      <w:tr w:rsidR="00971D85" w:rsidRPr="00971D85" w:rsidDel="00E0199C" w14:paraId="40A6612C" w14:textId="22FD5C2A" w:rsidTr="00971D85">
        <w:trPr>
          <w:trHeight w:val="454"/>
          <w:jc w:val="center"/>
          <w:del w:id="526"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429575B8" w14:textId="31801405" w:rsidR="00971D85" w:rsidRPr="00971D85" w:rsidDel="00E0199C" w:rsidRDefault="00971D85">
            <w:pPr>
              <w:jc w:val="center"/>
              <w:rPr>
                <w:del w:id="527" w:author="罗明" w:date="2026-03-06T15:20:00Z"/>
                <w:rFonts w:ascii="宋体" w:eastAsia="宋体" w:hAnsi="宋体"/>
                <w:szCs w:val="21"/>
              </w:rPr>
            </w:pPr>
            <w:del w:id="528" w:author="罗明" w:date="2026-03-06T15:20:00Z">
              <w:r w:rsidRPr="00971D85" w:rsidDel="00E0199C">
                <w:rPr>
                  <w:rFonts w:ascii="宋体" w:eastAsia="宋体" w:hAnsi="宋体" w:hint="eastAsia"/>
                  <w:szCs w:val="21"/>
                </w:rPr>
                <w:delText>29</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7AD1EB82" w14:textId="4801572A" w:rsidR="00971D85" w:rsidRPr="00971D85" w:rsidDel="00E0199C" w:rsidRDefault="00971D85">
            <w:pPr>
              <w:jc w:val="center"/>
              <w:rPr>
                <w:del w:id="529" w:author="罗明" w:date="2026-03-06T15:20:00Z"/>
                <w:rFonts w:ascii="宋体" w:eastAsia="宋体" w:hAnsi="宋体"/>
                <w:szCs w:val="21"/>
              </w:rPr>
            </w:pPr>
            <w:del w:id="530" w:author="罗明" w:date="2026-03-06T15:20:00Z">
              <w:r w:rsidRPr="00971D85" w:rsidDel="00E0199C">
                <w:rPr>
                  <w:rFonts w:ascii="宋体" w:eastAsia="宋体" w:hAnsi="宋体" w:cs="宋体" w:hint="eastAsia"/>
                  <w:szCs w:val="21"/>
                </w:rPr>
                <w:delText>手刹信号</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6244C7FF" w14:textId="3A29D578" w:rsidR="00971D85" w:rsidRPr="00971D85" w:rsidDel="00E0199C" w:rsidRDefault="00971D85">
            <w:pPr>
              <w:jc w:val="center"/>
              <w:rPr>
                <w:del w:id="531" w:author="罗明" w:date="2026-03-06T15:20:00Z"/>
                <w:rFonts w:ascii="宋体" w:eastAsia="宋体" w:hAnsi="宋体"/>
                <w:szCs w:val="21"/>
              </w:rPr>
            </w:pPr>
            <w:del w:id="532" w:author="罗明" w:date="2026-03-06T15:20:00Z">
              <w:r w:rsidRPr="00971D85" w:rsidDel="00E0199C">
                <w:rPr>
                  <w:rFonts w:ascii="宋体" w:eastAsia="宋体" w:hAnsi="宋体" w:hint="eastAsia"/>
                  <w:szCs w:val="21"/>
                </w:rPr>
                <w:delText>1</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03B95F87" w14:textId="227C1EDC" w:rsidR="00971D85" w:rsidRPr="00971D85" w:rsidDel="00E0199C" w:rsidRDefault="00971D85">
            <w:pPr>
              <w:rPr>
                <w:del w:id="533" w:author="罗明" w:date="2026-03-06T15:20:00Z"/>
                <w:rFonts w:ascii="宋体" w:eastAsia="宋体" w:hAnsi="宋体"/>
                <w:szCs w:val="21"/>
              </w:rPr>
            </w:pPr>
            <w:del w:id="534" w:author="罗明" w:date="2026-03-06T15:20:00Z">
              <w:r w:rsidRPr="00971D85" w:rsidDel="00E0199C">
                <w:rPr>
                  <w:rFonts w:ascii="宋体" w:eastAsia="宋体" w:hAnsi="宋体" w:hint="eastAsia"/>
                  <w:szCs w:val="21"/>
                </w:rPr>
                <w:delText>0</w:delText>
              </w:r>
              <w:r w:rsidRPr="00971D85" w:rsidDel="00E0199C">
                <w:rPr>
                  <w:rFonts w:ascii="宋体" w:eastAsia="宋体" w:hAnsi="宋体" w:cs="宋体" w:hint="eastAsia"/>
                  <w:szCs w:val="21"/>
                </w:rPr>
                <w:delText>：放下（默认）；</w:delText>
              </w:r>
            </w:del>
          </w:p>
          <w:p w14:paraId="79926201" w14:textId="464CDA07" w:rsidR="00971D85" w:rsidRPr="00971D85" w:rsidDel="00E0199C" w:rsidRDefault="00971D85">
            <w:pPr>
              <w:rPr>
                <w:del w:id="535" w:author="罗明" w:date="2026-03-06T15:20:00Z"/>
                <w:rFonts w:ascii="宋体" w:eastAsia="宋体" w:hAnsi="宋体"/>
                <w:szCs w:val="21"/>
              </w:rPr>
            </w:pPr>
            <w:del w:id="536" w:author="罗明" w:date="2026-03-06T15:20:00Z">
              <w:r w:rsidRPr="00971D85" w:rsidDel="00E0199C">
                <w:rPr>
                  <w:rFonts w:ascii="宋体" w:eastAsia="宋体" w:hAnsi="宋体" w:hint="eastAsia"/>
                  <w:szCs w:val="21"/>
                </w:rPr>
                <w:delText>1</w:delText>
              </w:r>
              <w:r w:rsidRPr="00971D85" w:rsidDel="00E0199C">
                <w:rPr>
                  <w:rFonts w:ascii="宋体" w:eastAsia="宋体" w:hAnsi="宋体" w:cs="宋体" w:hint="eastAsia"/>
                  <w:szCs w:val="21"/>
                </w:rPr>
                <w:delText>：拉起；</w:delText>
              </w:r>
            </w:del>
          </w:p>
          <w:p w14:paraId="7FC6C7C1" w14:textId="23D85518" w:rsidR="00971D85" w:rsidRPr="00971D85" w:rsidDel="00E0199C" w:rsidRDefault="00971D85">
            <w:pPr>
              <w:rPr>
                <w:del w:id="537" w:author="罗明" w:date="2026-03-06T15:20:00Z"/>
                <w:rFonts w:ascii="宋体" w:eastAsia="宋体" w:hAnsi="宋体"/>
                <w:szCs w:val="21"/>
              </w:rPr>
            </w:pPr>
            <w:del w:id="538" w:author="罗明" w:date="2026-03-06T15:20:00Z">
              <w:r w:rsidRPr="00971D85" w:rsidDel="00E0199C">
                <w:rPr>
                  <w:rFonts w:ascii="宋体" w:eastAsia="宋体" w:hAnsi="宋体" w:hint="eastAsia"/>
                  <w:szCs w:val="21"/>
                </w:rPr>
                <w:delText>0xff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07EA4003" w14:textId="3D45348A" w:rsidR="00971D85" w:rsidRPr="00971D85" w:rsidDel="00E0199C" w:rsidRDefault="00971D85">
            <w:pPr>
              <w:jc w:val="center"/>
              <w:rPr>
                <w:del w:id="539" w:author="罗明" w:date="2026-03-06T15:20:00Z"/>
                <w:rFonts w:ascii="宋体" w:eastAsia="宋体" w:hAnsi="宋体"/>
                <w:szCs w:val="21"/>
              </w:rPr>
            </w:pPr>
          </w:p>
        </w:tc>
      </w:tr>
      <w:tr w:rsidR="00971D85" w:rsidRPr="00971D85" w:rsidDel="00E0199C" w14:paraId="66E7DCC9" w14:textId="3BC3ABF1" w:rsidTr="00971D85">
        <w:trPr>
          <w:trHeight w:val="454"/>
          <w:jc w:val="center"/>
          <w:del w:id="540"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49EAA3A9" w14:textId="6F42E172" w:rsidR="00971D85" w:rsidRPr="00971D85" w:rsidDel="00E0199C" w:rsidRDefault="00971D85">
            <w:pPr>
              <w:jc w:val="center"/>
              <w:rPr>
                <w:del w:id="541" w:author="罗明" w:date="2026-03-06T15:20:00Z"/>
                <w:rFonts w:ascii="宋体" w:eastAsia="宋体" w:hAnsi="宋体"/>
                <w:szCs w:val="21"/>
              </w:rPr>
            </w:pPr>
            <w:del w:id="542" w:author="罗明" w:date="2026-03-06T15:20:00Z">
              <w:r w:rsidRPr="00971D85" w:rsidDel="00E0199C">
                <w:rPr>
                  <w:rFonts w:ascii="宋体" w:eastAsia="宋体" w:hAnsi="宋体" w:hint="eastAsia"/>
                  <w:szCs w:val="21"/>
                </w:rPr>
                <w:delText>30</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49955998" w14:textId="04BEE0F2" w:rsidR="00971D85" w:rsidRPr="00971D85" w:rsidDel="00E0199C" w:rsidRDefault="00971D85">
            <w:pPr>
              <w:jc w:val="center"/>
              <w:rPr>
                <w:del w:id="543" w:author="罗明" w:date="2026-03-06T15:20:00Z"/>
                <w:rFonts w:ascii="宋体" w:eastAsia="宋体" w:hAnsi="宋体"/>
                <w:szCs w:val="21"/>
              </w:rPr>
            </w:pPr>
            <w:del w:id="544" w:author="罗明" w:date="2026-03-06T15:20:00Z">
              <w:r w:rsidRPr="00971D85" w:rsidDel="00E0199C">
                <w:rPr>
                  <w:rFonts w:ascii="宋体" w:eastAsia="宋体" w:hAnsi="宋体" w:cs="宋体" w:hint="eastAsia"/>
                  <w:szCs w:val="21"/>
                </w:rPr>
                <w:delText>车灯状态</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019AF5D6" w14:textId="05716D24" w:rsidR="00971D85" w:rsidRPr="00971D85" w:rsidDel="00E0199C" w:rsidRDefault="00971D85">
            <w:pPr>
              <w:jc w:val="center"/>
              <w:rPr>
                <w:del w:id="545" w:author="罗明" w:date="2026-03-06T15:20:00Z"/>
                <w:rFonts w:ascii="宋体" w:eastAsia="宋体" w:hAnsi="宋体"/>
                <w:szCs w:val="21"/>
              </w:rPr>
            </w:pPr>
            <w:del w:id="546" w:author="罗明" w:date="2026-03-06T15:20:00Z">
              <w:r w:rsidRPr="00971D85" w:rsidDel="00E0199C">
                <w:rPr>
                  <w:rFonts w:ascii="宋体" w:eastAsia="宋体" w:hAnsi="宋体" w:hint="eastAsia"/>
                  <w:szCs w:val="21"/>
                </w:rPr>
                <w:delText>1</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30D5CF83" w14:textId="0271F789" w:rsidR="00971D85" w:rsidRPr="00971D85" w:rsidDel="00E0199C" w:rsidRDefault="00971D85">
            <w:pPr>
              <w:jc w:val="center"/>
              <w:rPr>
                <w:del w:id="547" w:author="罗明" w:date="2026-03-06T15:20:00Z"/>
                <w:rFonts w:ascii="宋体" w:eastAsia="宋体" w:hAnsi="宋体"/>
                <w:szCs w:val="21"/>
              </w:rPr>
            </w:pPr>
            <w:del w:id="548" w:author="罗明" w:date="2026-03-06T15:20:00Z">
              <w:r w:rsidRPr="00971D85" w:rsidDel="00E0199C">
                <w:rPr>
                  <w:rFonts w:ascii="宋体" w:eastAsia="宋体" w:hAnsi="宋体" w:hint="eastAsia"/>
                  <w:szCs w:val="21"/>
                </w:rPr>
                <w:delText>0xff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158693FC" w14:textId="6931EFA6" w:rsidR="00971D85" w:rsidRPr="00971D85" w:rsidDel="00E0199C" w:rsidRDefault="00971D85">
            <w:pPr>
              <w:jc w:val="center"/>
              <w:rPr>
                <w:del w:id="549" w:author="罗明" w:date="2026-03-06T15:20:00Z"/>
                <w:rFonts w:ascii="宋体" w:eastAsia="宋体" w:hAnsi="宋体"/>
                <w:szCs w:val="21"/>
              </w:rPr>
            </w:pPr>
          </w:p>
        </w:tc>
      </w:tr>
      <w:tr w:rsidR="00971D85" w:rsidRPr="00971D85" w:rsidDel="00E0199C" w14:paraId="3A1A327D" w14:textId="696BB30E" w:rsidTr="00971D85">
        <w:trPr>
          <w:trHeight w:val="454"/>
          <w:jc w:val="center"/>
          <w:del w:id="550"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680DEFFC" w14:textId="37AC2949" w:rsidR="00971D85" w:rsidRPr="00971D85" w:rsidDel="00E0199C" w:rsidRDefault="00971D85">
            <w:pPr>
              <w:jc w:val="center"/>
              <w:rPr>
                <w:del w:id="551" w:author="罗明" w:date="2026-03-06T15:20:00Z"/>
                <w:rFonts w:ascii="宋体" w:eastAsia="宋体" w:hAnsi="宋体"/>
                <w:szCs w:val="21"/>
              </w:rPr>
            </w:pPr>
            <w:del w:id="552" w:author="罗明" w:date="2026-03-06T15:20:00Z">
              <w:r w:rsidRPr="00971D85" w:rsidDel="00E0199C">
                <w:rPr>
                  <w:rFonts w:ascii="宋体" w:eastAsia="宋体" w:hAnsi="宋体" w:hint="eastAsia"/>
                  <w:szCs w:val="21"/>
                </w:rPr>
                <w:delText>31</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79BC7A59" w14:textId="60A25FCF" w:rsidR="00971D85" w:rsidRPr="00971D85" w:rsidDel="00E0199C" w:rsidRDefault="00971D85">
            <w:pPr>
              <w:jc w:val="center"/>
              <w:rPr>
                <w:del w:id="553" w:author="罗明" w:date="2026-03-06T15:20:00Z"/>
                <w:rFonts w:ascii="宋体" w:eastAsia="宋体" w:hAnsi="宋体"/>
                <w:szCs w:val="21"/>
              </w:rPr>
            </w:pPr>
            <w:del w:id="554" w:author="罗明" w:date="2026-03-06T15:20:00Z">
              <w:r w:rsidRPr="00971D85" w:rsidDel="00E0199C">
                <w:rPr>
                  <w:rFonts w:ascii="宋体" w:eastAsia="宋体" w:hAnsi="宋体" w:cs="宋体" w:hint="eastAsia"/>
                  <w:szCs w:val="21"/>
                </w:rPr>
                <w:delText>后备箱</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4EAEA670" w14:textId="21C59C9F" w:rsidR="00971D85" w:rsidRPr="00971D85" w:rsidDel="00E0199C" w:rsidRDefault="00971D85">
            <w:pPr>
              <w:jc w:val="center"/>
              <w:rPr>
                <w:del w:id="555" w:author="罗明" w:date="2026-03-06T15:20:00Z"/>
                <w:rFonts w:ascii="宋体" w:eastAsia="宋体" w:hAnsi="宋体"/>
                <w:szCs w:val="21"/>
              </w:rPr>
            </w:pPr>
            <w:del w:id="556" w:author="罗明" w:date="2026-03-06T15:20:00Z">
              <w:r w:rsidRPr="00971D85" w:rsidDel="00E0199C">
                <w:rPr>
                  <w:rFonts w:ascii="宋体" w:eastAsia="宋体" w:hAnsi="宋体" w:hint="eastAsia"/>
                  <w:szCs w:val="21"/>
                </w:rPr>
                <w:delText>1</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1D33E524" w14:textId="6B081311" w:rsidR="00971D85" w:rsidRPr="00971D85" w:rsidDel="00E0199C" w:rsidRDefault="00971D85">
            <w:pPr>
              <w:jc w:val="center"/>
              <w:rPr>
                <w:del w:id="557" w:author="罗明" w:date="2026-03-06T15:20:00Z"/>
                <w:rFonts w:ascii="宋体" w:eastAsia="宋体" w:hAnsi="宋体"/>
                <w:szCs w:val="21"/>
              </w:rPr>
            </w:pPr>
            <w:del w:id="558" w:author="罗明" w:date="2026-03-06T15:20:00Z">
              <w:r w:rsidRPr="00971D85" w:rsidDel="00E0199C">
                <w:rPr>
                  <w:rFonts w:ascii="宋体" w:eastAsia="宋体" w:hAnsi="宋体" w:hint="eastAsia"/>
                  <w:szCs w:val="21"/>
                </w:rPr>
                <w:delText>0xff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6AEA505F" w14:textId="2FD0697D" w:rsidR="00971D85" w:rsidRPr="00971D85" w:rsidDel="00E0199C" w:rsidRDefault="00971D85">
            <w:pPr>
              <w:jc w:val="center"/>
              <w:rPr>
                <w:del w:id="559" w:author="罗明" w:date="2026-03-06T15:20:00Z"/>
                <w:rFonts w:ascii="宋体" w:eastAsia="宋体" w:hAnsi="宋体"/>
                <w:szCs w:val="21"/>
              </w:rPr>
            </w:pPr>
          </w:p>
        </w:tc>
      </w:tr>
      <w:tr w:rsidR="00971D85" w:rsidRPr="00971D85" w:rsidDel="00E0199C" w14:paraId="67D3C2F6" w14:textId="2BB7EFD9" w:rsidTr="00971D85">
        <w:trPr>
          <w:trHeight w:val="454"/>
          <w:jc w:val="center"/>
          <w:del w:id="560"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1A0FC77E" w14:textId="7F43539E" w:rsidR="00971D85" w:rsidRPr="00971D85" w:rsidDel="00E0199C" w:rsidRDefault="00971D85">
            <w:pPr>
              <w:jc w:val="center"/>
              <w:rPr>
                <w:del w:id="561" w:author="罗明" w:date="2026-03-06T15:20:00Z"/>
                <w:rFonts w:ascii="宋体" w:eastAsia="宋体" w:hAnsi="宋体"/>
                <w:szCs w:val="21"/>
              </w:rPr>
            </w:pPr>
            <w:del w:id="562" w:author="罗明" w:date="2026-03-06T15:20:00Z">
              <w:r w:rsidRPr="00971D85" w:rsidDel="00E0199C">
                <w:rPr>
                  <w:rFonts w:ascii="宋体" w:eastAsia="宋体" w:hAnsi="宋体" w:hint="eastAsia"/>
                  <w:szCs w:val="21"/>
                </w:rPr>
                <w:delText>32</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6A64FDB2" w14:textId="74E65985" w:rsidR="00971D85" w:rsidRPr="00971D85" w:rsidDel="00E0199C" w:rsidRDefault="00971D85">
            <w:pPr>
              <w:jc w:val="center"/>
              <w:rPr>
                <w:del w:id="563" w:author="罗明" w:date="2026-03-06T15:20:00Z"/>
                <w:rFonts w:ascii="宋体" w:eastAsia="宋体" w:hAnsi="宋体"/>
                <w:szCs w:val="21"/>
              </w:rPr>
            </w:pPr>
            <w:del w:id="564" w:author="罗明" w:date="2026-03-06T15:20:00Z">
              <w:r w:rsidRPr="00971D85" w:rsidDel="00E0199C">
                <w:rPr>
                  <w:rFonts w:ascii="宋体" w:eastAsia="宋体" w:hAnsi="宋体" w:cs="宋体" w:hint="eastAsia"/>
                  <w:szCs w:val="21"/>
                </w:rPr>
                <w:delText>钥匙插拔状态</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3F657619" w14:textId="1A2429D2" w:rsidR="00971D85" w:rsidRPr="00971D85" w:rsidDel="00E0199C" w:rsidRDefault="00971D85">
            <w:pPr>
              <w:jc w:val="center"/>
              <w:rPr>
                <w:del w:id="565" w:author="罗明" w:date="2026-03-06T15:20:00Z"/>
                <w:rFonts w:ascii="宋体" w:eastAsia="宋体" w:hAnsi="宋体"/>
                <w:szCs w:val="21"/>
              </w:rPr>
            </w:pPr>
            <w:del w:id="566" w:author="罗明" w:date="2026-03-06T15:20:00Z">
              <w:r w:rsidRPr="00971D85" w:rsidDel="00E0199C">
                <w:rPr>
                  <w:rFonts w:ascii="宋体" w:eastAsia="宋体" w:hAnsi="宋体" w:hint="eastAsia"/>
                  <w:szCs w:val="21"/>
                </w:rPr>
                <w:delText>1</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32706E28" w14:textId="233A38C5" w:rsidR="00971D85" w:rsidRPr="00971D85" w:rsidDel="00E0199C" w:rsidRDefault="00971D85">
            <w:pPr>
              <w:jc w:val="center"/>
              <w:rPr>
                <w:del w:id="567" w:author="罗明" w:date="2026-03-06T15:20:00Z"/>
                <w:rFonts w:ascii="宋体" w:eastAsia="宋体" w:hAnsi="宋体"/>
                <w:szCs w:val="21"/>
              </w:rPr>
            </w:pPr>
            <w:del w:id="568" w:author="罗明" w:date="2026-03-06T15:20:00Z">
              <w:r w:rsidRPr="00971D85" w:rsidDel="00E0199C">
                <w:rPr>
                  <w:rFonts w:ascii="宋体" w:eastAsia="宋体" w:hAnsi="宋体" w:hint="eastAsia"/>
                  <w:szCs w:val="21"/>
                </w:rPr>
                <w:delText>0xff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1E3EBC8A" w14:textId="0BA09D1C" w:rsidR="00971D85" w:rsidRPr="00971D85" w:rsidDel="00E0199C" w:rsidRDefault="00971D85">
            <w:pPr>
              <w:jc w:val="center"/>
              <w:rPr>
                <w:del w:id="569" w:author="罗明" w:date="2026-03-06T15:20:00Z"/>
                <w:rFonts w:ascii="宋体" w:eastAsia="宋体" w:hAnsi="宋体"/>
                <w:szCs w:val="21"/>
              </w:rPr>
            </w:pPr>
          </w:p>
        </w:tc>
      </w:tr>
      <w:tr w:rsidR="00971D85" w:rsidRPr="00971D85" w:rsidDel="00E0199C" w14:paraId="42FA1264" w14:textId="527650CE" w:rsidTr="00971D85">
        <w:trPr>
          <w:trHeight w:val="454"/>
          <w:jc w:val="center"/>
          <w:del w:id="570"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41EB467C" w14:textId="24B01976" w:rsidR="00971D85" w:rsidRPr="00585200" w:rsidDel="00E0199C" w:rsidRDefault="00971D85">
            <w:pPr>
              <w:jc w:val="center"/>
              <w:rPr>
                <w:del w:id="571" w:author="罗明" w:date="2026-03-06T15:20:00Z"/>
                <w:rFonts w:ascii="宋体" w:eastAsia="宋体" w:hAnsi="宋体"/>
                <w:color w:val="0000FF"/>
                <w:szCs w:val="21"/>
              </w:rPr>
            </w:pPr>
            <w:del w:id="572" w:author="罗明" w:date="2026-03-06T15:20:00Z">
              <w:r w:rsidRPr="00585200" w:rsidDel="00E0199C">
                <w:rPr>
                  <w:rFonts w:ascii="宋体" w:eastAsia="宋体" w:hAnsi="宋体" w:hint="eastAsia"/>
                  <w:color w:val="0000FF"/>
                  <w:szCs w:val="21"/>
                </w:rPr>
                <w:delText>33</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79FBEB32" w14:textId="4B1DFB30" w:rsidR="00971D85" w:rsidRPr="00585200" w:rsidDel="00E0199C" w:rsidRDefault="00971D85">
            <w:pPr>
              <w:jc w:val="center"/>
              <w:rPr>
                <w:del w:id="573" w:author="罗明" w:date="2026-03-06T15:20:00Z"/>
                <w:rFonts w:ascii="宋体" w:eastAsia="宋体" w:hAnsi="宋体"/>
                <w:color w:val="0000FF"/>
                <w:szCs w:val="21"/>
              </w:rPr>
            </w:pPr>
            <w:commentRangeStart w:id="574"/>
            <w:del w:id="575" w:author="罗明" w:date="2026-03-06T15:20:00Z">
              <w:r w:rsidRPr="00585200" w:rsidDel="00E0199C">
                <w:rPr>
                  <w:rFonts w:ascii="宋体" w:eastAsia="宋体" w:hAnsi="宋体" w:cs="宋体" w:hint="eastAsia"/>
                  <w:color w:val="0000FF"/>
                  <w:szCs w:val="21"/>
                </w:rPr>
                <w:delText>车锁状态</w:delText>
              </w:r>
              <w:commentRangeEnd w:id="574"/>
              <w:r w:rsidR="009C402D" w:rsidRPr="00585200" w:rsidDel="00E0199C">
                <w:rPr>
                  <w:rStyle w:val="ad"/>
                  <w:color w:val="0000FF"/>
                </w:rPr>
                <w:commentReference w:id="574"/>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507AC96F" w14:textId="4CAC8989" w:rsidR="00971D85" w:rsidRPr="00585200" w:rsidDel="00E0199C" w:rsidRDefault="00971D85">
            <w:pPr>
              <w:jc w:val="center"/>
              <w:rPr>
                <w:del w:id="576" w:author="罗明" w:date="2026-03-06T15:20:00Z"/>
                <w:rFonts w:ascii="宋体" w:eastAsia="宋体" w:hAnsi="宋体"/>
                <w:color w:val="0000FF"/>
                <w:szCs w:val="21"/>
              </w:rPr>
            </w:pPr>
            <w:del w:id="577" w:author="罗明" w:date="2026-03-06T15:20:00Z">
              <w:r w:rsidRPr="00585200" w:rsidDel="00E0199C">
                <w:rPr>
                  <w:rFonts w:ascii="宋体" w:eastAsia="宋体" w:hAnsi="宋体" w:hint="eastAsia"/>
                  <w:color w:val="0000FF"/>
                  <w:szCs w:val="21"/>
                </w:rPr>
                <w:delText>1</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1D8FD438" w14:textId="3FA2FDC2" w:rsidR="009C402D" w:rsidRPr="00585200" w:rsidDel="00E0199C" w:rsidRDefault="009C402D" w:rsidP="009C402D">
            <w:pPr>
              <w:rPr>
                <w:del w:id="578" w:author="罗明" w:date="2026-03-06T15:20:00Z"/>
                <w:rFonts w:ascii="宋体" w:eastAsia="宋体" w:hAnsi="宋体"/>
                <w:color w:val="0000FF"/>
                <w:szCs w:val="21"/>
              </w:rPr>
            </w:pPr>
            <w:del w:id="579" w:author="罗明" w:date="2026-03-06T15:20:00Z">
              <w:r w:rsidRPr="00585200" w:rsidDel="00E0199C">
                <w:rPr>
                  <w:rFonts w:ascii="宋体" w:eastAsia="宋体" w:hAnsi="宋体"/>
                  <w:color w:val="0000FF"/>
                  <w:szCs w:val="21"/>
                </w:rPr>
                <w:delText>0x0:</w:delText>
              </w:r>
              <w:r w:rsidRPr="00585200" w:rsidDel="00E0199C">
                <w:rPr>
                  <w:rFonts w:ascii="宋体" w:eastAsia="宋体" w:hAnsi="宋体" w:hint="eastAsia"/>
                  <w:color w:val="0000FF"/>
                  <w:szCs w:val="21"/>
                </w:rPr>
                <w:delText>未锁车</w:delText>
              </w:r>
            </w:del>
          </w:p>
          <w:p w14:paraId="31CD2809" w14:textId="60380F89" w:rsidR="009C402D" w:rsidRPr="00585200" w:rsidDel="00E0199C" w:rsidRDefault="009C402D" w:rsidP="009C402D">
            <w:pPr>
              <w:rPr>
                <w:del w:id="580" w:author="罗明" w:date="2026-03-06T15:20:00Z"/>
                <w:rFonts w:ascii="宋体" w:eastAsia="宋体" w:hAnsi="宋体"/>
                <w:color w:val="0000FF"/>
                <w:szCs w:val="21"/>
              </w:rPr>
            </w:pPr>
            <w:del w:id="581" w:author="罗明" w:date="2026-03-06T15:20:00Z">
              <w:r w:rsidRPr="00585200" w:rsidDel="00E0199C">
                <w:rPr>
                  <w:rFonts w:ascii="宋体" w:eastAsia="宋体" w:hAnsi="宋体"/>
                  <w:color w:val="0000FF"/>
                  <w:szCs w:val="21"/>
                </w:rPr>
                <w:delText>0x1:</w:delText>
              </w:r>
              <w:r w:rsidRPr="00585200" w:rsidDel="00E0199C">
                <w:rPr>
                  <w:rFonts w:ascii="宋体" w:eastAsia="宋体" w:hAnsi="宋体" w:hint="eastAsia"/>
                  <w:color w:val="0000FF"/>
                  <w:szCs w:val="21"/>
                </w:rPr>
                <w:delText>已锁车</w:delText>
              </w:r>
            </w:del>
          </w:p>
          <w:p w14:paraId="118E934D" w14:textId="3D155710" w:rsidR="00971D85" w:rsidRPr="00585200" w:rsidDel="00E0199C" w:rsidRDefault="009C402D" w:rsidP="009C402D">
            <w:pPr>
              <w:rPr>
                <w:del w:id="582" w:author="罗明" w:date="2026-03-06T15:20:00Z"/>
                <w:rFonts w:ascii="宋体" w:eastAsia="宋体" w:hAnsi="宋体"/>
                <w:color w:val="0000FF"/>
                <w:szCs w:val="21"/>
              </w:rPr>
            </w:pPr>
            <w:del w:id="583" w:author="罗明" w:date="2026-03-06T15:20:00Z">
              <w:r w:rsidRPr="00585200" w:rsidDel="00E0199C">
                <w:rPr>
                  <w:rFonts w:ascii="宋体" w:eastAsia="宋体" w:hAnsi="宋体"/>
                  <w:color w:val="0000FF"/>
                  <w:szCs w:val="21"/>
                </w:rPr>
                <w:delText>0xff</w:delText>
              </w:r>
              <w:r w:rsidRPr="00585200" w:rsidDel="00E0199C">
                <w:rPr>
                  <w:rFonts w:ascii="宋体" w:eastAsia="宋体" w:hAnsi="宋体" w:hint="eastAsia"/>
                  <w:color w:val="0000FF"/>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25B59AA2" w14:textId="76B9D6E7" w:rsidR="00971D85" w:rsidRPr="00971D85" w:rsidDel="00E0199C" w:rsidRDefault="00971D85">
            <w:pPr>
              <w:jc w:val="center"/>
              <w:rPr>
                <w:del w:id="584" w:author="罗明" w:date="2026-03-06T15:20:00Z"/>
                <w:rFonts w:ascii="宋体" w:eastAsia="宋体" w:hAnsi="宋体"/>
                <w:szCs w:val="21"/>
              </w:rPr>
            </w:pPr>
          </w:p>
        </w:tc>
      </w:tr>
      <w:tr w:rsidR="00971D85" w:rsidRPr="00971D85" w:rsidDel="00E0199C" w14:paraId="3B10AAEA" w14:textId="6A5A4DBB" w:rsidTr="00971D85">
        <w:trPr>
          <w:trHeight w:val="454"/>
          <w:jc w:val="center"/>
          <w:del w:id="585"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0EA0627E" w14:textId="415E4EB9" w:rsidR="00971D85" w:rsidRPr="00971D85" w:rsidDel="00E0199C" w:rsidRDefault="00971D85">
            <w:pPr>
              <w:jc w:val="center"/>
              <w:rPr>
                <w:del w:id="586" w:author="罗明" w:date="2026-03-06T15:20:00Z"/>
                <w:rFonts w:ascii="宋体" w:eastAsia="宋体" w:hAnsi="宋体"/>
                <w:szCs w:val="21"/>
              </w:rPr>
            </w:pPr>
            <w:del w:id="587" w:author="罗明" w:date="2026-03-06T15:20:00Z">
              <w:r w:rsidRPr="00971D85" w:rsidDel="00E0199C">
                <w:rPr>
                  <w:rFonts w:ascii="宋体" w:eastAsia="宋体" w:hAnsi="宋体" w:hint="eastAsia"/>
                  <w:szCs w:val="21"/>
                </w:rPr>
                <w:delText>34</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39EF3F49" w14:textId="68568AD4" w:rsidR="00971D85" w:rsidRPr="00971D85" w:rsidDel="00E0199C" w:rsidRDefault="00971D85">
            <w:pPr>
              <w:jc w:val="center"/>
              <w:rPr>
                <w:del w:id="588" w:author="罗明" w:date="2026-03-06T15:20:00Z"/>
                <w:rFonts w:ascii="宋体" w:eastAsia="宋体" w:hAnsi="宋体"/>
                <w:szCs w:val="21"/>
              </w:rPr>
            </w:pPr>
            <w:del w:id="589" w:author="罗明" w:date="2026-03-06T15:20:00Z">
              <w:r w:rsidRPr="00971D85" w:rsidDel="00E0199C">
                <w:rPr>
                  <w:rFonts w:ascii="宋体" w:eastAsia="宋体" w:hAnsi="宋体" w:hint="eastAsia"/>
                  <w:szCs w:val="21"/>
                </w:rPr>
                <w:delText>X</w:delText>
              </w:r>
              <w:r w:rsidRPr="00971D85" w:rsidDel="00E0199C">
                <w:rPr>
                  <w:rFonts w:ascii="宋体" w:eastAsia="宋体" w:hAnsi="宋体" w:cs="宋体" w:hint="eastAsia"/>
                  <w:szCs w:val="21"/>
                </w:rPr>
                <w:delText>轴加速度</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2A5BA03F" w14:textId="64544D8F" w:rsidR="00971D85" w:rsidRPr="00971D85" w:rsidDel="00E0199C" w:rsidRDefault="00971D85">
            <w:pPr>
              <w:jc w:val="center"/>
              <w:rPr>
                <w:del w:id="590" w:author="罗明" w:date="2026-03-06T15:20:00Z"/>
                <w:rFonts w:ascii="宋体" w:eastAsia="宋体" w:hAnsi="宋体"/>
                <w:szCs w:val="21"/>
              </w:rPr>
            </w:pPr>
            <w:del w:id="591" w:author="罗明" w:date="2026-03-06T15:20:00Z">
              <w:r w:rsidRPr="00971D85" w:rsidDel="00E0199C">
                <w:rPr>
                  <w:rFonts w:ascii="宋体" w:eastAsia="宋体" w:hAnsi="宋体" w:hint="eastAsia"/>
                  <w:szCs w:val="21"/>
                </w:rPr>
                <w:delText>2</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181F6ABA" w14:textId="44BF00A0" w:rsidR="00971D85" w:rsidRPr="00971D85" w:rsidDel="00E0199C" w:rsidRDefault="00971D85">
            <w:pPr>
              <w:jc w:val="center"/>
              <w:rPr>
                <w:del w:id="592" w:author="罗明" w:date="2026-03-06T15:20:00Z"/>
                <w:rFonts w:ascii="宋体" w:eastAsia="宋体" w:hAnsi="宋体"/>
                <w:szCs w:val="21"/>
              </w:rPr>
            </w:pPr>
            <w:del w:id="593" w:author="罗明" w:date="2026-03-06T15:20:00Z">
              <w:r w:rsidRPr="00971D85" w:rsidDel="00E0199C">
                <w:rPr>
                  <w:rFonts w:ascii="宋体" w:eastAsia="宋体" w:hAnsi="宋体" w:hint="eastAsia"/>
                  <w:szCs w:val="21"/>
                </w:rPr>
                <w:delText>0xffff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084E333F" w14:textId="6E87C9EC" w:rsidR="00971D85" w:rsidRPr="00971D85" w:rsidDel="00E0199C" w:rsidRDefault="00971D85">
            <w:pPr>
              <w:jc w:val="center"/>
              <w:rPr>
                <w:del w:id="594" w:author="罗明" w:date="2026-03-06T15:20:00Z"/>
                <w:rFonts w:ascii="宋体" w:eastAsia="宋体" w:hAnsi="宋体"/>
                <w:szCs w:val="21"/>
              </w:rPr>
            </w:pPr>
          </w:p>
        </w:tc>
      </w:tr>
      <w:tr w:rsidR="00971D85" w:rsidRPr="00971D85" w:rsidDel="00E0199C" w14:paraId="3C83D367" w14:textId="4CE7BC27" w:rsidTr="00971D85">
        <w:trPr>
          <w:trHeight w:val="454"/>
          <w:jc w:val="center"/>
          <w:del w:id="595"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0979A13D" w14:textId="2B105C41" w:rsidR="00971D85" w:rsidRPr="00971D85" w:rsidDel="00E0199C" w:rsidRDefault="00971D85">
            <w:pPr>
              <w:jc w:val="center"/>
              <w:rPr>
                <w:del w:id="596" w:author="罗明" w:date="2026-03-06T15:20:00Z"/>
                <w:rFonts w:ascii="宋体" w:eastAsia="宋体" w:hAnsi="宋体"/>
                <w:szCs w:val="21"/>
              </w:rPr>
            </w:pPr>
            <w:del w:id="597" w:author="罗明" w:date="2026-03-06T15:20:00Z">
              <w:r w:rsidRPr="00971D85" w:rsidDel="00E0199C">
                <w:rPr>
                  <w:rFonts w:ascii="宋体" w:eastAsia="宋体" w:hAnsi="宋体" w:hint="eastAsia"/>
                  <w:szCs w:val="21"/>
                </w:rPr>
                <w:delText>35</w:delText>
              </w:r>
            </w:del>
          </w:p>
        </w:tc>
        <w:tc>
          <w:tcPr>
            <w:tcW w:w="2268" w:type="dxa"/>
            <w:tcBorders>
              <w:top w:val="single" w:sz="4" w:space="0" w:color="auto"/>
              <w:left w:val="single" w:sz="4" w:space="0" w:color="auto"/>
              <w:bottom w:val="single" w:sz="4" w:space="0" w:color="auto"/>
              <w:right w:val="single" w:sz="4" w:space="0" w:color="auto"/>
            </w:tcBorders>
            <w:hideMark/>
          </w:tcPr>
          <w:p w14:paraId="1A2B468D" w14:textId="59C5D6AB" w:rsidR="00971D85" w:rsidRPr="00971D85" w:rsidDel="00E0199C" w:rsidRDefault="00971D85">
            <w:pPr>
              <w:jc w:val="center"/>
              <w:rPr>
                <w:del w:id="598" w:author="罗明" w:date="2026-03-06T15:20:00Z"/>
                <w:rFonts w:ascii="宋体" w:eastAsia="宋体" w:hAnsi="宋体"/>
                <w:szCs w:val="21"/>
              </w:rPr>
            </w:pPr>
            <w:del w:id="599" w:author="罗明" w:date="2026-03-06T15:20:00Z">
              <w:r w:rsidRPr="00971D85" w:rsidDel="00E0199C">
                <w:rPr>
                  <w:rFonts w:ascii="宋体" w:eastAsia="宋体" w:hAnsi="宋体" w:hint="eastAsia"/>
                  <w:szCs w:val="21"/>
                </w:rPr>
                <w:delText>Y</w:delText>
              </w:r>
              <w:r w:rsidRPr="00971D85" w:rsidDel="00E0199C">
                <w:rPr>
                  <w:rFonts w:ascii="宋体" w:eastAsia="宋体" w:hAnsi="宋体" w:cs="宋体" w:hint="eastAsia"/>
                  <w:szCs w:val="21"/>
                </w:rPr>
                <w:delText>轴加速度</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093E5B34" w14:textId="658E31DA" w:rsidR="00971D85" w:rsidRPr="00971D85" w:rsidDel="00E0199C" w:rsidRDefault="00971D85">
            <w:pPr>
              <w:jc w:val="center"/>
              <w:rPr>
                <w:del w:id="600" w:author="罗明" w:date="2026-03-06T15:20:00Z"/>
                <w:rFonts w:ascii="宋体" w:eastAsia="宋体" w:hAnsi="宋体"/>
                <w:szCs w:val="21"/>
              </w:rPr>
            </w:pPr>
            <w:del w:id="601" w:author="罗明" w:date="2026-03-06T15:20:00Z">
              <w:r w:rsidRPr="00971D85" w:rsidDel="00E0199C">
                <w:rPr>
                  <w:rFonts w:ascii="宋体" w:eastAsia="宋体" w:hAnsi="宋体" w:hint="eastAsia"/>
                  <w:szCs w:val="21"/>
                </w:rPr>
                <w:delText>2</w:delText>
              </w:r>
            </w:del>
          </w:p>
        </w:tc>
        <w:tc>
          <w:tcPr>
            <w:tcW w:w="2121" w:type="dxa"/>
            <w:tcBorders>
              <w:top w:val="single" w:sz="4" w:space="0" w:color="auto"/>
              <w:left w:val="single" w:sz="4" w:space="0" w:color="auto"/>
              <w:bottom w:val="single" w:sz="4" w:space="0" w:color="auto"/>
              <w:right w:val="single" w:sz="4" w:space="0" w:color="auto"/>
            </w:tcBorders>
            <w:hideMark/>
          </w:tcPr>
          <w:p w14:paraId="383D9469" w14:textId="405C4A89" w:rsidR="00971D85" w:rsidRPr="00971D85" w:rsidDel="00E0199C" w:rsidRDefault="00971D85">
            <w:pPr>
              <w:jc w:val="center"/>
              <w:rPr>
                <w:del w:id="602" w:author="罗明" w:date="2026-03-06T15:20:00Z"/>
                <w:rFonts w:ascii="宋体" w:eastAsia="宋体" w:hAnsi="宋体"/>
                <w:szCs w:val="21"/>
              </w:rPr>
            </w:pPr>
            <w:del w:id="603" w:author="罗明" w:date="2026-03-06T15:20:00Z">
              <w:r w:rsidRPr="00971D85" w:rsidDel="00E0199C">
                <w:rPr>
                  <w:rFonts w:ascii="宋体" w:eastAsia="宋体" w:hAnsi="宋体" w:hint="eastAsia"/>
                  <w:szCs w:val="21"/>
                </w:rPr>
                <w:delText>0xffff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2D7354AA" w14:textId="2FA44B41" w:rsidR="00971D85" w:rsidRPr="00971D85" w:rsidDel="00E0199C" w:rsidRDefault="00971D85">
            <w:pPr>
              <w:jc w:val="center"/>
              <w:rPr>
                <w:del w:id="604" w:author="罗明" w:date="2026-03-06T15:20:00Z"/>
                <w:rFonts w:ascii="宋体" w:eastAsia="宋体" w:hAnsi="宋体"/>
                <w:szCs w:val="21"/>
              </w:rPr>
            </w:pPr>
          </w:p>
        </w:tc>
      </w:tr>
      <w:tr w:rsidR="00971D85" w:rsidRPr="00971D85" w:rsidDel="00E0199C" w14:paraId="35D25D8A" w14:textId="427A5FD1" w:rsidTr="00971D85">
        <w:trPr>
          <w:trHeight w:val="454"/>
          <w:jc w:val="center"/>
          <w:del w:id="605"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2851E17F" w14:textId="73306254" w:rsidR="00971D85" w:rsidRPr="00971D85" w:rsidDel="00E0199C" w:rsidRDefault="00971D85">
            <w:pPr>
              <w:jc w:val="center"/>
              <w:rPr>
                <w:del w:id="606" w:author="罗明" w:date="2026-03-06T15:20:00Z"/>
                <w:rFonts w:ascii="宋体" w:eastAsia="宋体" w:hAnsi="宋体"/>
                <w:szCs w:val="21"/>
              </w:rPr>
            </w:pPr>
            <w:del w:id="607" w:author="罗明" w:date="2026-03-06T15:20:00Z">
              <w:r w:rsidRPr="00971D85" w:rsidDel="00E0199C">
                <w:rPr>
                  <w:rFonts w:ascii="宋体" w:eastAsia="宋体" w:hAnsi="宋体" w:hint="eastAsia"/>
                  <w:szCs w:val="21"/>
                </w:rPr>
                <w:delText>36</w:delText>
              </w:r>
            </w:del>
          </w:p>
        </w:tc>
        <w:tc>
          <w:tcPr>
            <w:tcW w:w="2268" w:type="dxa"/>
            <w:tcBorders>
              <w:top w:val="single" w:sz="4" w:space="0" w:color="auto"/>
              <w:left w:val="single" w:sz="4" w:space="0" w:color="auto"/>
              <w:bottom w:val="single" w:sz="4" w:space="0" w:color="auto"/>
              <w:right w:val="single" w:sz="4" w:space="0" w:color="auto"/>
            </w:tcBorders>
            <w:hideMark/>
          </w:tcPr>
          <w:p w14:paraId="68449F20" w14:textId="20ACA5E4" w:rsidR="00971D85" w:rsidRPr="00971D85" w:rsidDel="00E0199C" w:rsidRDefault="00971D85">
            <w:pPr>
              <w:jc w:val="center"/>
              <w:rPr>
                <w:del w:id="608" w:author="罗明" w:date="2026-03-06T15:20:00Z"/>
                <w:rFonts w:ascii="宋体" w:eastAsia="宋体" w:hAnsi="宋体"/>
                <w:szCs w:val="21"/>
              </w:rPr>
            </w:pPr>
            <w:del w:id="609" w:author="罗明" w:date="2026-03-06T15:20:00Z">
              <w:r w:rsidRPr="00971D85" w:rsidDel="00E0199C">
                <w:rPr>
                  <w:rFonts w:ascii="宋体" w:eastAsia="宋体" w:hAnsi="宋体" w:hint="eastAsia"/>
                  <w:szCs w:val="21"/>
                </w:rPr>
                <w:delText>Z</w:delText>
              </w:r>
              <w:r w:rsidRPr="00971D85" w:rsidDel="00E0199C">
                <w:rPr>
                  <w:rFonts w:ascii="宋体" w:eastAsia="宋体" w:hAnsi="宋体" w:cs="宋体" w:hint="eastAsia"/>
                  <w:szCs w:val="21"/>
                </w:rPr>
                <w:delText>轴加速度</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2B996E3C" w14:textId="28328EDC" w:rsidR="00971D85" w:rsidRPr="00971D85" w:rsidDel="00E0199C" w:rsidRDefault="00971D85">
            <w:pPr>
              <w:jc w:val="center"/>
              <w:rPr>
                <w:del w:id="610" w:author="罗明" w:date="2026-03-06T15:20:00Z"/>
                <w:rFonts w:ascii="宋体" w:eastAsia="宋体" w:hAnsi="宋体"/>
                <w:szCs w:val="21"/>
              </w:rPr>
            </w:pPr>
            <w:del w:id="611" w:author="罗明" w:date="2026-03-06T15:20:00Z">
              <w:r w:rsidRPr="00971D85" w:rsidDel="00E0199C">
                <w:rPr>
                  <w:rFonts w:ascii="宋体" w:eastAsia="宋体" w:hAnsi="宋体" w:hint="eastAsia"/>
                  <w:szCs w:val="21"/>
                </w:rPr>
                <w:delText>2</w:delText>
              </w:r>
            </w:del>
          </w:p>
        </w:tc>
        <w:tc>
          <w:tcPr>
            <w:tcW w:w="2121" w:type="dxa"/>
            <w:tcBorders>
              <w:top w:val="single" w:sz="4" w:space="0" w:color="auto"/>
              <w:left w:val="single" w:sz="4" w:space="0" w:color="auto"/>
              <w:bottom w:val="single" w:sz="4" w:space="0" w:color="auto"/>
              <w:right w:val="single" w:sz="4" w:space="0" w:color="auto"/>
            </w:tcBorders>
            <w:hideMark/>
          </w:tcPr>
          <w:p w14:paraId="3826C4F2" w14:textId="7F7B9B81" w:rsidR="00971D85" w:rsidRPr="00971D85" w:rsidDel="00E0199C" w:rsidRDefault="00971D85">
            <w:pPr>
              <w:jc w:val="center"/>
              <w:rPr>
                <w:del w:id="612" w:author="罗明" w:date="2026-03-06T15:20:00Z"/>
                <w:rFonts w:ascii="宋体" w:eastAsia="宋体" w:hAnsi="宋体"/>
                <w:szCs w:val="21"/>
              </w:rPr>
            </w:pPr>
            <w:del w:id="613" w:author="罗明" w:date="2026-03-06T15:20:00Z">
              <w:r w:rsidRPr="00971D85" w:rsidDel="00E0199C">
                <w:rPr>
                  <w:rFonts w:ascii="宋体" w:eastAsia="宋体" w:hAnsi="宋体" w:hint="eastAsia"/>
                  <w:szCs w:val="21"/>
                </w:rPr>
                <w:delText>0xffff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425E46E3" w14:textId="4409AE8E" w:rsidR="00971D85" w:rsidRPr="00971D85" w:rsidDel="00E0199C" w:rsidRDefault="00971D85">
            <w:pPr>
              <w:jc w:val="center"/>
              <w:rPr>
                <w:del w:id="614" w:author="罗明" w:date="2026-03-06T15:20:00Z"/>
                <w:rFonts w:ascii="宋体" w:eastAsia="宋体" w:hAnsi="宋体"/>
                <w:szCs w:val="21"/>
              </w:rPr>
            </w:pPr>
          </w:p>
        </w:tc>
      </w:tr>
      <w:tr w:rsidR="00971D85" w:rsidRPr="00971D85" w:rsidDel="00E0199C" w14:paraId="2C867F64" w14:textId="30665F1E" w:rsidTr="00971D85">
        <w:trPr>
          <w:trHeight w:val="454"/>
          <w:jc w:val="center"/>
          <w:del w:id="615"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625B4043" w14:textId="748FFE35" w:rsidR="00971D85" w:rsidRPr="00971D85" w:rsidDel="00E0199C" w:rsidRDefault="00971D85">
            <w:pPr>
              <w:jc w:val="center"/>
              <w:rPr>
                <w:del w:id="616" w:author="罗明" w:date="2026-03-06T15:20:00Z"/>
                <w:rFonts w:ascii="宋体" w:eastAsia="宋体" w:hAnsi="宋体"/>
                <w:szCs w:val="21"/>
              </w:rPr>
            </w:pPr>
            <w:del w:id="617" w:author="罗明" w:date="2026-03-06T15:20:00Z">
              <w:r w:rsidRPr="00971D85" w:rsidDel="00E0199C">
                <w:rPr>
                  <w:rFonts w:ascii="宋体" w:eastAsia="宋体" w:hAnsi="宋体" w:hint="eastAsia"/>
                  <w:szCs w:val="21"/>
                </w:rPr>
                <w:delText>37</w:delText>
              </w:r>
            </w:del>
          </w:p>
        </w:tc>
        <w:tc>
          <w:tcPr>
            <w:tcW w:w="2268" w:type="dxa"/>
            <w:tcBorders>
              <w:top w:val="single" w:sz="4" w:space="0" w:color="auto"/>
              <w:left w:val="single" w:sz="4" w:space="0" w:color="auto"/>
              <w:bottom w:val="single" w:sz="4" w:space="0" w:color="auto"/>
              <w:right w:val="single" w:sz="4" w:space="0" w:color="auto"/>
            </w:tcBorders>
            <w:hideMark/>
          </w:tcPr>
          <w:p w14:paraId="61BD2EF8" w14:textId="74EF8032" w:rsidR="00971D85" w:rsidRPr="00971D85" w:rsidDel="00E0199C" w:rsidRDefault="00971D85">
            <w:pPr>
              <w:jc w:val="center"/>
              <w:rPr>
                <w:del w:id="618" w:author="罗明" w:date="2026-03-06T15:20:00Z"/>
                <w:rFonts w:ascii="宋体" w:eastAsia="宋体" w:hAnsi="宋体"/>
                <w:szCs w:val="21"/>
              </w:rPr>
            </w:pPr>
            <w:del w:id="619" w:author="罗明" w:date="2026-03-06T15:20:00Z">
              <w:r w:rsidRPr="00971D85" w:rsidDel="00E0199C">
                <w:rPr>
                  <w:rFonts w:ascii="宋体" w:eastAsia="宋体" w:hAnsi="宋体" w:hint="eastAsia"/>
                  <w:szCs w:val="21"/>
                </w:rPr>
                <w:delText>X</w:delText>
              </w:r>
              <w:r w:rsidRPr="00971D85" w:rsidDel="00E0199C">
                <w:rPr>
                  <w:rFonts w:ascii="宋体" w:eastAsia="宋体" w:hAnsi="宋体" w:cs="宋体" w:hint="eastAsia"/>
                  <w:szCs w:val="21"/>
                </w:rPr>
                <w:delText>轴角速度</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31BFB7C3" w14:textId="1B3CCB62" w:rsidR="00971D85" w:rsidRPr="00971D85" w:rsidDel="00E0199C" w:rsidRDefault="00971D85">
            <w:pPr>
              <w:jc w:val="center"/>
              <w:rPr>
                <w:del w:id="620" w:author="罗明" w:date="2026-03-06T15:20:00Z"/>
                <w:rFonts w:ascii="宋体" w:eastAsia="宋体" w:hAnsi="宋体"/>
                <w:szCs w:val="21"/>
              </w:rPr>
            </w:pPr>
            <w:del w:id="621" w:author="罗明" w:date="2026-03-06T15:20:00Z">
              <w:r w:rsidRPr="00971D85" w:rsidDel="00E0199C">
                <w:rPr>
                  <w:rFonts w:ascii="宋体" w:eastAsia="宋体" w:hAnsi="宋体" w:hint="eastAsia"/>
                  <w:szCs w:val="21"/>
                </w:rPr>
                <w:delText>2</w:delText>
              </w:r>
            </w:del>
          </w:p>
        </w:tc>
        <w:tc>
          <w:tcPr>
            <w:tcW w:w="2121" w:type="dxa"/>
            <w:tcBorders>
              <w:top w:val="single" w:sz="4" w:space="0" w:color="auto"/>
              <w:left w:val="single" w:sz="4" w:space="0" w:color="auto"/>
              <w:bottom w:val="single" w:sz="4" w:space="0" w:color="auto"/>
              <w:right w:val="single" w:sz="4" w:space="0" w:color="auto"/>
            </w:tcBorders>
            <w:hideMark/>
          </w:tcPr>
          <w:p w14:paraId="22F97B40" w14:textId="056D4B84" w:rsidR="00971D85" w:rsidRPr="00971D85" w:rsidDel="00E0199C" w:rsidRDefault="00971D85">
            <w:pPr>
              <w:jc w:val="center"/>
              <w:rPr>
                <w:del w:id="622" w:author="罗明" w:date="2026-03-06T15:20:00Z"/>
                <w:rFonts w:ascii="宋体" w:eastAsia="宋体" w:hAnsi="宋体"/>
                <w:szCs w:val="21"/>
              </w:rPr>
            </w:pPr>
            <w:del w:id="623" w:author="罗明" w:date="2026-03-06T15:20:00Z">
              <w:r w:rsidRPr="00971D85" w:rsidDel="00E0199C">
                <w:rPr>
                  <w:rFonts w:ascii="宋体" w:eastAsia="宋体" w:hAnsi="宋体" w:hint="eastAsia"/>
                  <w:szCs w:val="21"/>
                </w:rPr>
                <w:delText>0xffff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57F9FDB2" w14:textId="4CF6BABA" w:rsidR="00971D85" w:rsidRPr="00971D85" w:rsidDel="00E0199C" w:rsidRDefault="00971D85">
            <w:pPr>
              <w:jc w:val="center"/>
              <w:rPr>
                <w:del w:id="624" w:author="罗明" w:date="2026-03-06T15:20:00Z"/>
                <w:rFonts w:ascii="宋体" w:eastAsia="宋体" w:hAnsi="宋体"/>
                <w:szCs w:val="21"/>
              </w:rPr>
            </w:pPr>
          </w:p>
        </w:tc>
      </w:tr>
      <w:tr w:rsidR="00971D85" w:rsidRPr="00971D85" w:rsidDel="00E0199C" w14:paraId="66C0DC96" w14:textId="7E8168C2" w:rsidTr="00971D85">
        <w:trPr>
          <w:trHeight w:val="454"/>
          <w:jc w:val="center"/>
          <w:del w:id="625"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3ED1DE1E" w14:textId="7680108E" w:rsidR="00971D85" w:rsidRPr="00971D85" w:rsidDel="00E0199C" w:rsidRDefault="00971D85">
            <w:pPr>
              <w:jc w:val="center"/>
              <w:rPr>
                <w:del w:id="626" w:author="罗明" w:date="2026-03-06T15:20:00Z"/>
                <w:rFonts w:ascii="宋体" w:eastAsia="宋体" w:hAnsi="宋体"/>
                <w:szCs w:val="21"/>
              </w:rPr>
            </w:pPr>
            <w:del w:id="627" w:author="罗明" w:date="2026-03-06T15:20:00Z">
              <w:r w:rsidRPr="00971D85" w:rsidDel="00E0199C">
                <w:rPr>
                  <w:rFonts w:ascii="宋体" w:eastAsia="宋体" w:hAnsi="宋体" w:hint="eastAsia"/>
                  <w:szCs w:val="21"/>
                </w:rPr>
                <w:delText>38</w:delText>
              </w:r>
            </w:del>
          </w:p>
        </w:tc>
        <w:tc>
          <w:tcPr>
            <w:tcW w:w="2268" w:type="dxa"/>
            <w:tcBorders>
              <w:top w:val="single" w:sz="4" w:space="0" w:color="auto"/>
              <w:left w:val="single" w:sz="4" w:space="0" w:color="auto"/>
              <w:bottom w:val="single" w:sz="4" w:space="0" w:color="auto"/>
              <w:right w:val="single" w:sz="4" w:space="0" w:color="auto"/>
            </w:tcBorders>
            <w:hideMark/>
          </w:tcPr>
          <w:p w14:paraId="144306FC" w14:textId="16E07D7B" w:rsidR="00971D85" w:rsidRPr="00971D85" w:rsidDel="00E0199C" w:rsidRDefault="00971D85">
            <w:pPr>
              <w:jc w:val="center"/>
              <w:rPr>
                <w:del w:id="628" w:author="罗明" w:date="2026-03-06T15:20:00Z"/>
                <w:rFonts w:ascii="宋体" w:eastAsia="宋体" w:hAnsi="宋体"/>
                <w:szCs w:val="21"/>
              </w:rPr>
            </w:pPr>
            <w:del w:id="629" w:author="罗明" w:date="2026-03-06T15:20:00Z">
              <w:r w:rsidRPr="00971D85" w:rsidDel="00E0199C">
                <w:rPr>
                  <w:rFonts w:ascii="宋体" w:eastAsia="宋体" w:hAnsi="宋体" w:hint="eastAsia"/>
                  <w:szCs w:val="21"/>
                </w:rPr>
                <w:delText>Y</w:delText>
              </w:r>
              <w:r w:rsidRPr="00971D85" w:rsidDel="00E0199C">
                <w:rPr>
                  <w:rFonts w:ascii="宋体" w:eastAsia="宋体" w:hAnsi="宋体" w:cs="宋体" w:hint="eastAsia"/>
                  <w:szCs w:val="21"/>
                </w:rPr>
                <w:delText>轴角速度</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6A6F9C1B" w14:textId="0980BB00" w:rsidR="00971D85" w:rsidRPr="00971D85" w:rsidDel="00E0199C" w:rsidRDefault="00971D85">
            <w:pPr>
              <w:jc w:val="center"/>
              <w:rPr>
                <w:del w:id="630" w:author="罗明" w:date="2026-03-06T15:20:00Z"/>
                <w:rFonts w:ascii="宋体" w:eastAsia="宋体" w:hAnsi="宋体"/>
                <w:szCs w:val="21"/>
              </w:rPr>
            </w:pPr>
            <w:del w:id="631" w:author="罗明" w:date="2026-03-06T15:20:00Z">
              <w:r w:rsidRPr="00971D85" w:rsidDel="00E0199C">
                <w:rPr>
                  <w:rFonts w:ascii="宋体" w:eastAsia="宋体" w:hAnsi="宋体" w:hint="eastAsia"/>
                  <w:szCs w:val="21"/>
                </w:rPr>
                <w:delText>2</w:delText>
              </w:r>
            </w:del>
          </w:p>
        </w:tc>
        <w:tc>
          <w:tcPr>
            <w:tcW w:w="2121" w:type="dxa"/>
            <w:tcBorders>
              <w:top w:val="single" w:sz="4" w:space="0" w:color="auto"/>
              <w:left w:val="single" w:sz="4" w:space="0" w:color="auto"/>
              <w:bottom w:val="single" w:sz="4" w:space="0" w:color="auto"/>
              <w:right w:val="single" w:sz="4" w:space="0" w:color="auto"/>
            </w:tcBorders>
            <w:hideMark/>
          </w:tcPr>
          <w:p w14:paraId="56C4983E" w14:textId="665A14AC" w:rsidR="00971D85" w:rsidRPr="00971D85" w:rsidDel="00E0199C" w:rsidRDefault="00971D85">
            <w:pPr>
              <w:jc w:val="center"/>
              <w:rPr>
                <w:del w:id="632" w:author="罗明" w:date="2026-03-06T15:20:00Z"/>
                <w:rFonts w:ascii="宋体" w:eastAsia="宋体" w:hAnsi="宋体"/>
                <w:szCs w:val="21"/>
              </w:rPr>
            </w:pPr>
            <w:del w:id="633" w:author="罗明" w:date="2026-03-06T15:20:00Z">
              <w:r w:rsidRPr="00971D85" w:rsidDel="00E0199C">
                <w:rPr>
                  <w:rFonts w:ascii="宋体" w:eastAsia="宋体" w:hAnsi="宋体" w:hint="eastAsia"/>
                  <w:szCs w:val="21"/>
                </w:rPr>
                <w:delText>0xffff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4F115398" w14:textId="28D7EBE5" w:rsidR="00971D85" w:rsidRPr="00971D85" w:rsidDel="00E0199C" w:rsidRDefault="00971D85">
            <w:pPr>
              <w:jc w:val="center"/>
              <w:rPr>
                <w:del w:id="634" w:author="罗明" w:date="2026-03-06T15:20:00Z"/>
                <w:rFonts w:ascii="宋体" w:eastAsia="宋体" w:hAnsi="宋体"/>
                <w:szCs w:val="21"/>
              </w:rPr>
            </w:pPr>
          </w:p>
        </w:tc>
      </w:tr>
      <w:tr w:rsidR="00971D85" w:rsidRPr="00971D85" w:rsidDel="00E0199C" w14:paraId="53C03FD0" w14:textId="04C9D01D" w:rsidTr="00971D85">
        <w:trPr>
          <w:trHeight w:val="454"/>
          <w:jc w:val="center"/>
          <w:del w:id="635"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0FDB55B0" w14:textId="2E4A2DDA" w:rsidR="00971D85" w:rsidRPr="00971D85" w:rsidDel="00E0199C" w:rsidRDefault="00971D85">
            <w:pPr>
              <w:jc w:val="center"/>
              <w:rPr>
                <w:del w:id="636" w:author="罗明" w:date="2026-03-06T15:20:00Z"/>
                <w:rFonts w:ascii="宋体" w:eastAsia="宋体" w:hAnsi="宋体"/>
                <w:szCs w:val="21"/>
              </w:rPr>
            </w:pPr>
            <w:del w:id="637" w:author="罗明" w:date="2026-03-06T15:20:00Z">
              <w:r w:rsidRPr="00971D85" w:rsidDel="00E0199C">
                <w:rPr>
                  <w:rFonts w:ascii="宋体" w:eastAsia="宋体" w:hAnsi="宋体" w:hint="eastAsia"/>
                  <w:szCs w:val="21"/>
                </w:rPr>
                <w:delText>39</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6C7309B1" w14:textId="6B53346E" w:rsidR="00971D85" w:rsidRPr="00971D85" w:rsidDel="00E0199C" w:rsidRDefault="00971D85">
            <w:pPr>
              <w:jc w:val="center"/>
              <w:rPr>
                <w:del w:id="638" w:author="罗明" w:date="2026-03-06T15:20:00Z"/>
                <w:rFonts w:ascii="宋体" w:eastAsia="宋体" w:hAnsi="宋体"/>
                <w:szCs w:val="21"/>
              </w:rPr>
            </w:pPr>
            <w:del w:id="639" w:author="罗明" w:date="2026-03-06T15:20:00Z">
              <w:r w:rsidRPr="00971D85" w:rsidDel="00E0199C">
                <w:rPr>
                  <w:rFonts w:ascii="宋体" w:eastAsia="宋体" w:hAnsi="宋体" w:hint="eastAsia"/>
                  <w:szCs w:val="21"/>
                </w:rPr>
                <w:delText>Z</w:delText>
              </w:r>
              <w:r w:rsidRPr="00971D85" w:rsidDel="00E0199C">
                <w:rPr>
                  <w:rFonts w:ascii="宋体" w:eastAsia="宋体" w:hAnsi="宋体" w:cs="宋体" w:hint="eastAsia"/>
                  <w:szCs w:val="21"/>
                </w:rPr>
                <w:delText>轴角速度</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1447B374" w14:textId="500BFDE8" w:rsidR="00971D85" w:rsidRPr="00971D85" w:rsidDel="00E0199C" w:rsidRDefault="00971D85">
            <w:pPr>
              <w:jc w:val="center"/>
              <w:rPr>
                <w:del w:id="640" w:author="罗明" w:date="2026-03-06T15:20:00Z"/>
                <w:rFonts w:ascii="宋体" w:eastAsia="宋体" w:hAnsi="宋体"/>
                <w:szCs w:val="21"/>
              </w:rPr>
            </w:pPr>
            <w:del w:id="641" w:author="罗明" w:date="2026-03-06T15:20:00Z">
              <w:r w:rsidRPr="00971D85" w:rsidDel="00E0199C">
                <w:rPr>
                  <w:rFonts w:ascii="宋体" w:eastAsia="宋体" w:hAnsi="宋体" w:hint="eastAsia"/>
                  <w:szCs w:val="21"/>
                </w:rPr>
                <w:delText>2</w:delText>
              </w:r>
            </w:del>
          </w:p>
        </w:tc>
        <w:tc>
          <w:tcPr>
            <w:tcW w:w="2121" w:type="dxa"/>
            <w:tcBorders>
              <w:top w:val="single" w:sz="4" w:space="0" w:color="auto"/>
              <w:left w:val="single" w:sz="4" w:space="0" w:color="auto"/>
              <w:bottom w:val="single" w:sz="4" w:space="0" w:color="auto"/>
              <w:right w:val="single" w:sz="4" w:space="0" w:color="auto"/>
            </w:tcBorders>
            <w:hideMark/>
          </w:tcPr>
          <w:p w14:paraId="1DBC2F33" w14:textId="4CE299EF" w:rsidR="00971D85" w:rsidRPr="00971D85" w:rsidDel="00E0199C" w:rsidRDefault="00971D85">
            <w:pPr>
              <w:jc w:val="center"/>
              <w:rPr>
                <w:del w:id="642" w:author="罗明" w:date="2026-03-06T15:20:00Z"/>
                <w:rFonts w:ascii="宋体" w:eastAsia="宋体" w:hAnsi="宋体"/>
                <w:szCs w:val="21"/>
              </w:rPr>
            </w:pPr>
            <w:del w:id="643" w:author="罗明" w:date="2026-03-06T15:20:00Z">
              <w:r w:rsidRPr="00971D85" w:rsidDel="00E0199C">
                <w:rPr>
                  <w:rFonts w:ascii="宋体" w:eastAsia="宋体" w:hAnsi="宋体" w:hint="eastAsia"/>
                  <w:szCs w:val="21"/>
                </w:rPr>
                <w:delText>0xffff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576B8AFF" w14:textId="2C383EB1" w:rsidR="00971D85" w:rsidRPr="00971D85" w:rsidDel="00E0199C" w:rsidRDefault="00971D85">
            <w:pPr>
              <w:jc w:val="center"/>
              <w:rPr>
                <w:del w:id="644" w:author="罗明" w:date="2026-03-06T15:20:00Z"/>
                <w:rFonts w:ascii="宋体" w:eastAsia="宋体" w:hAnsi="宋体"/>
                <w:szCs w:val="21"/>
              </w:rPr>
            </w:pPr>
          </w:p>
        </w:tc>
      </w:tr>
      <w:tr w:rsidR="00971D85" w:rsidRPr="00971D85" w:rsidDel="00E0199C" w14:paraId="086AB1A8" w14:textId="64FB20B1" w:rsidTr="00F31413">
        <w:trPr>
          <w:trHeight w:val="454"/>
          <w:jc w:val="center"/>
          <w:del w:id="645"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115CECFA" w14:textId="6B413748" w:rsidR="00971D85" w:rsidRPr="00971D85" w:rsidDel="00E0199C" w:rsidRDefault="00971D85">
            <w:pPr>
              <w:jc w:val="center"/>
              <w:rPr>
                <w:del w:id="646" w:author="罗明" w:date="2026-03-06T15:20:00Z"/>
                <w:rFonts w:ascii="宋体" w:eastAsia="宋体" w:hAnsi="宋体"/>
                <w:szCs w:val="21"/>
              </w:rPr>
            </w:pPr>
            <w:del w:id="647" w:author="罗明" w:date="2026-03-06T15:20:00Z">
              <w:r w:rsidRPr="00971D85" w:rsidDel="00E0199C">
                <w:rPr>
                  <w:rFonts w:ascii="宋体" w:eastAsia="宋体" w:hAnsi="宋体" w:hint="eastAsia"/>
                  <w:szCs w:val="21"/>
                </w:rPr>
                <w:delText>40</w:delText>
              </w:r>
            </w:del>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FBE134" w14:textId="5E8A57C1" w:rsidR="00971D85" w:rsidRPr="00971D85" w:rsidDel="00E0199C" w:rsidRDefault="00971D85">
            <w:pPr>
              <w:jc w:val="center"/>
              <w:rPr>
                <w:del w:id="648" w:author="罗明" w:date="2026-03-06T15:20:00Z"/>
                <w:rFonts w:ascii="宋体" w:eastAsia="宋体" w:hAnsi="宋体"/>
                <w:szCs w:val="21"/>
              </w:rPr>
            </w:pPr>
            <w:del w:id="649" w:author="罗明" w:date="2026-03-06T15:20:00Z">
              <w:r w:rsidRPr="00971D85" w:rsidDel="00E0199C">
                <w:rPr>
                  <w:rFonts w:ascii="宋体" w:eastAsia="宋体" w:hAnsi="宋体" w:cs="宋体" w:hint="eastAsia"/>
                  <w:szCs w:val="21"/>
                </w:rPr>
                <w:delText>水平航向角</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3DFB4C13" w14:textId="71F3E821" w:rsidR="00971D85" w:rsidRPr="00971D85" w:rsidDel="00E0199C" w:rsidRDefault="00971D85">
            <w:pPr>
              <w:jc w:val="center"/>
              <w:rPr>
                <w:del w:id="650" w:author="罗明" w:date="2026-03-06T15:20:00Z"/>
                <w:rFonts w:ascii="宋体" w:eastAsia="宋体" w:hAnsi="宋体"/>
                <w:szCs w:val="21"/>
              </w:rPr>
            </w:pPr>
            <w:del w:id="651" w:author="罗明" w:date="2026-03-06T15:20:00Z">
              <w:r w:rsidRPr="00971D85" w:rsidDel="00E0199C">
                <w:rPr>
                  <w:rFonts w:ascii="宋体" w:eastAsia="宋体" w:hAnsi="宋体" w:hint="eastAsia"/>
                  <w:szCs w:val="21"/>
                </w:rPr>
                <w:delText>1</w:delText>
              </w:r>
            </w:del>
          </w:p>
        </w:tc>
        <w:tc>
          <w:tcPr>
            <w:tcW w:w="2121" w:type="dxa"/>
            <w:tcBorders>
              <w:top w:val="single" w:sz="4" w:space="0" w:color="auto"/>
              <w:left w:val="single" w:sz="4" w:space="0" w:color="auto"/>
              <w:bottom w:val="single" w:sz="4" w:space="0" w:color="auto"/>
              <w:right w:val="single" w:sz="4" w:space="0" w:color="auto"/>
            </w:tcBorders>
            <w:vAlign w:val="center"/>
          </w:tcPr>
          <w:p w14:paraId="6CA259FA" w14:textId="388E100F" w:rsidR="00971D85" w:rsidRPr="00971D85" w:rsidDel="00E0199C" w:rsidRDefault="00971D85">
            <w:pPr>
              <w:jc w:val="center"/>
              <w:rPr>
                <w:del w:id="652" w:author="罗明" w:date="2026-03-06T15:20:00Z"/>
                <w:rFonts w:ascii="宋体" w:eastAsia="宋体" w:hAnsi="宋体"/>
                <w:szCs w:val="21"/>
              </w:rPr>
            </w:pPr>
            <w:del w:id="653" w:author="罗明" w:date="2026-03-06T15:20:00Z">
              <w:r w:rsidRPr="00971D85" w:rsidDel="00E0199C">
                <w:rPr>
                  <w:rFonts w:ascii="宋体" w:eastAsia="宋体" w:hAnsi="宋体"/>
                  <w:szCs w:val="21"/>
                </w:rPr>
                <w:delText>0-360°</w:delText>
              </w:r>
              <w:r w:rsidRPr="00971D85" w:rsidDel="00E0199C">
                <w:rPr>
                  <w:rFonts w:ascii="宋体" w:eastAsia="宋体" w:hAnsi="宋体" w:cs="宋体" w:hint="eastAsia"/>
                  <w:szCs w:val="21"/>
                </w:rPr>
                <w:delText>（正北航向）</w:delText>
              </w:r>
            </w:del>
          </w:p>
        </w:tc>
        <w:tc>
          <w:tcPr>
            <w:tcW w:w="1927" w:type="dxa"/>
            <w:tcBorders>
              <w:top w:val="single" w:sz="4" w:space="0" w:color="auto"/>
              <w:left w:val="single" w:sz="4" w:space="0" w:color="auto"/>
              <w:bottom w:val="single" w:sz="4" w:space="0" w:color="auto"/>
              <w:right w:val="single" w:sz="4" w:space="0" w:color="auto"/>
            </w:tcBorders>
          </w:tcPr>
          <w:p w14:paraId="2B62CD4C" w14:textId="3D0ADE33" w:rsidR="00971D85" w:rsidRPr="00971D85" w:rsidDel="00E0199C" w:rsidRDefault="00971D85">
            <w:pPr>
              <w:jc w:val="center"/>
              <w:rPr>
                <w:del w:id="654" w:author="罗明" w:date="2026-03-06T15:20:00Z"/>
                <w:rFonts w:ascii="宋体" w:eastAsia="宋体" w:hAnsi="宋体"/>
                <w:szCs w:val="21"/>
              </w:rPr>
            </w:pPr>
          </w:p>
        </w:tc>
      </w:tr>
      <w:tr w:rsidR="00971D85" w:rsidRPr="00971D85" w:rsidDel="00E0199C" w14:paraId="0210C96A" w14:textId="781E04EF" w:rsidTr="00971D85">
        <w:trPr>
          <w:trHeight w:val="454"/>
          <w:jc w:val="center"/>
          <w:del w:id="655"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002E33BB" w14:textId="65853C09" w:rsidR="00971D85" w:rsidRPr="00971D85" w:rsidDel="00E0199C" w:rsidRDefault="00971D85">
            <w:pPr>
              <w:jc w:val="center"/>
              <w:rPr>
                <w:del w:id="656" w:author="罗明" w:date="2026-03-06T15:20:00Z"/>
                <w:rFonts w:ascii="宋体" w:eastAsia="宋体" w:hAnsi="宋体"/>
                <w:szCs w:val="21"/>
              </w:rPr>
            </w:pPr>
            <w:del w:id="657" w:author="罗明" w:date="2026-03-06T15:20:00Z">
              <w:r w:rsidRPr="00971D85" w:rsidDel="00E0199C">
                <w:rPr>
                  <w:rFonts w:ascii="宋体" w:eastAsia="宋体" w:hAnsi="宋体" w:hint="eastAsia"/>
                  <w:szCs w:val="21"/>
                </w:rPr>
                <w:delText>41</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07833B2B" w14:textId="62F5985B" w:rsidR="00971D85" w:rsidRPr="00971D85" w:rsidDel="00E0199C" w:rsidRDefault="00971D85">
            <w:pPr>
              <w:jc w:val="center"/>
              <w:rPr>
                <w:del w:id="658" w:author="罗明" w:date="2026-03-06T15:20:00Z"/>
                <w:rFonts w:ascii="宋体" w:eastAsia="宋体" w:hAnsi="宋体"/>
                <w:szCs w:val="21"/>
              </w:rPr>
            </w:pPr>
            <w:del w:id="659" w:author="罗明" w:date="2026-03-06T15:20:00Z">
              <w:r w:rsidRPr="00971D85" w:rsidDel="00E0199C">
                <w:rPr>
                  <w:rFonts w:ascii="宋体" w:eastAsia="宋体" w:hAnsi="宋体" w:cs="宋体" w:hint="eastAsia"/>
                  <w:szCs w:val="21"/>
                </w:rPr>
                <w:delText>车厢温度</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508196DF" w14:textId="53C32DDB" w:rsidR="00971D85" w:rsidRPr="00971D85" w:rsidDel="00E0199C" w:rsidRDefault="00971D85">
            <w:pPr>
              <w:jc w:val="center"/>
              <w:rPr>
                <w:del w:id="660" w:author="罗明" w:date="2026-03-06T15:20:00Z"/>
                <w:rFonts w:ascii="宋体" w:eastAsia="宋体" w:hAnsi="宋体"/>
                <w:szCs w:val="21"/>
              </w:rPr>
            </w:pPr>
            <w:del w:id="661" w:author="罗明" w:date="2026-03-06T15:20:00Z">
              <w:r w:rsidRPr="00971D85" w:rsidDel="00E0199C">
                <w:rPr>
                  <w:rFonts w:ascii="宋体" w:eastAsia="宋体" w:hAnsi="宋体" w:hint="eastAsia"/>
                  <w:szCs w:val="21"/>
                </w:rPr>
                <w:delText>2</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1685BE59" w14:textId="05413B95" w:rsidR="00971D85" w:rsidRPr="00971D85" w:rsidDel="00E0199C" w:rsidRDefault="00971D85">
            <w:pPr>
              <w:jc w:val="center"/>
              <w:rPr>
                <w:del w:id="662" w:author="罗明" w:date="2026-03-06T15:20:00Z"/>
                <w:rFonts w:ascii="宋体" w:eastAsia="宋体" w:hAnsi="宋体"/>
                <w:szCs w:val="21"/>
              </w:rPr>
            </w:pPr>
            <w:del w:id="663" w:author="罗明" w:date="2026-03-06T15:20:00Z">
              <w:r w:rsidRPr="00971D85" w:rsidDel="00E0199C">
                <w:rPr>
                  <w:rFonts w:ascii="宋体" w:eastAsia="宋体" w:hAnsi="宋体" w:hint="eastAsia"/>
                  <w:szCs w:val="21"/>
                </w:rPr>
                <w:delText>0xffff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23E4229E" w14:textId="32977987" w:rsidR="00971D85" w:rsidRPr="00971D85" w:rsidDel="00E0199C" w:rsidRDefault="00971D85">
            <w:pPr>
              <w:jc w:val="center"/>
              <w:rPr>
                <w:del w:id="664" w:author="罗明" w:date="2026-03-06T15:20:00Z"/>
                <w:rFonts w:ascii="宋体" w:eastAsia="宋体" w:hAnsi="宋体"/>
                <w:szCs w:val="21"/>
              </w:rPr>
            </w:pPr>
          </w:p>
        </w:tc>
      </w:tr>
      <w:tr w:rsidR="00971D85" w:rsidRPr="00971D85" w:rsidDel="00E0199C" w14:paraId="47E91456" w14:textId="2FF47014" w:rsidTr="00971D85">
        <w:trPr>
          <w:trHeight w:val="454"/>
          <w:jc w:val="center"/>
          <w:del w:id="665"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590B9BF5" w14:textId="2E2CDC89" w:rsidR="00971D85" w:rsidRPr="00971D85" w:rsidDel="00E0199C" w:rsidRDefault="00971D85">
            <w:pPr>
              <w:jc w:val="center"/>
              <w:rPr>
                <w:del w:id="666" w:author="罗明" w:date="2026-03-06T15:20:00Z"/>
                <w:rFonts w:ascii="宋体" w:eastAsia="宋体" w:hAnsi="宋体"/>
                <w:szCs w:val="21"/>
              </w:rPr>
            </w:pPr>
            <w:del w:id="667" w:author="罗明" w:date="2026-03-06T15:20:00Z">
              <w:r w:rsidRPr="00971D85" w:rsidDel="00E0199C">
                <w:rPr>
                  <w:rFonts w:ascii="宋体" w:eastAsia="宋体" w:hAnsi="宋体" w:hint="eastAsia"/>
                  <w:szCs w:val="21"/>
                </w:rPr>
                <w:delText>42</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2D6AE58B" w14:textId="6E9CC7D9" w:rsidR="00971D85" w:rsidRPr="00971D85" w:rsidDel="00E0199C" w:rsidRDefault="00971D85">
            <w:pPr>
              <w:jc w:val="center"/>
              <w:rPr>
                <w:del w:id="668" w:author="罗明" w:date="2026-03-06T15:20:00Z"/>
                <w:rFonts w:ascii="宋体" w:eastAsia="宋体" w:hAnsi="宋体"/>
                <w:szCs w:val="21"/>
              </w:rPr>
            </w:pPr>
            <w:del w:id="669" w:author="罗明" w:date="2026-03-06T15:20:00Z">
              <w:r w:rsidRPr="00971D85" w:rsidDel="00E0199C">
                <w:rPr>
                  <w:rFonts w:ascii="宋体" w:eastAsia="宋体" w:hAnsi="宋体" w:cs="宋体" w:hint="eastAsia"/>
                  <w:szCs w:val="21"/>
                </w:rPr>
                <w:delText>电机转速</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78F4C050" w14:textId="4DDA151F" w:rsidR="00971D85" w:rsidRPr="00971D85" w:rsidDel="00E0199C" w:rsidRDefault="00971D85">
            <w:pPr>
              <w:jc w:val="center"/>
              <w:rPr>
                <w:del w:id="670" w:author="罗明" w:date="2026-03-06T15:20:00Z"/>
                <w:rFonts w:ascii="宋体" w:eastAsia="宋体" w:hAnsi="宋体"/>
                <w:szCs w:val="21"/>
              </w:rPr>
            </w:pPr>
            <w:del w:id="671" w:author="罗明" w:date="2026-03-06T15:20:00Z">
              <w:r w:rsidRPr="00971D85" w:rsidDel="00E0199C">
                <w:rPr>
                  <w:rFonts w:ascii="宋体" w:eastAsia="宋体" w:hAnsi="宋体" w:hint="eastAsia"/>
                  <w:szCs w:val="21"/>
                </w:rPr>
                <w:delText>2</w:delText>
              </w:r>
            </w:del>
          </w:p>
        </w:tc>
        <w:tc>
          <w:tcPr>
            <w:tcW w:w="2121" w:type="dxa"/>
            <w:tcBorders>
              <w:top w:val="single" w:sz="4" w:space="0" w:color="auto"/>
              <w:left w:val="single" w:sz="4" w:space="0" w:color="auto"/>
              <w:bottom w:val="single" w:sz="4" w:space="0" w:color="auto"/>
              <w:right w:val="single" w:sz="4" w:space="0" w:color="auto"/>
            </w:tcBorders>
            <w:hideMark/>
          </w:tcPr>
          <w:p w14:paraId="6082AD74" w14:textId="1432A0A7" w:rsidR="00971D85" w:rsidRPr="00971D85" w:rsidDel="00E0199C" w:rsidRDefault="00971D85">
            <w:pPr>
              <w:jc w:val="center"/>
              <w:rPr>
                <w:del w:id="672" w:author="罗明" w:date="2026-03-06T15:20:00Z"/>
                <w:rFonts w:ascii="宋体" w:eastAsia="宋体" w:hAnsi="宋体"/>
                <w:szCs w:val="21"/>
              </w:rPr>
            </w:pPr>
            <w:del w:id="673" w:author="罗明" w:date="2026-03-06T15:20:00Z">
              <w:r w:rsidRPr="00971D85" w:rsidDel="00E0199C">
                <w:rPr>
                  <w:rFonts w:ascii="宋体" w:eastAsia="宋体" w:hAnsi="宋体" w:hint="eastAsia"/>
                  <w:szCs w:val="21"/>
                </w:rPr>
                <w:delText>0xffff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104526AA" w14:textId="7549EC20" w:rsidR="00971D85" w:rsidRPr="00971D85" w:rsidDel="00E0199C" w:rsidRDefault="00971D85">
            <w:pPr>
              <w:jc w:val="center"/>
              <w:rPr>
                <w:del w:id="674" w:author="罗明" w:date="2026-03-06T15:20:00Z"/>
                <w:rFonts w:ascii="宋体" w:eastAsia="宋体" w:hAnsi="宋体"/>
                <w:szCs w:val="21"/>
              </w:rPr>
            </w:pPr>
          </w:p>
        </w:tc>
      </w:tr>
      <w:tr w:rsidR="00971D85" w:rsidRPr="00971D85" w:rsidDel="00E0199C" w14:paraId="0FB1FF4C" w14:textId="5FE366BE" w:rsidTr="00971D85">
        <w:trPr>
          <w:trHeight w:val="454"/>
          <w:jc w:val="center"/>
          <w:del w:id="675"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53BDF325" w14:textId="731B56BA" w:rsidR="00971D85" w:rsidRPr="00971D85" w:rsidDel="00E0199C" w:rsidRDefault="00971D85">
            <w:pPr>
              <w:jc w:val="center"/>
              <w:rPr>
                <w:del w:id="676" w:author="罗明" w:date="2026-03-06T15:20:00Z"/>
                <w:rFonts w:ascii="宋体" w:eastAsia="宋体" w:hAnsi="宋体"/>
                <w:szCs w:val="21"/>
              </w:rPr>
            </w:pPr>
            <w:del w:id="677" w:author="罗明" w:date="2026-03-06T15:20:00Z">
              <w:r w:rsidRPr="00971D85" w:rsidDel="00E0199C">
                <w:rPr>
                  <w:rFonts w:ascii="宋体" w:eastAsia="宋体" w:hAnsi="宋体" w:hint="eastAsia"/>
                  <w:szCs w:val="21"/>
                </w:rPr>
                <w:delText>43</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3925AC5B" w14:textId="3F8B6F49" w:rsidR="00971D85" w:rsidRPr="00971D85" w:rsidDel="00E0199C" w:rsidRDefault="00971D85">
            <w:pPr>
              <w:jc w:val="center"/>
              <w:rPr>
                <w:del w:id="678" w:author="罗明" w:date="2026-03-06T15:20:00Z"/>
                <w:rFonts w:ascii="宋体" w:eastAsia="宋体" w:hAnsi="宋体"/>
                <w:szCs w:val="21"/>
              </w:rPr>
            </w:pPr>
            <w:del w:id="679" w:author="罗明" w:date="2026-03-06T15:20:00Z">
              <w:r w:rsidRPr="00971D85" w:rsidDel="00E0199C">
                <w:rPr>
                  <w:rFonts w:ascii="宋体" w:eastAsia="宋体" w:hAnsi="宋体" w:cs="宋体" w:hint="eastAsia"/>
                  <w:szCs w:val="21"/>
                </w:rPr>
                <w:delText>车辆类型</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7551F7B2" w14:textId="20986A90" w:rsidR="00971D85" w:rsidRPr="00971D85" w:rsidDel="00E0199C" w:rsidRDefault="00971D85">
            <w:pPr>
              <w:jc w:val="center"/>
              <w:rPr>
                <w:del w:id="680" w:author="罗明" w:date="2026-03-06T15:20:00Z"/>
                <w:rFonts w:ascii="宋体" w:eastAsia="宋体" w:hAnsi="宋体"/>
                <w:szCs w:val="21"/>
              </w:rPr>
            </w:pPr>
            <w:del w:id="681" w:author="罗明" w:date="2026-03-06T15:20:00Z">
              <w:r w:rsidRPr="00971D85" w:rsidDel="00E0199C">
                <w:rPr>
                  <w:rFonts w:ascii="宋体" w:eastAsia="宋体" w:hAnsi="宋体" w:hint="eastAsia"/>
                  <w:szCs w:val="21"/>
                </w:rPr>
                <w:delText>1</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6498634B" w14:textId="4ADB3A5B" w:rsidR="00971D85" w:rsidRPr="00971D85" w:rsidDel="00E0199C" w:rsidRDefault="00971D85">
            <w:pPr>
              <w:rPr>
                <w:del w:id="682" w:author="罗明" w:date="2026-03-06T15:20:00Z"/>
                <w:rFonts w:ascii="宋体" w:eastAsia="宋体" w:hAnsi="宋体"/>
                <w:szCs w:val="21"/>
              </w:rPr>
            </w:pPr>
            <w:del w:id="683" w:author="罗明" w:date="2026-03-06T15:20:00Z">
              <w:r w:rsidRPr="00971D85" w:rsidDel="00E0199C">
                <w:rPr>
                  <w:rFonts w:ascii="宋体" w:eastAsia="宋体" w:hAnsi="宋体" w:hint="eastAsia"/>
                  <w:szCs w:val="21"/>
                </w:rPr>
                <w:delText>0</w:delText>
              </w:r>
              <w:r w:rsidRPr="00971D85" w:rsidDel="00E0199C">
                <w:rPr>
                  <w:rFonts w:ascii="宋体" w:eastAsia="宋体" w:hAnsi="宋体" w:cs="宋体" w:hint="eastAsia"/>
                  <w:szCs w:val="21"/>
                </w:rPr>
                <w:delText>：华菱；</w:delText>
              </w:r>
            </w:del>
          </w:p>
          <w:p w14:paraId="4526295C" w14:textId="5E9F33CC" w:rsidR="00971D85" w:rsidRPr="00971D85" w:rsidDel="00E0199C" w:rsidRDefault="00971D85">
            <w:pPr>
              <w:rPr>
                <w:del w:id="684" w:author="罗明" w:date="2026-03-06T15:20:00Z"/>
                <w:rFonts w:ascii="宋体" w:eastAsia="宋体" w:hAnsi="宋体"/>
                <w:szCs w:val="21"/>
              </w:rPr>
            </w:pPr>
            <w:del w:id="685" w:author="罗明" w:date="2026-03-06T15:20:00Z">
              <w:r w:rsidRPr="00971D85" w:rsidDel="00E0199C">
                <w:rPr>
                  <w:rFonts w:ascii="宋体" w:eastAsia="宋体" w:hAnsi="宋体" w:hint="eastAsia"/>
                  <w:szCs w:val="21"/>
                </w:rPr>
                <w:delText>1</w:delText>
              </w:r>
              <w:r w:rsidRPr="00971D85" w:rsidDel="00E0199C">
                <w:rPr>
                  <w:rFonts w:ascii="宋体" w:eastAsia="宋体" w:hAnsi="宋体" w:cs="宋体" w:hint="eastAsia"/>
                  <w:szCs w:val="21"/>
                </w:rPr>
                <w:delText>：北奔；</w:delText>
              </w:r>
            </w:del>
          </w:p>
          <w:p w14:paraId="640D8496" w14:textId="50874743" w:rsidR="00971D85" w:rsidRPr="00971D85" w:rsidDel="00E0199C" w:rsidRDefault="00971D85">
            <w:pPr>
              <w:rPr>
                <w:del w:id="686" w:author="罗明" w:date="2026-03-06T15:20:00Z"/>
                <w:rFonts w:ascii="宋体" w:eastAsia="宋体" w:hAnsi="宋体"/>
                <w:szCs w:val="21"/>
              </w:rPr>
            </w:pPr>
            <w:del w:id="687" w:author="罗明" w:date="2026-03-06T15:20:00Z">
              <w:r w:rsidRPr="00971D85" w:rsidDel="00E0199C">
                <w:rPr>
                  <w:rFonts w:ascii="宋体" w:eastAsia="宋体" w:hAnsi="宋体" w:hint="eastAsia"/>
                  <w:szCs w:val="21"/>
                </w:rPr>
                <w:delText>2</w:delText>
              </w:r>
              <w:r w:rsidRPr="00971D85" w:rsidDel="00E0199C">
                <w:rPr>
                  <w:rFonts w:ascii="宋体" w:eastAsia="宋体" w:hAnsi="宋体" w:cs="宋体" w:hint="eastAsia"/>
                  <w:szCs w:val="21"/>
                </w:rPr>
                <w:delText>：中叉；</w:delText>
              </w:r>
            </w:del>
          </w:p>
          <w:p w14:paraId="75A46A58" w14:textId="6255CDFF" w:rsidR="00971D85" w:rsidRPr="00971D85" w:rsidDel="00E0199C" w:rsidRDefault="00971D85">
            <w:pPr>
              <w:rPr>
                <w:del w:id="688" w:author="罗明" w:date="2026-03-06T15:20:00Z"/>
                <w:rFonts w:ascii="宋体" w:eastAsia="宋体" w:hAnsi="宋体"/>
                <w:szCs w:val="21"/>
              </w:rPr>
            </w:pPr>
            <w:del w:id="689" w:author="罗明" w:date="2026-03-06T15:20:00Z">
              <w:r w:rsidRPr="00971D85" w:rsidDel="00E0199C">
                <w:rPr>
                  <w:rFonts w:ascii="宋体" w:eastAsia="宋体" w:hAnsi="宋体" w:hint="eastAsia"/>
                  <w:szCs w:val="21"/>
                </w:rPr>
                <w:delText>3</w:delText>
              </w:r>
              <w:r w:rsidRPr="00971D85" w:rsidDel="00E0199C">
                <w:rPr>
                  <w:rFonts w:ascii="宋体" w:eastAsia="宋体" w:hAnsi="宋体" w:cs="宋体" w:hint="eastAsia"/>
                  <w:szCs w:val="21"/>
                </w:rPr>
                <w:delText>：福田；</w:delText>
              </w:r>
            </w:del>
          </w:p>
          <w:p w14:paraId="3F90BBD6" w14:textId="67B583F4" w:rsidR="00971D85" w:rsidRPr="00971D85" w:rsidDel="00E0199C" w:rsidRDefault="00971D85">
            <w:pPr>
              <w:rPr>
                <w:del w:id="690" w:author="罗明" w:date="2026-03-06T15:20:00Z"/>
                <w:rFonts w:ascii="宋体" w:eastAsia="宋体" w:hAnsi="宋体"/>
                <w:szCs w:val="21"/>
              </w:rPr>
            </w:pPr>
            <w:del w:id="691" w:author="罗明" w:date="2026-03-06T15:20:00Z">
              <w:r w:rsidRPr="00971D85" w:rsidDel="00E0199C">
                <w:rPr>
                  <w:rFonts w:ascii="宋体" w:eastAsia="宋体" w:hAnsi="宋体" w:hint="eastAsia"/>
                  <w:szCs w:val="21"/>
                </w:rPr>
                <w:delText>4</w:delText>
              </w:r>
              <w:r w:rsidRPr="00971D85" w:rsidDel="00E0199C">
                <w:rPr>
                  <w:rFonts w:ascii="宋体" w:eastAsia="宋体" w:hAnsi="宋体" w:cs="宋体" w:hint="eastAsia"/>
                  <w:szCs w:val="21"/>
                </w:rPr>
                <w:delText>：山推装载机；</w:delText>
              </w:r>
            </w:del>
          </w:p>
          <w:p w14:paraId="2E82E2F9" w14:textId="0E709DD2" w:rsidR="00971D85" w:rsidRPr="00971D85" w:rsidDel="00E0199C" w:rsidRDefault="00971D85">
            <w:pPr>
              <w:rPr>
                <w:del w:id="692" w:author="罗明" w:date="2026-03-06T15:20:00Z"/>
                <w:rFonts w:ascii="宋体" w:eastAsia="宋体" w:hAnsi="宋体"/>
                <w:szCs w:val="21"/>
              </w:rPr>
            </w:pPr>
            <w:del w:id="693" w:author="罗明" w:date="2026-03-06T15:20:00Z">
              <w:r w:rsidRPr="00971D85" w:rsidDel="00E0199C">
                <w:rPr>
                  <w:rFonts w:ascii="宋体" w:eastAsia="宋体" w:hAnsi="宋体" w:hint="eastAsia"/>
                  <w:szCs w:val="21"/>
                </w:rPr>
                <w:delText>5</w:delText>
              </w:r>
              <w:r w:rsidRPr="00971D85" w:rsidDel="00E0199C">
                <w:rPr>
                  <w:rFonts w:ascii="宋体" w:eastAsia="宋体" w:hAnsi="宋体" w:cs="宋体" w:hint="eastAsia"/>
                  <w:szCs w:val="21"/>
                </w:rPr>
                <w:delText>：上汽红岩；</w:delText>
              </w:r>
            </w:del>
          </w:p>
          <w:p w14:paraId="6E4A4950" w14:textId="3F0BB7AC" w:rsidR="00971D85" w:rsidRPr="00971D85" w:rsidDel="00E0199C" w:rsidRDefault="00971D85">
            <w:pPr>
              <w:rPr>
                <w:del w:id="694" w:author="罗明" w:date="2026-03-06T15:20:00Z"/>
                <w:rFonts w:ascii="宋体" w:eastAsia="宋体" w:hAnsi="宋体"/>
                <w:szCs w:val="21"/>
              </w:rPr>
            </w:pPr>
            <w:del w:id="695" w:author="罗明" w:date="2026-03-06T15:20:00Z">
              <w:r w:rsidRPr="00971D85" w:rsidDel="00E0199C">
                <w:rPr>
                  <w:rFonts w:ascii="宋体" w:eastAsia="宋体" w:hAnsi="宋体" w:hint="eastAsia"/>
                  <w:szCs w:val="21"/>
                </w:rPr>
                <w:delText>6</w:delText>
              </w:r>
              <w:r w:rsidRPr="00971D85" w:rsidDel="00E0199C">
                <w:rPr>
                  <w:rFonts w:ascii="宋体" w:eastAsia="宋体" w:hAnsi="宋体" w:cs="宋体" w:hint="eastAsia"/>
                  <w:szCs w:val="21"/>
                </w:rPr>
                <w:delText>：三一重工</w:delText>
              </w:r>
            </w:del>
          </w:p>
        </w:tc>
        <w:tc>
          <w:tcPr>
            <w:tcW w:w="1927" w:type="dxa"/>
            <w:tcBorders>
              <w:top w:val="single" w:sz="4" w:space="0" w:color="auto"/>
              <w:left w:val="single" w:sz="4" w:space="0" w:color="auto"/>
              <w:bottom w:val="single" w:sz="4" w:space="0" w:color="auto"/>
              <w:right w:val="single" w:sz="4" w:space="0" w:color="auto"/>
            </w:tcBorders>
          </w:tcPr>
          <w:p w14:paraId="32EB809E" w14:textId="3F920555" w:rsidR="00971D85" w:rsidRPr="00971D85" w:rsidDel="00E0199C" w:rsidRDefault="00971D85">
            <w:pPr>
              <w:jc w:val="center"/>
              <w:rPr>
                <w:del w:id="696" w:author="罗明" w:date="2026-03-06T15:20:00Z"/>
                <w:rFonts w:ascii="宋体" w:eastAsia="宋体" w:hAnsi="宋体"/>
                <w:szCs w:val="21"/>
              </w:rPr>
            </w:pPr>
          </w:p>
        </w:tc>
      </w:tr>
      <w:tr w:rsidR="00971D85" w:rsidRPr="00971D85" w:rsidDel="00E0199C" w14:paraId="4230BCD5" w14:textId="3C3F97D2" w:rsidTr="00971D85">
        <w:trPr>
          <w:trHeight w:val="454"/>
          <w:jc w:val="center"/>
          <w:del w:id="697"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3A9BCE8B" w14:textId="63A873C3" w:rsidR="00971D85" w:rsidRPr="00971D85" w:rsidDel="00E0199C" w:rsidRDefault="00971D85">
            <w:pPr>
              <w:jc w:val="center"/>
              <w:rPr>
                <w:del w:id="698" w:author="罗明" w:date="2026-03-06T15:20:00Z"/>
                <w:rFonts w:ascii="宋体" w:eastAsia="宋体" w:hAnsi="宋体"/>
                <w:szCs w:val="21"/>
              </w:rPr>
            </w:pPr>
            <w:del w:id="699" w:author="罗明" w:date="2026-03-06T15:20:00Z">
              <w:r w:rsidRPr="00971D85" w:rsidDel="00E0199C">
                <w:rPr>
                  <w:rFonts w:ascii="宋体" w:eastAsia="宋体" w:hAnsi="宋体" w:hint="eastAsia"/>
                  <w:szCs w:val="21"/>
                </w:rPr>
                <w:delText>44</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064F6C5D" w14:textId="248C141F" w:rsidR="00971D85" w:rsidRPr="00971D85" w:rsidDel="00E0199C" w:rsidRDefault="00971D85">
            <w:pPr>
              <w:jc w:val="center"/>
              <w:rPr>
                <w:del w:id="700" w:author="罗明" w:date="2026-03-06T15:20:00Z"/>
                <w:rFonts w:ascii="宋体" w:eastAsia="宋体" w:hAnsi="宋体"/>
                <w:szCs w:val="21"/>
              </w:rPr>
            </w:pPr>
            <w:del w:id="701" w:author="罗明" w:date="2026-03-06T15:20:00Z">
              <w:r w:rsidRPr="00971D85" w:rsidDel="00E0199C">
                <w:rPr>
                  <w:rFonts w:ascii="宋体" w:eastAsia="宋体" w:hAnsi="宋体" w:cs="宋体" w:hint="eastAsia"/>
                  <w:szCs w:val="21"/>
                </w:rPr>
                <w:delText>车辆子型号</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2FFCD24D" w14:textId="0FD7E736" w:rsidR="00971D85" w:rsidRPr="00971D85" w:rsidDel="00E0199C" w:rsidRDefault="00971D85">
            <w:pPr>
              <w:jc w:val="center"/>
              <w:rPr>
                <w:del w:id="702" w:author="罗明" w:date="2026-03-06T15:20:00Z"/>
                <w:rFonts w:ascii="宋体" w:eastAsia="宋体" w:hAnsi="宋体"/>
                <w:szCs w:val="21"/>
              </w:rPr>
            </w:pPr>
            <w:del w:id="703" w:author="罗明" w:date="2026-03-06T15:20:00Z">
              <w:r w:rsidRPr="00971D85" w:rsidDel="00E0199C">
                <w:rPr>
                  <w:rFonts w:ascii="宋体" w:eastAsia="宋体" w:hAnsi="宋体" w:hint="eastAsia"/>
                  <w:szCs w:val="21"/>
                </w:rPr>
                <w:delText>1</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111C9563" w14:textId="6A7BD756" w:rsidR="00971D85" w:rsidRPr="00971D85" w:rsidDel="00E0199C" w:rsidRDefault="00971D85">
            <w:pPr>
              <w:jc w:val="center"/>
              <w:rPr>
                <w:del w:id="704" w:author="罗明" w:date="2026-03-06T15:20:00Z"/>
                <w:rFonts w:ascii="宋体" w:eastAsia="宋体" w:hAnsi="宋体"/>
                <w:szCs w:val="21"/>
              </w:rPr>
            </w:pPr>
            <w:del w:id="705" w:author="罗明" w:date="2026-03-06T15:20:00Z">
              <w:r w:rsidRPr="00971D85" w:rsidDel="00E0199C">
                <w:rPr>
                  <w:rFonts w:ascii="宋体" w:eastAsia="宋体" w:hAnsi="宋体" w:hint="eastAsia"/>
                  <w:szCs w:val="21"/>
                </w:rPr>
                <w:delText>0xff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109BC066" w14:textId="2C00F83A" w:rsidR="00971D85" w:rsidRPr="00971D85" w:rsidDel="00E0199C" w:rsidRDefault="00971D85">
            <w:pPr>
              <w:jc w:val="center"/>
              <w:rPr>
                <w:del w:id="706" w:author="罗明" w:date="2026-03-06T15:20:00Z"/>
                <w:rFonts w:ascii="宋体" w:eastAsia="宋体" w:hAnsi="宋体"/>
                <w:szCs w:val="21"/>
              </w:rPr>
            </w:pPr>
          </w:p>
        </w:tc>
      </w:tr>
      <w:tr w:rsidR="00971D85" w:rsidRPr="00971D85" w:rsidDel="00E0199C" w14:paraId="7ABEF24B" w14:textId="42ECA9DE" w:rsidTr="00971D85">
        <w:trPr>
          <w:trHeight w:val="454"/>
          <w:jc w:val="center"/>
          <w:del w:id="707"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62C8FE8F" w14:textId="773342FE" w:rsidR="00971D85" w:rsidRPr="00971D85" w:rsidDel="00E0199C" w:rsidRDefault="00971D85">
            <w:pPr>
              <w:jc w:val="center"/>
              <w:rPr>
                <w:del w:id="708" w:author="罗明" w:date="2026-03-06T15:20:00Z"/>
                <w:rFonts w:ascii="宋体" w:eastAsia="宋体" w:hAnsi="宋体"/>
                <w:szCs w:val="21"/>
              </w:rPr>
            </w:pPr>
            <w:del w:id="709" w:author="罗明" w:date="2026-03-06T15:20:00Z">
              <w:r w:rsidRPr="00971D85" w:rsidDel="00E0199C">
                <w:rPr>
                  <w:rFonts w:ascii="宋体" w:eastAsia="宋体" w:hAnsi="宋体" w:hint="eastAsia"/>
                  <w:szCs w:val="21"/>
                </w:rPr>
                <w:lastRenderedPageBreak/>
                <w:delText>45</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53DAA338" w14:textId="3F7A6B41" w:rsidR="00971D85" w:rsidRPr="00971D85" w:rsidDel="00E0199C" w:rsidRDefault="00971D85">
            <w:pPr>
              <w:jc w:val="center"/>
              <w:rPr>
                <w:del w:id="710" w:author="罗明" w:date="2026-03-06T15:20:00Z"/>
                <w:rFonts w:ascii="宋体" w:eastAsia="宋体" w:hAnsi="宋体"/>
                <w:szCs w:val="21"/>
              </w:rPr>
            </w:pPr>
            <w:del w:id="711" w:author="罗明" w:date="2026-03-06T15:20:00Z">
              <w:r w:rsidRPr="00971D85" w:rsidDel="00E0199C">
                <w:rPr>
                  <w:rFonts w:ascii="宋体" w:eastAsia="宋体" w:hAnsi="宋体" w:cs="宋体" w:hint="eastAsia"/>
                  <w:szCs w:val="21"/>
                </w:rPr>
                <w:delText>负载</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05B46B12" w14:textId="5B07E43B" w:rsidR="00971D85" w:rsidRPr="00971D85" w:rsidDel="00E0199C" w:rsidRDefault="00971D85">
            <w:pPr>
              <w:jc w:val="center"/>
              <w:rPr>
                <w:del w:id="712" w:author="罗明" w:date="2026-03-06T15:20:00Z"/>
                <w:rFonts w:ascii="宋体" w:eastAsia="宋体" w:hAnsi="宋体"/>
                <w:szCs w:val="21"/>
              </w:rPr>
            </w:pPr>
            <w:del w:id="713" w:author="罗明" w:date="2026-03-06T15:20:00Z">
              <w:r w:rsidRPr="00971D85" w:rsidDel="00E0199C">
                <w:rPr>
                  <w:rFonts w:ascii="宋体" w:eastAsia="宋体" w:hAnsi="宋体" w:hint="eastAsia"/>
                  <w:szCs w:val="21"/>
                </w:rPr>
                <w:delText>2</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757C4F34" w14:textId="7A170524" w:rsidR="00971D85" w:rsidRPr="00971D85" w:rsidDel="00E0199C" w:rsidRDefault="00971D85">
            <w:pPr>
              <w:jc w:val="center"/>
              <w:rPr>
                <w:del w:id="714" w:author="罗明" w:date="2026-03-06T15:20:00Z"/>
                <w:rFonts w:ascii="宋体" w:eastAsia="宋体" w:hAnsi="宋体"/>
                <w:szCs w:val="21"/>
              </w:rPr>
            </w:pPr>
            <w:del w:id="715" w:author="罗明" w:date="2026-03-06T15:20:00Z">
              <w:r w:rsidRPr="00971D85" w:rsidDel="00E0199C">
                <w:rPr>
                  <w:rFonts w:ascii="宋体" w:eastAsia="宋体" w:hAnsi="宋体" w:hint="eastAsia"/>
                  <w:szCs w:val="21"/>
                </w:rPr>
                <w:delText>0xffff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3CF76A8A" w14:textId="602D3F92" w:rsidR="00971D85" w:rsidRPr="00971D85" w:rsidDel="00E0199C" w:rsidRDefault="00971D85">
            <w:pPr>
              <w:jc w:val="center"/>
              <w:rPr>
                <w:del w:id="716" w:author="罗明" w:date="2026-03-06T15:20:00Z"/>
                <w:rFonts w:ascii="宋体" w:eastAsia="宋体" w:hAnsi="宋体"/>
                <w:szCs w:val="21"/>
              </w:rPr>
            </w:pPr>
          </w:p>
        </w:tc>
      </w:tr>
      <w:tr w:rsidR="00971D85" w:rsidRPr="00971D85" w:rsidDel="00E0199C" w14:paraId="7723A36B" w14:textId="68741AA2" w:rsidTr="00971D85">
        <w:trPr>
          <w:trHeight w:val="454"/>
          <w:jc w:val="center"/>
          <w:del w:id="717"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0A621000" w14:textId="2E0CCE0B" w:rsidR="00971D85" w:rsidRPr="00971D85" w:rsidDel="00E0199C" w:rsidRDefault="00971D85">
            <w:pPr>
              <w:jc w:val="center"/>
              <w:rPr>
                <w:del w:id="718" w:author="罗明" w:date="2026-03-06T15:20:00Z"/>
                <w:rFonts w:ascii="宋体" w:eastAsia="宋体" w:hAnsi="宋体"/>
                <w:szCs w:val="21"/>
              </w:rPr>
            </w:pPr>
            <w:del w:id="719" w:author="罗明" w:date="2026-03-06T15:20:00Z">
              <w:r w:rsidRPr="00971D85" w:rsidDel="00E0199C">
                <w:rPr>
                  <w:rFonts w:ascii="宋体" w:eastAsia="宋体" w:hAnsi="宋体" w:hint="eastAsia"/>
                  <w:szCs w:val="21"/>
                </w:rPr>
                <w:delText>46</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6F0C8113" w14:textId="602D556D" w:rsidR="00971D85" w:rsidRPr="00971D85" w:rsidDel="00E0199C" w:rsidRDefault="00971D85">
            <w:pPr>
              <w:jc w:val="center"/>
              <w:rPr>
                <w:del w:id="720" w:author="罗明" w:date="2026-03-06T15:20:00Z"/>
                <w:rFonts w:ascii="宋体" w:eastAsia="宋体" w:hAnsi="宋体"/>
                <w:szCs w:val="21"/>
              </w:rPr>
            </w:pPr>
            <w:del w:id="721" w:author="罗明" w:date="2026-03-06T15:20:00Z">
              <w:r w:rsidRPr="00971D85" w:rsidDel="00E0199C">
                <w:rPr>
                  <w:rFonts w:ascii="宋体" w:eastAsia="宋体" w:hAnsi="宋体" w:cs="宋体" w:hint="eastAsia"/>
                  <w:szCs w:val="21"/>
                </w:rPr>
                <w:delText>俯仰角</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4DC0B521" w14:textId="34125BEF" w:rsidR="00971D85" w:rsidRPr="00971D85" w:rsidDel="00E0199C" w:rsidRDefault="00971D85">
            <w:pPr>
              <w:jc w:val="center"/>
              <w:rPr>
                <w:del w:id="722" w:author="罗明" w:date="2026-03-06T15:20:00Z"/>
                <w:rFonts w:ascii="宋体" w:eastAsia="宋体" w:hAnsi="宋体"/>
                <w:szCs w:val="21"/>
              </w:rPr>
            </w:pPr>
            <w:del w:id="723" w:author="罗明" w:date="2026-03-06T15:20:00Z">
              <w:r w:rsidRPr="00971D85" w:rsidDel="00E0199C">
                <w:rPr>
                  <w:rFonts w:ascii="宋体" w:eastAsia="宋体" w:hAnsi="宋体" w:hint="eastAsia"/>
                  <w:szCs w:val="21"/>
                </w:rPr>
                <w:delText>1</w:delText>
              </w:r>
            </w:del>
          </w:p>
        </w:tc>
        <w:tc>
          <w:tcPr>
            <w:tcW w:w="2121" w:type="dxa"/>
            <w:tcBorders>
              <w:top w:val="single" w:sz="4" w:space="0" w:color="auto"/>
              <w:left w:val="single" w:sz="4" w:space="0" w:color="auto"/>
              <w:bottom w:val="single" w:sz="4" w:space="0" w:color="auto"/>
              <w:right w:val="single" w:sz="4" w:space="0" w:color="auto"/>
            </w:tcBorders>
            <w:hideMark/>
          </w:tcPr>
          <w:p w14:paraId="74F19D4F" w14:textId="0D2FCF9C" w:rsidR="00971D85" w:rsidRPr="00971D85" w:rsidDel="00E0199C" w:rsidRDefault="00971D85">
            <w:pPr>
              <w:jc w:val="center"/>
              <w:rPr>
                <w:del w:id="724" w:author="罗明" w:date="2026-03-06T15:20:00Z"/>
                <w:rFonts w:ascii="宋体" w:eastAsia="宋体" w:hAnsi="宋体"/>
                <w:szCs w:val="21"/>
              </w:rPr>
            </w:pPr>
            <w:del w:id="725" w:author="罗明" w:date="2026-03-06T15:20:00Z">
              <w:r w:rsidRPr="00971D85" w:rsidDel="00E0199C">
                <w:rPr>
                  <w:rFonts w:ascii="宋体" w:eastAsia="宋体" w:hAnsi="宋体" w:hint="eastAsia"/>
                  <w:szCs w:val="21"/>
                </w:rPr>
                <w:delText>0xff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742CD63C" w14:textId="7E3C401A" w:rsidR="00971D85" w:rsidRPr="00971D85" w:rsidDel="00E0199C" w:rsidRDefault="00971D85">
            <w:pPr>
              <w:jc w:val="center"/>
              <w:rPr>
                <w:del w:id="726" w:author="罗明" w:date="2026-03-06T15:20:00Z"/>
                <w:rFonts w:ascii="宋体" w:eastAsia="宋体" w:hAnsi="宋体"/>
                <w:szCs w:val="21"/>
              </w:rPr>
            </w:pPr>
          </w:p>
        </w:tc>
      </w:tr>
      <w:tr w:rsidR="00971D85" w:rsidRPr="00971D85" w:rsidDel="00E0199C" w14:paraId="1F814BDD" w14:textId="3B4D079D" w:rsidTr="00971D85">
        <w:trPr>
          <w:trHeight w:val="454"/>
          <w:jc w:val="center"/>
          <w:del w:id="727"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2D41482B" w14:textId="1B3CDC49" w:rsidR="00971D85" w:rsidRPr="00971D85" w:rsidDel="00E0199C" w:rsidRDefault="00971D85">
            <w:pPr>
              <w:jc w:val="center"/>
              <w:rPr>
                <w:del w:id="728" w:author="罗明" w:date="2026-03-06T15:20:00Z"/>
                <w:rFonts w:ascii="宋体" w:eastAsia="宋体" w:hAnsi="宋体"/>
                <w:szCs w:val="21"/>
              </w:rPr>
            </w:pPr>
            <w:del w:id="729" w:author="罗明" w:date="2026-03-06T15:20:00Z">
              <w:r w:rsidRPr="00971D85" w:rsidDel="00E0199C">
                <w:rPr>
                  <w:rFonts w:ascii="宋体" w:eastAsia="宋体" w:hAnsi="宋体" w:hint="eastAsia"/>
                  <w:szCs w:val="21"/>
                </w:rPr>
                <w:delText>47</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3C7A5CAF" w14:textId="6BB129FA" w:rsidR="00971D85" w:rsidRPr="00971D85" w:rsidDel="00E0199C" w:rsidRDefault="00971D85">
            <w:pPr>
              <w:jc w:val="center"/>
              <w:rPr>
                <w:del w:id="730" w:author="罗明" w:date="2026-03-06T15:20:00Z"/>
                <w:rFonts w:ascii="宋体" w:eastAsia="宋体" w:hAnsi="宋体"/>
                <w:szCs w:val="21"/>
              </w:rPr>
            </w:pPr>
            <w:del w:id="731" w:author="罗明" w:date="2026-03-06T15:20:00Z">
              <w:r w:rsidRPr="00971D85" w:rsidDel="00E0199C">
                <w:rPr>
                  <w:rFonts w:ascii="宋体" w:eastAsia="宋体" w:hAnsi="宋体" w:cs="宋体" w:hint="eastAsia"/>
                  <w:szCs w:val="21"/>
                </w:rPr>
                <w:delText>海拔</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3D426EDB" w14:textId="68153ED3" w:rsidR="00971D85" w:rsidRPr="00971D85" w:rsidDel="00E0199C" w:rsidRDefault="00971D85">
            <w:pPr>
              <w:jc w:val="center"/>
              <w:rPr>
                <w:del w:id="732" w:author="罗明" w:date="2026-03-06T15:20:00Z"/>
                <w:rFonts w:ascii="宋体" w:eastAsia="宋体" w:hAnsi="宋体"/>
                <w:szCs w:val="21"/>
              </w:rPr>
            </w:pPr>
            <w:del w:id="733" w:author="罗明" w:date="2026-03-06T15:20:00Z">
              <w:r w:rsidRPr="00971D85" w:rsidDel="00E0199C">
                <w:rPr>
                  <w:rFonts w:ascii="宋体" w:eastAsia="宋体" w:hAnsi="宋体" w:hint="eastAsia"/>
                  <w:szCs w:val="21"/>
                </w:rPr>
                <w:delText>2</w:delText>
              </w:r>
            </w:del>
          </w:p>
        </w:tc>
        <w:tc>
          <w:tcPr>
            <w:tcW w:w="2121" w:type="dxa"/>
            <w:tcBorders>
              <w:top w:val="single" w:sz="4" w:space="0" w:color="auto"/>
              <w:left w:val="single" w:sz="4" w:space="0" w:color="auto"/>
              <w:bottom w:val="single" w:sz="4" w:space="0" w:color="auto"/>
              <w:right w:val="single" w:sz="4" w:space="0" w:color="auto"/>
            </w:tcBorders>
            <w:hideMark/>
          </w:tcPr>
          <w:p w14:paraId="38A393C3" w14:textId="61E72D0C" w:rsidR="00971D85" w:rsidRPr="00971D85" w:rsidDel="00E0199C" w:rsidRDefault="00971D85">
            <w:pPr>
              <w:jc w:val="center"/>
              <w:rPr>
                <w:del w:id="734" w:author="罗明" w:date="2026-03-06T15:20:00Z"/>
                <w:rFonts w:ascii="宋体" w:eastAsia="宋体" w:hAnsi="宋体"/>
                <w:szCs w:val="21"/>
              </w:rPr>
            </w:pPr>
            <w:del w:id="735" w:author="罗明" w:date="2026-03-06T15:20:00Z">
              <w:r w:rsidRPr="00971D85" w:rsidDel="00E0199C">
                <w:rPr>
                  <w:rFonts w:ascii="宋体" w:eastAsia="宋体" w:hAnsi="宋体" w:hint="eastAsia"/>
                  <w:szCs w:val="21"/>
                </w:rPr>
                <w:delText>0xffff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76686F43" w14:textId="7CB80963" w:rsidR="00971D85" w:rsidRPr="00971D85" w:rsidDel="00E0199C" w:rsidRDefault="00971D85">
            <w:pPr>
              <w:jc w:val="center"/>
              <w:rPr>
                <w:del w:id="736" w:author="罗明" w:date="2026-03-06T15:20:00Z"/>
                <w:rFonts w:ascii="宋体" w:eastAsia="宋体" w:hAnsi="宋体"/>
                <w:szCs w:val="21"/>
              </w:rPr>
            </w:pPr>
          </w:p>
        </w:tc>
      </w:tr>
      <w:tr w:rsidR="00971D85" w:rsidRPr="00971D85" w:rsidDel="00E0199C" w14:paraId="7838A329" w14:textId="05015330" w:rsidTr="00971D85">
        <w:trPr>
          <w:trHeight w:val="454"/>
          <w:jc w:val="center"/>
          <w:del w:id="737"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3E480DC4" w14:textId="00BE6AEB" w:rsidR="00971D85" w:rsidRPr="00971D85" w:rsidDel="00E0199C" w:rsidRDefault="00971D85">
            <w:pPr>
              <w:jc w:val="center"/>
              <w:rPr>
                <w:del w:id="738" w:author="罗明" w:date="2026-03-06T15:20:00Z"/>
                <w:rFonts w:ascii="宋体" w:eastAsia="宋体" w:hAnsi="宋体"/>
                <w:szCs w:val="21"/>
              </w:rPr>
            </w:pPr>
            <w:del w:id="739" w:author="罗明" w:date="2026-03-06T15:20:00Z">
              <w:r w:rsidRPr="00971D85" w:rsidDel="00E0199C">
                <w:rPr>
                  <w:rFonts w:ascii="宋体" w:eastAsia="宋体" w:hAnsi="宋体" w:hint="eastAsia"/>
                  <w:szCs w:val="21"/>
                </w:rPr>
                <w:delText>48</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6D44DFAF" w14:textId="57B2D6E7" w:rsidR="00971D85" w:rsidRPr="00971D85" w:rsidDel="00E0199C" w:rsidRDefault="00971D85">
            <w:pPr>
              <w:jc w:val="center"/>
              <w:rPr>
                <w:del w:id="740" w:author="罗明" w:date="2026-03-06T15:20:00Z"/>
                <w:rFonts w:ascii="宋体" w:eastAsia="宋体" w:hAnsi="宋体"/>
                <w:szCs w:val="21"/>
              </w:rPr>
            </w:pPr>
            <w:del w:id="741" w:author="罗明" w:date="2026-03-06T15:20:00Z">
              <w:r w:rsidRPr="00971D85" w:rsidDel="00E0199C">
                <w:rPr>
                  <w:rFonts w:ascii="宋体" w:eastAsia="宋体" w:hAnsi="宋体" w:cs="宋体" w:hint="eastAsia"/>
                  <w:szCs w:val="21"/>
                </w:rPr>
                <w:delText>总油耗</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0646215B" w14:textId="14227922" w:rsidR="00971D85" w:rsidRPr="00971D85" w:rsidDel="00E0199C" w:rsidRDefault="00971D85">
            <w:pPr>
              <w:jc w:val="center"/>
              <w:rPr>
                <w:del w:id="742" w:author="罗明" w:date="2026-03-06T15:20:00Z"/>
                <w:rFonts w:ascii="宋体" w:eastAsia="宋体" w:hAnsi="宋体"/>
                <w:szCs w:val="21"/>
              </w:rPr>
            </w:pPr>
            <w:del w:id="743" w:author="罗明" w:date="2026-03-06T15:20:00Z">
              <w:r w:rsidRPr="00971D85" w:rsidDel="00E0199C">
                <w:rPr>
                  <w:rFonts w:ascii="宋体" w:eastAsia="宋体" w:hAnsi="宋体" w:hint="eastAsia"/>
                  <w:szCs w:val="21"/>
                </w:rPr>
                <w:delText>4</w:delText>
              </w:r>
            </w:del>
          </w:p>
        </w:tc>
        <w:tc>
          <w:tcPr>
            <w:tcW w:w="2121" w:type="dxa"/>
            <w:tcBorders>
              <w:top w:val="single" w:sz="4" w:space="0" w:color="auto"/>
              <w:left w:val="single" w:sz="4" w:space="0" w:color="auto"/>
              <w:bottom w:val="single" w:sz="4" w:space="0" w:color="auto"/>
              <w:right w:val="single" w:sz="4" w:space="0" w:color="auto"/>
            </w:tcBorders>
            <w:hideMark/>
          </w:tcPr>
          <w:p w14:paraId="4B7A5F5F" w14:textId="692B37B9" w:rsidR="00971D85" w:rsidRPr="00971D85" w:rsidDel="00E0199C" w:rsidRDefault="00971D85">
            <w:pPr>
              <w:jc w:val="center"/>
              <w:rPr>
                <w:del w:id="744" w:author="罗明" w:date="2026-03-06T15:20:00Z"/>
                <w:rFonts w:ascii="宋体" w:eastAsia="宋体" w:hAnsi="宋体"/>
                <w:szCs w:val="21"/>
              </w:rPr>
            </w:pPr>
            <w:del w:id="745" w:author="罗明" w:date="2026-03-06T15:20:00Z">
              <w:r w:rsidRPr="00971D85" w:rsidDel="00E0199C">
                <w:rPr>
                  <w:rFonts w:ascii="宋体" w:eastAsia="宋体" w:hAnsi="宋体" w:hint="eastAsia"/>
                  <w:szCs w:val="21"/>
                </w:rPr>
                <w:delText>0xffffffff</w:delText>
              </w:r>
              <w:r w:rsidRPr="00971D85" w:rsidDel="00E0199C">
                <w:rPr>
                  <w:rFonts w:ascii="宋体" w:eastAsia="宋体" w:hAnsi="宋体" w:cs="宋体" w:hint="eastAsia"/>
                  <w:szCs w:val="21"/>
                </w:rPr>
                <w:delText>：不支持</w:delText>
              </w:r>
            </w:del>
          </w:p>
        </w:tc>
        <w:tc>
          <w:tcPr>
            <w:tcW w:w="1927" w:type="dxa"/>
            <w:tcBorders>
              <w:top w:val="single" w:sz="4" w:space="0" w:color="auto"/>
              <w:left w:val="single" w:sz="4" w:space="0" w:color="auto"/>
              <w:bottom w:val="single" w:sz="4" w:space="0" w:color="auto"/>
              <w:right w:val="single" w:sz="4" w:space="0" w:color="auto"/>
            </w:tcBorders>
          </w:tcPr>
          <w:p w14:paraId="30A9AC02" w14:textId="3A05A114" w:rsidR="00971D85" w:rsidRPr="00971D85" w:rsidDel="00E0199C" w:rsidRDefault="00971D85">
            <w:pPr>
              <w:jc w:val="center"/>
              <w:rPr>
                <w:del w:id="746" w:author="罗明" w:date="2026-03-06T15:20:00Z"/>
                <w:rFonts w:ascii="宋体" w:eastAsia="宋体" w:hAnsi="宋体"/>
                <w:szCs w:val="21"/>
              </w:rPr>
            </w:pPr>
          </w:p>
        </w:tc>
      </w:tr>
      <w:tr w:rsidR="00971D85" w:rsidRPr="00971D85" w:rsidDel="00E0199C" w14:paraId="54AD6861" w14:textId="2A968372" w:rsidTr="00971D85">
        <w:trPr>
          <w:trHeight w:val="454"/>
          <w:jc w:val="center"/>
          <w:del w:id="747"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2FD86550" w14:textId="38DDF557" w:rsidR="00971D85" w:rsidRPr="00971D85" w:rsidDel="00E0199C" w:rsidRDefault="00971D85">
            <w:pPr>
              <w:jc w:val="center"/>
              <w:rPr>
                <w:del w:id="748" w:author="罗明" w:date="2026-03-06T15:20:00Z"/>
                <w:rFonts w:ascii="宋体" w:eastAsia="宋体" w:hAnsi="宋体"/>
                <w:szCs w:val="21"/>
              </w:rPr>
            </w:pPr>
            <w:del w:id="749" w:author="罗明" w:date="2026-03-06T15:20:00Z">
              <w:r w:rsidRPr="00971D85" w:rsidDel="00E0199C">
                <w:rPr>
                  <w:rFonts w:ascii="宋体" w:eastAsia="宋体" w:hAnsi="宋体" w:hint="eastAsia"/>
                  <w:szCs w:val="21"/>
                </w:rPr>
                <w:delText>49</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1BB38D00" w14:textId="166FA85A" w:rsidR="00971D85" w:rsidRPr="00971D85" w:rsidDel="00E0199C" w:rsidRDefault="00971D85">
            <w:pPr>
              <w:jc w:val="center"/>
              <w:rPr>
                <w:del w:id="750" w:author="罗明" w:date="2026-03-06T15:20:00Z"/>
                <w:rFonts w:ascii="宋体" w:eastAsia="宋体" w:hAnsi="宋体"/>
                <w:szCs w:val="21"/>
              </w:rPr>
            </w:pPr>
            <w:del w:id="751" w:author="罗明" w:date="2026-03-06T15:20:00Z">
              <w:r w:rsidRPr="00971D85" w:rsidDel="00E0199C">
                <w:rPr>
                  <w:rFonts w:ascii="宋体" w:eastAsia="宋体" w:hAnsi="宋体" w:cs="宋体" w:hint="eastAsia"/>
                  <w:szCs w:val="21"/>
                </w:rPr>
                <w:delText>累计充电量</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5234F1CB" w14:textId="3EC81ADC" w:rsidR="00971D85" w:rsidRPr="00971D85" w:rsidDel="00E0199C" w:rsidRDefault="00971D85">
            <w:pPr>
              <w:jc w:val="center"/>
              <w:rPr>
                <w:del w:id="752" w:author="罗明" w:date="2026-03-06T15:20:00Z"/>
                <w:rFonts w:ascii="宋体" w:eastAsia="宋体" w:hAnsi="宋体"/>
                <w:szCs w:val="21"/>
              </w:rPr>
            </w:pPr>
            <w:del w:id="753" w:author="罗明" w:date="2026-03-06T15:20:00Z">
              <w:r w:rsidRPr="00971D85" w:rsidDel="00E0199C">
                <w:rPr>
                  <w:rFonts w:ascii="宋体" w:eastAsia="宋体" w:hAnsi="宋体" w:hint="eastAsia"/>
                  <w:szCs w:val="21"/>
                </w:rPr>
                <w:delText>3</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542CECCF" w14:textId="37B372E1" w:rsidR="00971D85" w:rsidRPr="00971D85" w:rsidDel="00E0199C" w:rsidRDefault="00971D85">
            <w:pPr>
              <w:rPr>
                <w:del w:id="754" w:author="罗明" w:date="2026-03-06T15:20:00Z"/>
                <w:rFonts w:ascii="宋体" w:eastAsia="宋体" w:hAnsi="宋体"/>
                <w:szCs w:val="21"/>
              </w:rPr>
            </w:pPr>
            <w:del w:id="755" w:author="罗明" w:date="2026-03-06T15:20:00Z">
              <w:r w:rsidRPr="00971D85" w:rsidDel="00E0199C">
                <w:rPr>
                  <w:rFonts w:ascii="宋体" w:eastAsia="宋体" w:hAnsi="宋体" w:cs="宋体" w:hint="eastAsia"/>
                  <w:szCs w:val="21"/>
                </w:rPr>
                <w:delText>比例因子</w:delText>
              </w:r>
              <w:r w:rsidRPr="00971D85" w:rsidDel="00E0199C">
                <w:rPr>
                  <w:rFonts w:ascii="宋体" w:eastAsia="宋体" w:hAnsi="宋体" w:hint="eastAsia"/>
                  <w:szCs w:val="21"/>
                </w:rPr>
                <w:delText>0.1kwh</w:delText>
              </w:r>
              <w:r w:rsidRPr="00971D85" w:rsidDel="00E0199C">
                <w:rPr>
                  <w:rFonts w:ascii="宋体" w:eastAsia="宋体" w:hAnsi="宋体" w:cs="宋体" w:hint="eastAsia"/>
                  <w:szCs w:val="21"/>
                </w:rPr>
                <w:delText>，偏移量为</w:delText>
              </w:r>
              <w:r w:rsidRPr="00971D85" w:rsidDel="00E0199C">
                <w:rPr>
                  <w:rFonts w:ascii="宋体" w:eastAsia="宋体" w:hAnsi="宋体" w:hint="eastAsia"/>
                  <w:szCs w:val="21"/>
                </w:rPr>
                <w:delText>0</w:delText>
              </w:r>
            </w:del>
          </w:p>
        </w:tc>
        <w:tc>
          <w:tcPr>
            <w:tcW w:w="1927" w:type="dxa"/>
            <w:tcBorders>
              <w:top w:val="single" w:sz="4" w:space="0" w:color="auto"/>
              <w:left w:val="single" w:sz="4" w:space="0" w:color="auto"/>
              <w:bottom w:val="single" w:sz="4" w:space="0" w:color="auto"/>
              <w:right w:val="single" w:sz="4" w:space="0" w:color="auto"/>
            </w:tcBorders>
          </w:tcPr>
          <w:p w14:paraId="5A85A8E6" w14:textId="7A4B01F1" w:rsidR="00971D85" w:rsidRPr="00971D85" w:rsidDel="00E0199C" w:rsidRDefault="00971D85">
            <w:pPr>
              <w:jc w:val="center"/>
              <w:rPr>
                <w:del w:id="756" w:author="罗明" w:date="2026-03-06T15:20:00Z"/>
                <w:rFonts w:ascii="宋体" w:eastAsia="宋体" w:hAnsi="宋体"/>
                <w:szCs w:val="21"/>
              </w:rPr>
            </w:pPr>
          </w:p>
        </w:tc>
      </w:tr>
      <w:tr w:rsidR="00971D85" w:rsidRPr="00971D85" w:rsidDel="00E0199C" w14:paraId="5F11F200" w14:textId="04BC2248" w:rsidTr="00971D85">
        <w:trPr>
          <w:trHeight w:val="454"/>
          <w:jc w:val="center"/>
          <w:del w:id="757"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1B8A2F80" w14:textId="31854699" w:rsidR="00971D85" w:rsidRPr="00971D85" w:rsidDel="00E0199C" w:rsidRDefault="00971D85">
            <w:pPr>
              <w:jc w:val="center"/>
              <w:rPr>
                <w:del w:id="758" w:author="罗明" w:date="2026-03-06T15:20:00Z"/>
                <w:rFonts w:ascii="宋体" w:eastAsia="宋体" w:hAnsi="宋体"/>
                <w:szCs w:val="21"/>
              </w:rPr>
            </w:pPr>
            <w:del w:id="759" w:author="罗明" w:date="2026-03-06T15:20:00Z">
              <w:r w:rsidRPr="00971D85" w:rsidDel="00E0199C">
                <w:rPr>
                  <w:rFonts w:ascii="宋体" w:eastAsia="宋体" w:hAnsi="宋体" w:hint="eastAsia"/>
                  <w:szCs w:val="21"/>
                </w:rPr>
                <w:delText>50</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1F4D084F" w14:textId="4565D403" w:rsidR="00971D85" w:rsidRPr="00971D85" w:rsidDel="00E0199C" w:rsidRDefault="00971D85">
            <w:pPr>
              <w:jc w:val="center"/>
              <w:rPr>
                <w:del w:id="760" w:author="罗明" w:date="2026-03-06T15:20:00Z"/>
                <w:rFonts w:ascii="宋体" w:eastAsia="宋体" w:hAnsi="宋体"/>
                <w:szCs w:val="21"/>
              </w:rPr>
            </w:pPr>
            <w:del w:id="761" w:author="罗明" w:date="2026-03-06T15:20:00Z">
              <w:r w:rsidRPr="00971D85" w:rsidDel="00E0199C">
                <w:rPr>
                  <w:rFonts w:ascii="宋体" w:eastAsia="宋体" w:hAnsi="宋体" w:cs="宋体" w:hint="eastAsia"/>
                  <w:szCs w:val="21"/>
                </w:rPr>
                <w:delText>累计放电量</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69448B20" w14:textId="3EECCA53" w:rsidR="00971D85" w:rsidRPr="00971D85" w:rsidDel="00E0199C" w:rsidRDefault="00971D85">
            <w:pPr>
              <w:jc w:val="center"/>
              <w:rPr>
                <w:del w:id="762" w:author="罗明" w:date="2026-03-06T15:20:00Z"/>
                <w:rFonts w:ascii="宋体" w:eastAsia="宋体" w:hAnsi="宋体"/>
                <w:szCs w:val="21"/>
              </w:rPr>
            </w:pPr>
            <w:del w:id="763" w:author="罗明" w:date="2026-03-06T15:20:00Z">
              <w:r w:rsidRPr="00971D85" w:rsidDel="00E0199C">
                <w:rPr>
                  <w:rFonts w:ascii="宋体" w:eastAsia="宋体" w:hAnsi="宋体" w:hint="eastAsia"/>
                  <w:szCs w:val="21"/>
                </w:rPr>
                <w:delText>3</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059A2EF5" w14:textId="172FD1A7" w:rsidR="00971D85" w:rsidRPr="00971D85" w:rsidDel="00E0199C" w:rsidRDefault="00971D85">
            <w:pPr>
              <w:rPr>
                <w:del w:id="764" w:author="罗明" w:date="2026-03-06T15:20:00Z"/>
                <w:rFonts w:ascii="宋体" w:eastAsia="宋体" w:hAnsi="宋体"/>
                <w:szCs w:val="21"/>
              </w:rPr>
            </w:pPr>
            <w:del w:id="765" w:author="罗明" w:date="2026-03-06T15:20:00Z">
              <w:r w:rsidRPr="00971D85" w:rsidDel="00E0199C">
                <w:rPr>
                  <w:rFonts w:ascii="宋体" w:eastAsia="宋体" w:hAnsi="宋体" w:cs="宋体" w:hint="eastAsia"/>
                  <w:szCs w:val="21"/>
                </w:rPr>
                <w:delText>比例因子</w:delText>
              </w:r>
              <w:r w:rsidRPr="00971D85" w:rsidDel="00E0199C">
                <w:rPr>
                  <w:rFonts w:ascii="宋体" w:eastAsia="宋体" w:hAnsi="宋体" w:hint="eastAsia"/>
                  <w:szCs w:val="21"/>
                </w:rPr>
                <w:delText>0.1kwh</w:delText>
              </w:r>
              <w:r w:rsidRPr="00971D85" w:rsidDel="00E0199C">
                <w:rPr>
                  <w:rFonts w:ascii="宋体" w:eastAsia="宋体" w:hAnsi="宋体" w:cs="宋体" w:hint="eastAsia"/>
                  <w:szCs w:val="21"/>
                </w:rPr>
                <w:delText>，偏移量为</w:delText>
              </w:r>
              <w:r w:rsidRPr="00971D85" w:rsidDel="00E0199C">
                <w:rPr>
                  <w:rFonts w:ascii="宋体" w:eastAsia="宋体" w:hAnsi="宋体" w:hint="eastAsia"/>
                  <w:szCs w:val="21"/>
                </w:rPr>
                <w:delText>0</w:delText>
              </w:r>
            </w:del>
          </w:p>
        </w:tc>
        <w:tc>
          <w:tcPr>
            <w:tcW w:w="1927" w:type="dxa"/>
            <w:tcBorders>
              <w:top w:val="single" w:sz="4" w:space="0" w:color="auto"/>
              <w:left w:val="single" w:sz="4" w:space="0" w:color="auto"/>
              <w:bottom w:val="single" w:sz="4" w:space="0" w:color="auto"/>
              <w:right w:val="single" w:sz="4" w:space="0" w:color="auto"/>
            </w:tcBorders>
          </w:tcPr>
          <w:p w14:paraId="070828CD" w14:textId="208AB7DB" w:rsidR="00971D85" w:rsidRPr="00971D85" w:rsidDel="00E0199C" w:rsidRDefault="00971D85">
            <w:pPr>
              <w:jc w:val="center"/>
              <w:rPr>
                <w:del w:id="766" w:author="罗明" w:date="2026-03-06T15:20:00Z"/>
                <w:rFonts w:ascii="宋体" w:eastAsia="宋体" w:hAnsi="宋体"/>
                <w:szCs w:val="21"/>
              </w:rPr>
            </w:pPr>
          </w:p>
        </w:tc>
      </w:tr>
      <w:tr w:rsidR="00971D85" w:rsidRPr="00971D85" w:rsidDel="00E0199C" w14:paraId="6BECC6F5" w14:textId="6E3D8A82" w:rsidTr="00971D85">
        <w:trPr>
          <w:trHeight w:val="454"/>
          <w:jc w:val="center"/>
          <w:del w:id="767"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4E7DC650" w14:textId="68E140F9" w:rsidR="00971D85" w:rsidRPr="00971D85" w:rsidDel="00E0199C" w:rsidRDefault="00971D85">
            <w:pPr>
              <w:jc w:val="center"/>
              <w:rPr>
                <w:del w:id="768" w:author="罗明" w:date="2026-03-06T15:20:00Z"/>
                <w:rFonts w:ascii="宋体" w:eastAsia="宋体" w:hAnsi="宋体"/>
                <w:szCs w:val="21"/>
              </w:rPr>
            </w:pPr>
            <w:del w:id="769" w:author="罗明" w:date="2026-03-06T15:20:00Z">
              <w:r w:rsidRPr="00971D85" w:rsidDel="00E0199C">
                <w:rPr>
                  <w:rFonts w:ascii="宋体" w:eastAsia="宋体" w:hAnsi="宋体" w:hint="eastAsia"/>
                  <w:szCs w:val="21"/>
                </w:rPr>
                <w:delText>51</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4A2DBC82" w14:textId="54946CAD" w:rsidR="00971D85" w:rsidRPr="00971D85" w:rsidDel="00E0199C" w:rsidRDefault="00971D85">
            <w:pPr>
              <w:jc w:val="center"/>
              <w:rPr>
                <w:del w:id="770" w:author="罗明" w:date="2026-03-06T15:20:00Z"/>
                <w:rFonts w:ascii="宋体" w:eastAsia="宋体" w:hAnsi="宋体"/>
                <w:szCs w:val="21"/>
              </w:rPr>
            </w:pPr>
            <w:del w:id="771" w:author="罗明" w:date="2026-03-06T15:20:00Z">
              <w:r w:rsidRPr="00971D85" w:rsidDel="00E0199C">
                <w:rPr>
                  <w:rFonts w:ascii="宋体" w:eastAsia="宋体" w:hAnsi="宋体" w:cs="宋体" w:hint="eastAsia"/>
                  <w:szCs w:val="21"/>
                </w:rPr>
                <w:delText>累计插枪充电量</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57A5B213" w14:textId="4AEE5FB6" w:rsidR="00971D85" w:rsidRPr="00971D85" w:rsidDel="00E0199C" w:rsidRDefault="00971D85">
            <w:pPr>
              <w:jc w:val="center"/>
              <w:rPr>
                <w:del w:id="772" w:author="罗明" w:date="2026-03-06T15:20:00Z"/>
                <w:rFonts w:ascii="宋体" w:eastAsia="宋体" w:hAnsi="宋体"/>
                <w:szCs w:val="21"/>
              </w:rPr>
            </w:pPr>
            <w:del w:id="773" w:author="罗明" w:date="2026-03-06T15:20:00Z">
              <w:r w:rsidRPr="00971D85" w:rsidDel="00E0199C">
                <w:rPr>
                  <w:rFonts w:ascii="宋体" w:eastAsia="宋体" w:hAnsi="宋体" w:hint="eastAsia"/>
                  <w:szCs w:val="21"/>
                </w:rPr>
                <w:delText>3</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0AAD5D7F" w14:textId="467159A5" w:rsidR="00971D85" w:rsidRPr="00971D85" w:rsidDel="00E0199C" w:rsidRDefault="00971D85">
            <w:pPr>
              <w:rPr>
                <w:del w:id="774" w:author="罗明" w:date="2026-03-06T15:20:00Z"/>
                <w:rFonts w:ascii="宋体" w:eastAsia="宋体" w:hAnsi="宋体"/>
                <w:szCs w:val="21"/>
              </w:rPr>
            </w:pPr>
            <w:del w:id="775" w:author="罗明" w:date="2026-03-06T15:20:00Z">
              <w:r w:rsidRPr="00971D85" w:rsidDel="00E0199C">
                <w:rPr>
                  <w:rFonts w:ascii="宋体" w:eastAsia="宋体" w:hAnsi="宋体" w:cs="宋体" w:hint="eastAsia"/>
                  <w:szCs w:val="21"/>
                </w:rPr>
                <w:delText>比例因子</w:delText>
              </w:r>
              <w:r w:rsidRPr="00971D85" w:rsidDel="00E0199C">
                <w:rPr>
                  <w:rFonts w:ascii="宋体" w:eastAsia="宋体" w:hAnsi="宋体" w:hint="eastAsia"/>
                  <w:szCs w:val="21"/>
                </w:rPr>
                <w:delText>0.1kwh</w:delText>
              </w:r>
              <w:r w:rsidRPr="00971D85" w:rsidDel="00E0199C">
                <w:rPr>
                  <w:rFonts w:ascii="宋体" w:eastAsia="宋体" w:hAnsi="宋体" w:cs="宋体" w:hint="eastAsia"/>
                  <w:szCs w:val="21"/>
                </w:rPr>
                <w:delText>，偏移量为</w:delText>
              </w:r>
              <w:r w:rsidRPr="00971D85" w:rsidDel="00E0199C">
                <w:rPr>
                  <w:rFonts w:ascii="宋体" w:eastAsia="宋体" w:hAnsi="宋体" w:hint="eastAsia"/>
                  <w:szCs w:val="21"/>
                </w:rPr>
                <w:delText>0</w:delText>
              </w:r>
            </w:del>
          </w:p>
        </w:tc>
        <w:tc>
          <w:tcPr>
            <w:tcW w:w="1927" w:type="dxa"/>
            <w:tcBorders>
              <w:top w:val="single" w:sz="4" w:space="0" w:color="auto"/>
              <w:left w:val="single" w:sz="4" w:space="0" w:color="auto"/>
              <w:bottom w:val="single" w:sz="4" w:space="0" w:color="auto"/>
              <w:right w:val="single" w:sz="4" w:space="0" w:color="auto"/>
            </w:tcBorders>
          </w:tcPr>
          <w:p w14:paraId="37E87567" w14:textId="0588DAC6" w:rsidR="00971D85" w:rsidRPr="00971D85" w:rsidDel="00E0199C" w:rsidRDefault="00971D85">
            <w:pPr>
              <w:jc w:val="center"/>
              <w:rPr>
                <w:del w:id="776" w:author="罗明" w:date="2026-03-06T15:20:00Z"/>
                <w:rFonts w:ascii="宋体" w:eastAsia="宋体" w:hAnsi="宋体"/>
                <w:szCs w:val="21"/>
              </w:rPr>
            </w:pPr>
          </w:p>
        </w:tc>
      </w:tr>
      <w:tr w:rsidR="00971D85" w:rsidRPr="00971D85" w:rsidDel="00E0199C" w14:paraId="2F8F60D6" w14:textId="53277F0C" w:rsidTr="00971D85">
        <w:trPr>
          <w:trHeight w:val="454"/>
          <w:jc w:val="center"/>
          <w:del w:id="777"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75999D56" w14:textId="3BCF71BD" w:rsidR="00971D85" w:rsidRPr="00971D85" w:rsidDel="00E0199C" w:rsidRDefault="00971D85">
            <w:pPr>
              <w:jc w:val="center"/>
              <w:rPr>
                <w:del w:id="778" w:author="罗明" w:date="2026-03-06T15:20:00Z"/>
                <w:rFonts w:ascii="宋体" w:eastAsia="宋体" w:hAnsi="宋体"/>
                <w:szCs w:val="21"/>
              </w:rPr>
            </w:pPr>
            <w:del w:id="779" w:author="罗明" w:date="2026-03-06T15:20:00Z">
              <w:r w:rsidRPr="00971D85" w:rsidDel="00E0199C">
                <w:rPr>
                  <w:rFonts w:ascii="宋体" w:eastAsia="宋体" w:hAnsi="宋体" w:hint="eastAsia"/>
                  <w:szCs w:val="21"/>
                </w:rPr>
                <w:delText>52</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2135E1A8" w14:textId="01D84A71" w:rsidR="00971D85" w:rsidRPr="00971D85" w:rsidDel="00E0199C" w:rsidRDefault="00971D85">
            <w:pPr>
              <w:jc w:val="center"/>
              <w:rPr>
                <w:del w:id="780" w:author="罗明" w:date="2026-03-06T15:20:00Z"/>
                <w:rFonts w:ascii="宋体" w:eastAsia="宋体" w:hAnsi="宋体"/>
                <w:szCs w:val="21"/>
              </w:rPr>
            </w:pPr>
            <w:del w:id="781" w:author="罗明" w:date="2026-03-06T15:20:00Z">
              <w:r w:rsidRPr="00971D85" w:rsidDel="00E0199C">
                <w:rPr>
                  <w:rFonts w:ascii="宋体" w:eastAsia="宋体" w:hAnsi="宋体" w:cs="宋体" w:hint="eastAsia"/>
                  <w:szCs w:val="21"/>
                </w:rPr>
                <w:delText>累计换电充电量</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2B1EB5C9" w14:textId="32CF5BEF" w:rsidR="00971D85" w:rsidRPr="00971D85" w:rsidDel="00E0199C" w:rsidRDefault="00971D85">
            <w:pPr>
              <w:jc w:val="center"/>
              <w:rPr>
                <w:del w:id="782" w:author="罗明" w:date="2026-03-06T15:20:00Z"/>
                <w:rFonts w:ascii="宋体" w:eastAsia="宋体" w:hAnsi="宋体"/>
                <w:szCs w:val="21"/>
              </w:rPr>
            </w:pPr>
            <w:del w:id="783" w:author="罗明" w:date="2026-03-06T15:20:00Z">
              <w:r w:rsidRPr="00971D85" w:rsidDel="00E0199C">
                <w:rPr>
                  <w:rFonts w:ascii="宋体" w:eastAsia="宋体" w:hAnsi="宋体" w:hint="eastAsia"/>
                  <w:szCs w:val="21"/>
                </w:rPr>
                <w:delText>3</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5430ABFF" w14:textId="0C5EB594" w:rsidR="00971D85" w:rsidRPr="00971D85" w:rsidDel="00E0199C" w:rsidRDefault="00971D85">
            <w:pPr>
              <w:rPr>
                <w:del w:id="784" w:author="罗明" w:date="2026-03-06T15:20:00Z"/>
                <w:rFonts w:ascii="宋体" w:eastAsia="宋体" w:hAnsi="宋体"/>
                <w:szCs w:val="21"/>
              </w:rPr>
            </w:pPr>
            <w:del w:id="785" w:author="罗明" w:date="2026-03-06T15:20:00Z">
              <w:r w:rsidRPr="00971D85" w:rsidDel="00E0199C">
                <w:rPr>
                  <w:rFonts w:ascii="宋体" w:eastAsia="宋体" w:hAnsi="宋体" w:cs="宋体" w:hint="eastAsia"/>
                  <w:szCs w:val="21"/>
                </w:rPr>
                <w:delText>比例因子</w:delText>
              </w:r>
              <w:r w:rsidRPr="00971D85" w:rsidDel="00E0199C">
                <w:rPr>
                  <w:rFonts w:ascii="宋体" w:eastAsia="宋体" w:hAnsi="宋体" w:hint="eastAsia"/>
                  <w:szCs w:val="21"/>
                </w:rPr>
                <w:delText>0.1kwh</w:delText>
              </w:r>
              <w:r w:rsidRPr="00971D85" w:rsidDel="00E0199C">
                <w:rPr>
                  <w:rFonts w:ascii="宋体" w:eastAsia="宋体" w:hAnsi="宋体" w:cs="宋体" w:hint="eastAsia"/>
                  <w:szCs w:val="21"/>
                </w:rPr>
                <w:delText>，偏移量为</w:delText>
              </w:r>
              <w:r w:rsidRPr="00971D85" w:rsidDel="00E0199C">
                <w:rPr>
                  <w:rFonts w:ascii="宋体" w:eastAsia="宋体" w:hAnsi="宋体" w:hint="eastAsia"/>
                  <w:szCs w:val="21"/>
                </w:rPr>
                <w:delText>0</w:delText>
              </w:r>
            </w:del>
          </w:p>
        </w:tc>
        <w:tc>
          <w:tcPr>
            <w:tcW w:w="1927" w:type="dxa"/>
            <w:tcBorders>
              <w:top w:val="single" w:sz="4" w:space="0" w:color="auto"/>
              <w:left w:val="single" w:sz="4" w:space="0" w:color="auto"/>
              <w:bottom w:val="single" w:sz="4" w:space="0" w:color="auto"/>
              <w:right w:val="single" w:sz="4" w:space="0" w:color="auto"/>
            </w:tcBorders>
          </w:tcPr>
          <w:p w14:paraId="6A433684" w14:textId="2868AFA8" w:rsidR="00971D85" w:rsidRPr="00971D85" w:rsidDel="00E0199C" w:rsidRDefault="00971D85">
            <w:pPr>
              <w:jc w:val="center"/>
              <w:rPr>
                <w:del w:id="786" w:author="罗明" w:date="2026-03-06T15:20:00Z"/>
                <w:rFonts w:ascii="宋体" w:eastAsia="宋体" w:hAnsi="宋体"/>
                <w:szCs w:val="21"/>
              </w:rPr>
            </w:pPr>
          </w:p>
        </w:tc>
      </w:tr>
      <w:tr w:rsidR="00971D85" w:rsidRPr="00971D85" w:rsidDel="00E0199C" w14:paraId="122480F3" w14:textId="645C5A71" w:rsidTr="00971D85">
        <w:trPr>
          <w:trHeight w:val="454"/>
          <w:jc w:val="center"/>
          <w:del w:id="787"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2A82C763" w14:textId="4E6EEB1B" w:rsidR="00971D85" w:rsidRPr="00971D85" w:rsidDel="00E0199C" w:rsidRDefault="00971D85">
            <w:pPr>
              <w:jc w:val="center"/>
              <w:rPr>
                <w:del w:id="788" w:author="罗明" w:date="2026-03-06T15:20:00Z"/>
                <w:rFonts w:ascii="宋体" w:eastAsia="宋体" w:hAnsi="宋体"/>
                <w:szCs w:val="21"/>
              </w:rPr>
            </w:pPr>
            <w:del w:id="789" w:author="罗明" w:date="2026-03-06T15:20:00Z">
              <w:r w:rsidRPr="00971D85" w:rsidDel="00E0199C">
                <w:rPr>
                  <w:rFonts w:ascii="宋体" w:eastAsia="宋体" w:hAnsi="宋体" w:hint="eastAsia"/>
                  <w:szCs w:val="21"/>
                </w:rPr>
                <w:delText>53</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7627EC0A" w14:textId="410478A8" w:rsidR="00971D85" w:rsidRPr="00971D85" w:rsidDel="00E0199C" w:rsidRDefault="00971D85">
            <w:pPr>
              <w:jc w:val="center"/>
              <w:rPr>
                <w:del w:id="790" w:author="罗明" w:date="2026-03-06T15:20:00Z"/>
                <w:rFonts w:ascii="宋体" w:eastAsia="宋体" w:hAnsi="宋体"/>
                <w:szCs w:val="21"/>
              </w:rPr>
            </w:pPr>
            <w:del w:id="791" w:author="罗明" w:date="2026-03-06T15:20:00Z">
              <w:r w:rsidRPr="00971D85" w:rsidDel="00E0199C">
                <w:rPr>
                  <w:rFonts w:ascii="宋体" w:eastAsia="宋体" w:hAnsi="宋体" w:cs="宋体" w:hint="eastAsia"/>
                  <w:szCs w:val="21"/>
                </w:rPr>
                <w:delText>累计动能回馈充电量</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74973BFB" w14:textId="7D8C87B9" w:rsidR="00971D85" w:rsidRPr="00971D85" w:rsidDel="00E0199C" w:rsidRDefault="00971D85">
            <w:pPr>
              <w:jc w:val="center"/>
              <w:rPr>
                <w:del w:id="792" w:author="罗明" w:date="2026-03-06T15:20:00Z"/>
                <w:rFonts w:ascii="宋体" w:eastAsia="宋体" w:hAnsi="宋体"/>
                <w:szCs w:val="21"/>
              </w:rPr>
            </w:pPr>
            <w:del w:id="793" w:author="罗明" w:date="2026-03-06T15:20:00Z">
              <w:r w:rsidRPr="00971D85" w:rsidDel="00E0199C">
                <w:rPr>
                  <w:rFonts w:ascii="宋体" w:eastAsia="宋体" w:hAnsi="宋体" w:hint="eastAsia"/>
                  <w:szCs w:val="21"/>
                </w:rPr>
                <w:delText>3</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68E5123A" w14:textId="7ACF1667" w:rsidR="00971D85" w:rsidRPr="00971D85" w:rsidDel="00E0199C" w:rsidRDefault="00971D85">
            <w:pPr>
              <w:rPr>
                <w:del w:id="794" w:author="罗明" w:date="2026-03-06T15:20:00Z"/>
                <w:rFonts w:ascii="宋体" w:eastAsia="宋体" w:hAnsi="宋体"/>
                <w:szCs w:val="21"/>
              </w:rPr>
            </w:pPr>
            <w:del w:id="795" w:author="罗明" w:date="2026-03-06T15:20:00Z">
              <w:r w:rsidRPr="00971D85" w:rsidDel="00E0199C">
                <w:rPr>
                  <w:rFonts w:ascii="宋体" w:eastAsia="宋体" w:hAnsi="宋体" w:cs="宋体" w:hint="eastAsia"/>
                  <w:szCs w:val="21"/>
                </w:rPr>
                <w:delText>比例因子</w:delText>
              </w:r>
              <w:r w:rsidRPr="00971D85" w:rsidDel="00E0199C">
                <w:rPr>
                  <w:rFonts w:ascii="宋体" w:eastAsia="宋体" w:hAnsi="宋体" w:hint="eastAsia"/>
                  <w:szCs w:val="21"/>
                </w:rPr>
                <w:delText>0.1kwh</w:delText>
              </w:r>
              <w:r w:rsidRPr="00971D85" w:rsidDel="00E0199C">
                <w:rPr>
                  <w:rFonts w:ascii="宋体" w:eastAsia="宋体" w:hAnsi="宋体" w:cs="宋体" w:hint="eastAsia"/>
                  <w:szCs w:val="21"/>
                </w:rPr>
                <w:delText>，偏移量为</w:delText>
              </w:r>
              <w:r w:rsidRPr="00971D85" w:rsidDel="00E0199C">
                <w:rPr>
                  <w:rFonts w:ascii="宋体" w:eastAsia="宋体" w:hAnsi="宋体" w:hint="eastAsia"/>
                  <w:szCs w:val="21"/>
                </w:rPr>
                <w:delText>0</w:delText>
              </w:r>
            </w:del>
          </w:p>
        </w:tc>
        <w:tc>
          <w:tcPr>
            <w:tcW w:w="1927" w:type="dxa"/>
            <w:tcBorders>
              <w:top w:val="single" w:sz="4" w:space="0" w:color="auto"/>
              <w:left w:val="single" w:sz="4" w:space="0" w:color="auto"/>
              <w:bottom w:val="single" w:sz="4" w:space="0" w:color="auto"/>
              <w:right w:val="single" w:sz="4" w:space="0" w:color="auto"/>
            </w:tcBorders>
          </w:tcPr>
          <w:p w14:paraId="36F939A0" w14:textId="759B5D6F" w:rsidR="00971D85" w:rsidRPr="00971D85" w:rsidDel="00E0199C" w:rsidRDefault="00971D85">
            <w:pPr>
              <w:jc w:val="center"/>
              <w:rPr>
                <w:del w:id="796" w:author="罗明" w:date="2026-03-06T15:20:00Z"/>
                <w:rFonts w:ascii="宋体" w:eastAsia="宋体" w:hAnsi="宋体"/>
                <w:szCs w:val="21"/>
              </w:rPr>
            </w:pPr>
          </w:p>
        </w:tc>
      </w:tr>
      <w:tr w:rsidR="009D6992" w:rsidRPr="00971D85" w:rsidDel="00E0199C" w14:paraId="6D8FC5EE" w14:textId="6CA3397A" w:rsidTr="00971D85">
        <w:trPr>
          <w:trHeight w:val="454"/>
          <w:jc w:val="center"/>
          <w:del w:id="797"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1D73AB3E" w14:textId="03CD35AC" w:rsidR="009D6992" w:rsidRPr="00585200" w:rsidDel="00E0199C" w:rsidRDefault="009D6992" w:rsidP="009D6992">
            <w:pPr>
              <w:jc w:val="center"/>
              <w:rPr>
                <w:del w:id="798" w:author="罗明" w:date="2026-03-06T15:20:00Z"/>
                <w:rFonts w:ascii="宋体" w:eastAsia="宋体" w:hAnsi="宋体"/>
                <w:color w:val="0000FF"/>
                <w:szCs w:val="21"/>
              </w:rPr>
            </w:pPr>
            <w:del w:id="799" w:author="罗明" w:date="2026-03-06T15:20:00Z">
              <w:r w:rsidRPr="00585200" w:rsidDel="00E0199C">
                <w:rPr>
                  <w:rFonts w:ascii="宋体" w:eastAsia="宋体" w:hAnsi="宋体" w:hint="eastAsia"/>
                  <w:color w:val="0000FF"/>
                  <w:szCs w:val="21"/>
                </w:rPr>
                <w:delText>54</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797D2F81" w14:textId="3777E8FC" w:rsidR="009D6992" w:rsidRPr="00585200" w:rsidDel="00E0199C" w:rsidRDefault="009D6992" w:rsidP="009D6992">
            <w:pPr>
              <w:jc w:val="center"/>
              <w:rPr>
                <w:del w:id="800" w:author="罗明" w:date="2026-03-06T15:20:00Z"/>
                <w:rFonts w:ascii="宋体" w:eastAsia="宋体" w:hAnsi="宋体"/>
                <w:color w:val="0000FF"/>
                <w:szCs w:val="21"/>
              </w:rPr>
            </w:pPr>
            <w:del w:id="801" w:author="罗明" w:date="2026-03-06T15:20:00Z">
              <w:r w:rsidRPr="00585200" w:rsidDel="00E0199C">
                <w:rPr>
                  <w:rFonts w:ascii="宋体" w:eastAsia="宋体" w:hAnsi="宋体" w:cs="宋体" w:hint="eastAsia"/>
                  <w:color w:val="0000FF"/>
                  <w:szCs w:val="21"/>
                </w:rPr>
                <w:delText>电池厂家</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52945ABA" w14:textId="1E52662B" w:rsidR="009D6992" w:rsidRPr="00585200" w:rsidDel="00E0199C" w:rsidRDefault="009D6992" w:rsidP="009D6992">
            <w:pPr>
              <w:jc w:val="center"/>
              <w:rPr>
                <w:del w:id="802" w:author="罗明" w:date="2026-03-06T15:20:00Z"/>
                <w:rFonts w:ascii="宋体" w:eastAsia="宋体" w:hAnsi="宋体"/>
                <w:color w:val="0000FF"/>
                <w:szCs w:val="21"/>
              </w:rPr>
            </w:pPr>
            <w:commentRangeStart w:id="803"/>
            <w:del w:id="804" w:author="罗明" w:date="2026-03-06T15:20:00Z">
              <w:r w:rsidRPr="00585200" w:rsidDel="00E0199C">
                <w:rPr>
                  <w:rFonts w:ascii="宋体" w:eastAsia="宋体" w:hAnsi="宋体"/>
                  <w:color w:val="0000FF"/>
                  <w:szCs w:val="21"/>
                </w:rPr>
                <w:delText>2</w:delText>
              </w:r>
              <w:commentRangeEnd w:id="803"/>
              <w:r w:rsidRPr="00585200" w:rsidDel="00E0199C">
                <w:rPr>
                  <w:rStyle w:val="ad"/>
                  <w:color w:val="0000FF"/>
                </w:rPr>
                <w:commentReference w:id="803"/>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6FC0D383" w14:textId="15D4DF89" w:rsidR="009D6992" w:rsidRPr="00585200" w:rsidDel="00E0199C" w:rsidRDefault="009D6992" w:rsidP="009D6992">
            <w:pPr>
              <w:rPr>
                <w:del w:id="805" w:author="罗明" w:date="2026-03-06T15:20:00Z"/>
                <w:rFonts w:ascii="宋体" w:eastAsia="宋体" w:hAnsi="宋体"/>
                <w:color w:val="0000FF"/>
                <w:szCs w:val="21"/>
              </w:rPr>
            </w:pPr>
            <w:del w:id="806" w:author="罗明" w:date="2026-03-06T15:20:00Z">
              <w:r w:rsidRPr="00585200" w:rsidDel="00E0199C">
                <w:rPr>
                  <w:rFonts w:ascii="宋体" w:eastAsia="宋体" w:hAnsi="宋体" w:hint="eastAsia"/>
                  <w:color w:val="0000FF"/>
                  <w:szCs w:val="21"/>
                </w:rPr>
                <w:delText>高位字节Bit[7~3]</w:delText>
              </w:r>
              <w:r w:rsidRPr="00585200" w:rsidDel="00E0199C">
                <w:rPr>
                  <w:rFonts w:ascii="宋体" w:eastAsia="宋体" w:hAnsi="宋体" w:cs="宋体" w:hint="eastAsia"/>
                  <w:color w:val="0000FF"/>
                  <w:szCs w:val="21"/>
                </w:rPr>
                <w:delText>：</w:delText>
              </w:r>
            </w:del>
          </w:p>
          <w:p w14:paraId="537F3682" w14:textId="206CBD78" w:rsidR="009D6992" w:rsidRPr="00585200" w:rsidDel="00E0199C" w:rsidRDefault="009D6992" w:rsidP="009D6992">
            <w:pPr>
              <w:rPr>
                <w:del w:id="807" w:author="罗明" w:date="2026-03-06T15:20:00Z"/>
                <w:rFonts w:ascii="宋体" w:eastAsia="宋体" w:hAnsi="宋体"/>
                <w:color w:val="0000FF"/>
                <w:szCs w:val="21"/>
              </w:rPr>
            </w:pPr>
            <w:del w:id="808" w:author="罗明" w:date="2026-03-06T15:20:00Z">
              <w:r w:rsidRPr="00585200" w:rsidDel="00E0199C">
                <w:rPr>
                  <w:rFonts w:ascii="宋体" w:eastAsia="宋体" w:hAnsi="宋体" w:cs="宋体" w:hint="eastAsia"/>
                  <w:color w:val="0000FF"/>
                  <w:szCs w:val="21"/>
                </w:rPr>
                <w:delText>全</w:delText>
              </w:r>
              <w:r w:rsidRPr="00585200" w:rsidDel="00E0199C">
                <w:rPr>
                  <w:rFonts w:ascii="宋体" w:eastAsia="宋体" w:hAnsi="宋体" w:hint="eastAsia"/>
                  <w:color w:val="0000FF"/>
                  <w:szCs w:val="21"/>
                </w:rPr>
                <w:delText>0</w:delText>
              </w:r>
              <w:r w:rsidRPr="00585200" w:rsidDel="00E0199C">
                <w:rPr>
                  <w:rFonts w:ascii="宋体" w:eastAsia="宋体" w:hAnsi="宋体" w:cs="宋体" w:hint="eastAsia"/>
                  <w:color w:val="0000FF"/>
                  <w:szCs w:val="21"/>
                </w:rPr>
                <w:delText>，无效，不需要传输；</w:delText>
              </w:r>
            </w:del>
          </w:p>
          <w:p w14:paraId="525B050C" w14:textId="19465055" w:rsidR="009D6992" w:rsidRPr="00585200" w:rsidDel="00E0199C" w:rsidRDefault="009D6992" w:rsidP="009D6992">
            <w:pPr>
              <w:rPr>
                <w:del w:id="809" w:author="罗明" w:date="2026-03-06T15:20:00Z"/>
                <w:rFonts w:ascii="宋体" w:eastAsia="宋体" w:hAnsi="宋体"/>
                <w:color w:val="0000FF"/>
                <w:szCs w:val="21"/>
              </w:rPr>
            </w:pPr>
            <w:del w:id="810" w:author="罗明" w:date="2026-03-06T15:20:00Z">
              <w:r w:rsidRPr="00585200" w:rsidDel="00E0199C">
                <w:rPr>
                  <w:rFonts w:ascii="宋体" w:eastAsia="宋体" w:hAnsi="宋体" w:hint="eastAsia"/>
                  <w:color w:val="0000FF"/>
                  <w:szCs w:val="21"/>
                </w:rPr>
                <w:delText>Bit[2~0]</w:delText>
              </w:r>
              <w:r w:rsidRPr="00585200" w:rsidDel="00E0199C">
                <w:rPr>
                  <w:rFonts w:ascii="宋体" w:eastAsia="宋体" w:hAnsi="宋体"/>
                  <w:color w:val="0000FF"/>
                  <w:szCs w:val="21"/>
                </w:rPr>
                <w:delText>+</w:delText>
              </w:r>
              <w:r w:rsidRPr="00585200" w:rsidDel="00E0199C">
                <w:rPr>
                  <w:rFonts w:ascii="宋体" w:eastAsia="宋体" w:hAnsi="宋体" w:hint="eastAsia"/>
                  <w:color w:val="0000FF"/>
                  <w:szCs w:val="21"/>
                </w:rPr>
                <w:delText>低位字节B</w:delText>
              </w:r>
              <w:r w:rsidRPr="00585200" w:rsidDel="00E0199C">
                <w:rPr>
                  <w:rFonts w:ascii="宋体" w:eastAsia="宋体" w:hAnsi="宋体"/>
                  <w:color w:val="0000FF"/>
                  <w:szCs w:val="21"/>
                </w:rPr>
                <w:delText>it</w:delText>
              </w:r>
              <w:r w:rsidRPr="00585200" w:rsidDel="00E0199C">
                <w:rPr>
                  <w:rFonts w:ascii="宋体" w:eastAsia="宋体" w:hAnsi="宋体" w:hint="eastAsia"/>
                  <w:color w:val="0000FF"/>
                  <w:szCs w:val="21"/>
                </w:rPr>
                <w:delText>[</w:delText>
              </w:r>
              <w:r w:rsidRPr="00585200" w:rsidDel="00E0199C">
                <w:rPr>
                  <w:rFonts w:ascii="宋体" w:eastAsia="宋体" w:hAnsi="宋体"/>
                  <w:color w:val="0000FF"/>
                  <w:szCs w:val="21"/>
                </w:rPr>
                <w:delText>7~0]</w:delText>
              </w:r>
              <w:r w:rsidRPr="00585200" w:rsidDel="00E0199C">
                <w:rPr>
                  <w:rFonts w:ascii="宋体" w:eastAsia="宋体" w:hAnsi="宋体" w:cs="宋体" w:hint="eastAsia"/>
                  <w:color w:val="0000FF"/>
                  <w:szCs w:val="21"/>
                </w:rPr>
                <w:delText>：</w:delText>
              </w:r>
            </w:del>
          </w:p>
          <w:p w14:paraId="08DD85D0" w14:textId="4E5F82A0" w:rsidR="009D6992" w:rsidRPr="00585200" w:rsidDel="00E0199C" w:rsidRDefault="009D6992" w:rsidP="009D6992">
            <w:pPr>
              <w:rPr>
                <w:del w:id="811" w:author="罗明" w:date="2026-03-06T15:20:00Z"/>
                <w:rFonts w:ascii="宋体" w:eastAsia="宋体" w:hAnsi="宋体"/>
                <w:color w:val="0000FF"/>
                <w:szCs w:val="21"/>
              </w:rPr>
            </w:pPr>
            <w:del w:id="812" w:author="罗明" w:date="2026-03-06T15:20:00Z">
              <w:r w:rsidRPr="00585200" w:rsidDel="00E0199C">
                <w:rPr>
                  <w:rFonts w:ascii="宋体" w:eastAsia="宋体" w:hAnsi="宋体"/>
                  <w:color w:val="0000FF"/>
                  <w:szCs w:val="21"/>
                </w:rPr>
                <w:delText>0x0</w:delText>
              </w:r>
              <w:r w:rsidRPr="00585200" w:rsidDel="00E0199C">
                <w:rPr>
                  <w:rFonts w:ascii="宋体" w:eastAsia="宋体" w:hAnsi="宋体" w:hint="eastAsia"/>
                  <w:color w:val="0000FF"/>
                  <w:szCs w:val="21"/>
                </w:rPr>
                <w:delText>1—CATL;</w:delText>
              </w:r>
            </w:del>
          </w:p>
          <w:p w14:paraId="356337FB" w14:textId="30897D0C" w:rsidR="009D6992" w:rsidRPr="00585200" w:rsidDel="00E0199C" w:rsidRDefault="009D6992" w:rsidP="009D6992">
            <w:pPr>
              <w:rPr>
                <w:del w:id="813" w:author="罗明" w:date="2026-03-06T15:20:00Z"/>
                <w:rFonts w:ascii="宋体" w:eastAsia="宋体" w:hAnsi="宋体"/>
                <w:color w:val="0000FF"/>
                <w:szCs w:val="21"/>
              </w:rPr>
            </w:pPr>
            <w:del w:id="814" w:author="罗明" w:date="2026-03-06T15:20:00Z">
              <w:r w:rsidRPr="00585200" w:rsidDel="00E0199C">
                <w:rPr>
                  <w:rFonts w:ascii="宋体" w:eastAsia="宋体" w:hAnsi="宋体"/>
                  <w:color w:val="0000FF"/>
                  <w:szCs w:val="21"/>
                </w:rPr>
                <w:delText>0</w:delText>
              </w:r>
              <w:r w:rsidRPr="00585200" w:rsidDel="00E0199C">
                <w:rPr>
                  <w:rFonts w:ascii="宋体" w:eastAsia="宋体" w:hAnsi="宋体" w:hint="eastAsia"/>
                  <w:color w:val="0000FF"/>
                  <w:szCs w:val="21"/>
                </w:rPr>
                <w:delText>x</w:delText>
              </w:r>
              <w:r w:rsidRPr="00585200" w:rsidDel="00E0199C">
                <w:rPr>
                  <w:rFonts w:ascii="宋体" w:eastAsia="宋体" w:hAnsi="宋体"/>
                  <w:color w:val="0000FF"/>
                  <w:szCs w:val="21"/>
                </w:rPr>
                <w:delText>0</w:delText>
              </w:r>
              <w:r w:rsidRPr="00585200" w:rsidDel="00E0199C">
                <w:rPr>
                  <w:rFonts w:ascii="宋体" w:eastAsia="宋体" w:hAnsi="宋体" w:hint="eastAsia"/>
                  <w:color w:val="0000FF"/>
                  <w:szCs w:val="21"/>
                </w:rPr>
                <w:delText>2—LiShen;</w:delText>
              </w:r>
            </w:del>
          </w:p>
          <w:p w14:paraId="3A677399" w14:textId="2E61CAF2" w:rsidR="009D6992" w:rsidRPr="00585200" w:rsidDel="00E0199C" w:rsidRDefault="009D6992" w:rsidP="009D6992">
            <w:pPr>
              <w:rPr>
                <w:del w:id="815" w:author="罗明" w:date="2026-03-06T15:20:00Z"/>
                <w:rFonts w:ascii="宋体" w:eastAsia="宋体" w:hAnsi="宋体"/>
                <w:color w:val="0000FF"/>
                <w:szCs w:val="21"/>
              </w:rPr>
            </w:pPr>
            <w:del w:id="816" w:author="罗明" w:date="2026-03-06T15:20:00Z">
              <w:r w:rsidRPr="00585200" w:rsidDel="00E0199C">
                <w:rPr>
                  <w:rFonts w:ascii="宋体" w:eastAsia="宋体" w:hAnsi="宋体"/>
                  <w:color w:val="0000FF"/>
                  <w:szCs w:val="21"/>
                </w:rPr>
                <w:delText>0x0</w:delText>
              </w:r>
              <w:r w:rsidRPr="00585200" w:rsidDel="00E0199C">
                <w:rPr>
                  <w:rFonts w:ascii="宋体" w:eastAsia="宋体" w:hAnsi="宋体" w:hint="eastAsia"/>
                  <w:color w:val="0000FF"/>
                  <w:szCs w:val="21"/>
                </w:rPr>
                <w:delText>3—MGL;</w:delText>
              </w:r>
            </w:del>
          </w:p>
          <w:p w14:paraId="2DCA7F23" w14:textId="213C61D6" w:rsidR="009D6992" w:rsidRPr="00585200" w:rsidDel="00E0199C" w:rsidRDefault="009D6992" w:rsidP="009D6992">
            <w:pPr>
              <w:rPr>
                <w:del w:id="817" w:author="罗明" w:date="2026-03-06T15:20:00Z"/>
                <w:rFonts w:ascii="宋体" w:eastAsia="宋体" w:hAnsi="宋体"/>
                <w:color w:val="0000FF"/>
                <w:szCs w:val="21"/>
              </w:rPr>
            </w:pPr>
            <w:del w:id="818" w:author="罗明" w:date="2026-03-06T15:20:00Z">
              <w:r w:rsidRPr="00585200" w:rsidDel="00E0199C">
                <w:rPr>
                  <w:rFonts w:ascii="宋体" w:eastAsia="宋体" w:hAnsi="宋体"/>
                  <w:color w:val="0000FF"/>
                  <w:szCs w:val="21"/>
                </w:rPr>
                <w:delText>0x0</w:delText>
              </w:r>
              <w:r w:rsidRPr="00585200" w:rsidDel="00E0199C">
                <w:rPr>
                  <w:rFonts w:ascii="宋体" w:eastAsia="宋体" w:hAnsi="宋体" w:hint="eastAsia"/>
                  <w:color w:val="0000FF"/>
                  <w:szCs w:val="21"/>
                </w:rPr>
                <w:delText>4—SAMSUN;</w:delText>
              </w:r>
            </w:del>
          </w:p>
          <w:p w14:paraId="4C7C314A" w14:textId="18C5C7A4" w:rsidR="009D6992" w:rsidRPr="00585200" w:rsidDel="00E0199C" w:rsidRDefault="009D6992" w:rsidP="009D6992">
            <w:pPr>
              <w:rPr>
                <w:del w:id="819" w:author="罗明" w:date="2026-03-06T15:20:00Z"/>
                <w:rFonts w:ascii="宋体" w:eastAsia="宋体" w:hAnsi="宋体"/>
                <w:color w:val="0000FF"/>
                <w:szCs w:val="21"/>
              </w:rPr>
            </w:pPr>
            <w:del w:id="820" w:author="罗明" w:date="2026-03-06T15:20:00Z">
              <w:r w:rsidRPr="00585200" w:rsidDel="00E0199C">
                <w:rPr>
                  <w:rFonts w:ascii="宋体" w:eastAsia="宋体" w:hAnsi="宋体"/>
                  <w:color w:val="0000FF"/>
                  <w:szCs w:val="21"/>
                </w:rPr>
                <w:delText>0x0</w:delText>
              </w:r>
              <w:r w:rsidRPr="00585200" w:rsidDel="00E0199C">
                <w:rPr>
                  <w:rFonts w:ascii="宋体" w:eastAsia="宋体" w:hAnsi="宋体" w:hint="eastAsia"/>
                  <w:color w:val="0000FF"/>
                  <w:szCs w:val="21"/>
                </w:rPr>
                <w:delText>5</w:delText>
              </w:r>
              <w:r w:rsidRPr="00585200" w:rsidDel="00E0199C">
                <w:rPr>
                  <w:rFonts w:ascii="宋体" w:eastAsia="宋体" w:hAnsi="宋体"/>
                  <w:color w:val="0000FF"/>
                  <w:szCs w:val="21"/>
                </w:rPr>
                <w:delText>—</w:delText>
              </w:r>
              <w:r w:rsidRPr="00585200" w:rsidDel="00E0199C">
                <w:rPr>
                  <w:rFonts w:ascii="宋体" w:eastAsia="宋体" w:hAnsi="宋体" w:hint="eastAsia"/>
                  <w:color w:val="0000FF"/>
                  <w:szCs w:val="21"/>
                </w:rPr>
                <w:delText>LG</w:delText>
              </w:r>
            </w:del>
          </w:p>
          <w:p w14:paraId="537BB9F9" w14:textId="71E782C7" w:rsidR="009D6992" w:rsidRPr="00585200" w:rsidDel="00E0199C" w:rsidRDefault="009D6992" w:rsidP="009D6992">
            <w:pPr>
              <w:rPr>
                <w:del w:id="821" w:author="罗明" w:date="2026-03-06T15:20:00Z"/>
                <w:rFonts w:ascii="宋体" w:eastAsia="宋体" w:hAnsi="宋体"/>
                <w:color w:val="0000FF"/>
                <w:szCs w:val="21"/>
              </w:rPr>
            </w:pPr>
            <w:del w:id="822" w:author="罗明" w:date="2026-03-06T15:20:00Z">
              <w:r w:rsidRPr="00585200" w:rsidDel="00E0199C">
                <w:rPr>
                  <w:rFonts w:ascii="宋体" w:eastAsia="宋体" w:hAnsi="宋体"/>
                  <w:color w:val="0000FF"/>
                  <w:szCs w:val="21"/>
                </w:rPr>
                <w:delText>0x06—EVE</w:delText>
              </w:r>
            </w:del>
          </w:p>
          <w:p w14:paraId="4C9A7A58" w14:textId="78F5682D" w:rsidR="009D6992" w:rsidRPr="00585200" w:rsidDel="00E0199C" w:rsidRDefault="009D6992" w:rsidP="009D6992">
            <w:pPr>
              <w:rPr>
                <w:del w:id="823" w:author="罗明" w:date="2026-03-06T15:20:00Z"/>
                <w:rFonts w:ascii="宋体" w:eastAsia="宋体" w:hAnsi="宋体"/>
                <w:color w:val="0000FF"/>
                <w:szCs w:val="21"/>
              </w:rPr>
            </w:pPr>
            <w:del w:id="824" w:author="罗明" w:date="2026-03-06T15:20:00Z">
              <w:r w:rsidRPr="00585200" w:rsidDel="00E0199C">
                <w:rPr>
                  <w:rFonts w:ascii="宋体" w:eastAsia="宋体" w:hAnsi="宋体" w:hint="eastAsia"/>
                  <w:color w:val="0000FF"/>
                  <w:szCs w:val="21"/>
                </w:rPr>
                <w:delText>0</w:delText>
              </w:r>
              <w:r w:rsidRPr="00585200" w:rsidDel="00E0199C">
                <w:rPr>
                  <w:rFonts w:ascii="宋体" w:eastAsia="宋体" w:hAnsi="宋体"/>
                  <w:color w:val="0000FF"/>
                  <w:szCs w:val="21"/>
                </w:rPr>
                <w:delText>x07—BYD</w:delText>
              </w:r>
            </w:del>
          </w:p>
          <w:p w14:paraId="5D546998" w14:textId="0DC35917" w:rsidR="009D6992" w:rsidRPr="00585200" w:rsidDel="00E0199C" w:rsidRDefault="009D6992" w:rsidP="009D6992">
            <w:pPr>
              <w:rPr>
                <w:del w:id="825" w:author="罗明" w:date="2026-03-06T15:20:00Z"/>
                <w:rFonts w:ascii="宋体" w:eastAsia="宋体" w:hAnsi="宋体"/>
                <w:color w:val="0000FF"/>
                <w:szCs w:val="21"/>
              </w:rPr>
            </w:pPr>
            <w:del w:id="826" w:author="罗明" w:date="2026-03-06T15:20:00Z">
              <w:r w:rsidRPr="00585200" w:rsidDel="00E0199C">
                <w:rPr>
                  <w:rFonts w:ascii="宋体" w:eastAsia="宋体" w:hAnsi="宋体" w:hint="eastAsia"/>
                  <w:color w:val="0000FF"/>
                  <w:szCs w:val="21"/>
                </w:rPr>
                <w:delText>0</w:delText>
              </w:r>
              <w:r w:rsidRPr="00585200" w:rsidDel="00E0199C">
                <w:rPr>
                  <w:rFonts w:ascii="宋体" w:eastAsia="宋体" w:hAnsi="宋体"/>
                  <w:color w:val="0000FF"/>
                  <w:szCs w:val="21"/>
                </w:rPr>
                <w:delText>x08—WeiHong</w:delText>
              </w:r>
            </w:del>
          </w:p>
          <w:p w14:paraId="0A63CE14" w14:textId="0DD58ABA" w:rsidR="009D6992" w:rsidRPr="00585200" w:rsidDel="00E0199C" w:rsidRDefault="009D6992" w:rsidP="009D6992">
            <w:pPr>
              <w:rPr>
                <w:del w:id="827" w:author="罗明" w:date="2026-03-06T15:20:00Z"/>
                <w:rFonts w:ascii="宋体" w:eastAsia="宋体" w:hAnsi="宋体"/>
                <w:color w:val="0000FF"/>
                <w:szCs w:val="21"/>
              </w:rPr>
            </w:pPr>
            <w:del w:id="828" w:author="罗明" w:date="2026-03-06T15:20:00Z">
              <w:r w:rsidRPr="00585200" w:rsidDel="00E0199C">
                <w:rPr>
                  <w:rFonts w:ascii="宋体" w:eastAsia="宋体" w:hAnsi="宋体" w:hint="eastAsia"/>
                  <w:color w:val="0000FF"/>
                  <w:szCs w:val="21"/>
                </w:rPr>
                <w:delText>0</w:delText>
              </w:r>
              <w:r w:rsidRPr="00585200" w:rsidDel="00E0199C">
                <w:rPr>
                  <w:rFonts w:ascii="宋体" w:eastAsia="宋体" w:hAnsi="宋体"/>
                  <w:color w:val="0000FF"/>
                  <w:szCs w:val="21"/>
                </w:rPr>
                <w:delText>x09—YuanJing</w:delText>
              </w:r>
            </w:del>
          </w:p>
          <w:p w14:paraId="31E59149" w14:textId="3E33EC4F" w:rsidR="009D6992" w:rsidRPr="00585200" w:rsidDel="00E0199C" w:rsidRDefault="009D6992" w:rsidP="009D6992">
            <w:pPr>
              <w:rPr>
                <w:del w:id="829" w:author="罗明" w:date="2026-03-06T15:20:00Z"/>
                <w:rFonts w:ascii="宋体" w:eastAsia="宋体" w:hAnsi="宋体"/>
                <w:color w:val="0000FF"/>
                <w:szCs w:val="21"/>
              </w:rPr>
            </w:pPr>
            <w:del w:id="830" w:author="罗明" w:date="2026-03-06T15:20:00Z">
              <w:r w:rsidRPr="00585200" w:rsidDel="00E0199C">
                <w:rPr>
                  <w:rFonts w:ascii="宋体" w:eastAsia="宋体" w:hAnsi="宋体" w:hint="eastAsia"/>
                  <w:color w:val="0000FF"/>
                  <w:szCs w:val="21"/>
                </w:rPr>
                <w:delText>0</w:delText>
              </w:r>
              <w:r w:rsidRPr="00585200" w:rsidDel="00E0199C">
                <w:rPr>
                  <w:rFonts w:ascii="宋体" w:eastAsia="宋体" w:hAnsi="宋体"/>
                  <w:color w:val="0000FF"/>
                  <w:szCs w:val="21"/>
                </w:rPr>
                <w:delText>x0A—JIEFANG</w:delText>
              </w:r>
            </w:del>
          </w:p>
          <w:p w14:paraId="4F0363F4" w14:textId="46256D11" w:rsidR="009D6992" w:rsidRPr="00585200" w:rsidDel="00E0199C" w:rsidRDefault="009D6992" w:rsidP="009D6992">
            <w:pPr>
              <w:rPr>
                <w:del w:id="831" w:author="罗明" w:date="2026-03-06T15:20:00Z"/>
                <w:rFonts w:ascii="宋体" w:eastAsia="宋体" w:hAnsi="宋体"/>
                <w:color w:val="0000FF"/>
                <w:szCs w:val="21"/>
              </w:rPr>
            </w:pPr>
            <w:del w:id="832" w:author="罗明" w:date="2026-03-06T15:20:00Z">
              <w:r w:rsidRPr="00585200" w:rsidDel="00E0199C">
                <w:rPr>
                  <w:rFonts w:ascii="宋体" w:eastAsia="宋体" w:hAnsi="宋体" w:hint="eastAsia"/>
                  <w:color w:val="0000FF"/>
                  <w:szCs w:val="21"/>
                </w:rPr>
                <w:delText>0</w:delText>
              </w:r>
              <w:r w:rsidRPr="00585200" w:rsidDel="00E0199C">
                <w:rPr>
                  <w:rFonts w:ascii="宋体" w:eastAsia="宋体" w:hAnsi="宋体"/>
                  <w:color w:val="0000FF"/>
                  <w:szCs w:val="21"/>
                </w:rPr>
                <w:delText>x0B—GuoXuan</w:delText>
              </w:r>
            </w:del>
          </w:p>
          <w:p w14:paraId="501E5797" w14:textId="07874330" w:rsidR="009D6992" w:rsidRPr="00585200" w:rsidDel="00E0199C" w:rsidRDefault="009D6992" w:rsidP="009D6992">
            <w:pPr>
              <w:rPr>
                <w:del w:id="833" w:author="罗明" w:date="2026-03-06T15:20:00Z"/>
                <w:rFonts w:ascii="宋体" w:eastAsia="宋体" w:hAnsi="宋体"/>
                <w:color w:val="0000FF"/>
                <w:szCs w:val="21"/>
              </w:rPr>
            </w:pPr>
            <w:del w:id="834" w:author="罗明" w:date="2026-03-06T15:20:00Z">
              <w:r w:rsidRPr="00585200" w:rsidDel="00E0199C">
                <w:rPr>
                  <w:rFonts w:ascii="宋体" w:eastAsia="宋体" w:hAnsi="宋体" w:hint="eastAsia"/>
                  <w:color w:val="0000FF"/>
                  <w:szCs w:val="21"/>
                </w:rPr>
                <w:delText>0</w:delText>
              </w:r>
              <w:r w:rsidRPr="00585200" w:rsidDel="00E0199C">
                <w:rPr>
                  <w:rFonts w:ascii="宋体" w:eastAsia="宋体" w:hAnsi="宋体"/>
                  <w:color w:val="0000FF"/>
                  <w:szCs w:val="21"/>
                </w:rPr>
                <w:delText>x0C—SUNWODA</w:delText>
              </w:r>
            </w:del>
          </w:p>
          <w:p w14:paraId="37130E6D" w14:textId="2A51AD8F" w:rsidR="009D6992" w:rsidRPr="00585200" w:rsidDel="00E0199C" w:rsidRDefault="009D6992" w:rsidP="009D6992">
            <w:pPr>
              <w:rPr>
                <w:del w:id="835" w:author="罗明" w:date="2026-03-06T15:20:00Z"/>
                <w:rFonts w:ascii="宋体" w:eastAsia="宋体" w:hAnsi="宋体"/>
                <w:color w:val="0000FF"/>
                <w:szCs w:val="21"/>
              </w:rPr>
            </w:pPr>
            <w:del w:id="836" w:author="罗明" w:date="2026-03-06T15:20:00Z">
              <w:r w:rsidRPr="00585200" w:rsidDel="00E0199C">
                <w:rPr>
                  <w:rFonts w:ascii="宋体" w:eastAsia="宋体" w:hAnsi="宋体" w:hint="eastAsia"/>
                  <w:color w:val="0000FF"/>
                  <w:szCs w:val="21"/>
                </w:rPr>
                <w:delText>0</w:delText>
              </w:r>
              <w:r w:rsidRPr="00585200" w:rsidDel="00E0199C">
                <w:rPr>
                  <w:rFonts w:ascii="宋体" w:eastAsia="宋体" w:hAnsi="宋体"/>
                  <w:color w:val="0000FF"/>
                  <w:szCs w:val="21"/>
                </w:rPr>
                <w:delText>x0D—SVOLT</w:delText>
              </w:r>
            </w:del>
          </w:p>
          <w:p w14:paraId="711D4BE1" w14:textId="270B56AB" w:rsidR="009D6992" w:rsidRPr="00585200" w:rsidDel="00E0199C" w:rsidRDefault="009D6992" w:rsidP="009D6992">
            <w:pPr>
              <w:rPr>
                <w:del w:id="837" w:author="罗明" w:date="2026-03-06T15:20:00Z"/>
                <w:rFonts w:ascii="宋体" w:eastAsia="宋体" w:hAnsi="宋体"/>
                <w:color w:val="0000FF"/>
                <w:szCs w:val="21"/>
              </w:rPr>
            </w:pPr>
            <w:del w:id="838" w:author="罗明" w:date="2026-03-06T15:20:00Z">
              <w:r w:rsidRPr="00585200" w:rsidDel="00E0199C">
                <w:rPr>
                  <w:rFonts w:ascii="宋体" w:eastAsia="宋体" w:hAnsi="宋体"/>
                  <w:color w:val="0000FF"/>
                  <w:szCs w:val="21"/>
                </w:rPr>
                <w:delText>0x0E—ZCXH</w:delText>
              </w:r>
            </w:del>
          </w:p>
          <w:p w14:paraId="0BF4E03E" w14:textId="32FEDFCB" w:rsidR="009D6992" w:rsidRPr="00585200" w:rsidDel="00E0199C" w:rsidRDefault="009D6992" w:rsidP="009D6992">
            <w:pPr>
              <w:rPr>
                <w:del w:id="839" w:author="罗明" w:date="2026-03-06T15:20:00Z"/>
                <w:rFonts w:ascii="宋体" w:eastAsia="宋体" w:hAnsi="宋体"/>
                <w:color w:val="0000FF"/>
                <w:szCs w:val="21"/>
              </w:rPr>
            </w:pPr>
            <w:del w:id="840" w:author="罗明" w:date="2026-03-06T15:20:00Z">
              <w:r w:rsidRPr="00585200" w:rsidDel="00E0199C">
                <w:rPr>
                  <w:rFonts w:ascii="宋体" w:eastAsia="宋体" w:hAnsi="宋体" w:hint="eastAsia"/>
                  <w:color w:val="0000FF"/>
                  <w:szCs w:val="21"/>
                </w:rPr>
                <w:delText>0</w:delText>
              </w:r>
              <w:r w:rsidRPr="00585200" w:rsidDel="00E0199C">
                <w:rPr>
                  <w:rFonts w:ascii="宋体" w:eastAsia="宋体" w:hAnsi="宋体"/>
                  <w:color w:val="0000FF"/>
                  <w:szCs w:val="21"/>
                </w:rPr>
                <w:delText>X0F—Panasonic</w:delText>
              </w:r>
            </w:del>
          </w:p>
          <w:p w14:paraId="4C4B5468" w14:textId="7D0D0653" w:rsidR="009D6992" w:rsidRPr="00585200" w:rsidDel="00E0199C" w:rsidRDefault="009D6992" w:rsidP="009D6992">
            <w:pPr>
              <w:rPr>
                <w:del w:id="841" w:author="罗明" w:date="2026-03-06T15:20:00Z"/>
                <w:rFonts w:ascii="宋体" w:eastAsia="宋体" w:hAnsi="宋体"/>
                <w:color w:val="0000FF"/>
                <w:szCs w:val="21"/>
              </w:rPr>
            </w:pPr>
            <w:del w:id="842" w:author="罗明" w:date="2026-03-06T15:20:00Z">
              <w:r w:rsidRPr="00585200" w:rsidDel="00E0199C">
                <w:rPr>
                  <w:rFonts w:ascii="宋体" w:eastAsia="宋体" w:hAnsi="宋体" w:hint="eastAsia"/>
                  <w:color w:val="0000FF"/>
                  <w:szCs w:val="21"/>
                </w:rPr>
                <w:delText>其他数据位保留备用</w:delText>
              </w:r>
            </w:del>
          </w:p>
          <w:p w14:paraId="2C8F7407" w14:textId="77B88B05" w:rsidR="009D6992" w:rsidRPr="00585200" w:rsidDel="00E0199C" w:rsidRDefault="009D6992" w:rsidP="009D6992">
            <w:pPr>
              <w:rPr>
                <w:del w:id="843" w:author="罗明" w:date="2026-03-06T15:20:00Z"/>
                <w:rFonts w:ascii="宋体" w:eastAsia="宋体" w:hAnsi="宋体"/>
                <w:color w:val="0000FF"/>
                <w:szCs w:val="21"/>
              </w:rPr>
            </w:pPr>
          </w:p>
        </w:tc>
        <w:tc>
          <w:tcPr>
            <w:tcW w:w="1927" w:type="dxa"/>
            <w:tcBorders>
              <w:top w:val="single" w:sz="4" w:space="0" w:color="auto"/>
              <w:left w:val="single" w:sz="4" w:space="0" w:color="auto"/>
              <w:bottom w:val="single" w:sz="4" w:space="0" w:color="auto"/>
              <w:right w:val="single" w:sz="4" w:space="0" w:color="auto"/>
            </w:tcBorders>
          </w:tcPr>
          <w:p w14:paraId="1662F64E" w14:textId="7DBA3C2B" w:rsidR="009D6992" w:rsidRPr="00971D85" w:rsidDel="00E0199C" w:rsidRDefault="009D6992" w:rsidP="009D6992">
            <w:pPr>
              <w:jc w:val="center"/>
              <w:rPr>
                <w:del w:id="844" w:author="罗明" w:date="2026-03-06T15:20:00Z"/>
                <w:rFonts w:ascii="宋体" w:eastAsia="宋体" w:hAnsi="宋体"/>
                <w:szCs w:val="21"/>
              </w:rPr>
            </w:pPr>
          </w:p>
        </w:tc>
      </w:tr>
      <w:tr w:rsidR="00971D85" w:rsidRPr="00971D85" w:rsidDel="00E0199C" w14:paraId="157EF54C" w14:textId="6C5E7500" w:rsidTr="00971D85">
        <w:trPr>
          <w:trHeight w:val="454"/>
          <w:jc w:val="center"/>
          <w:del w:id="845" w:author="罗明" w:date="2026-03-06T15:20:00Z"/>
        </w:trPr>
        <w:tc>
          <w:tcPr>
            <w:tcW w:w="704" w:type="dxa"/>
            <w:tcBorders>
              <w:top w:val="single" w:sz="4" w:space="0" w:color="auto"/>
              <w:left w:val="single" w:sz="4" w:space="0" w:color="auto"/>
              <w:bottom w:val="single" w:sz="4" w:space="0" w:color="auto"/>
              <w:right w:val="single" w:sz="4" w:space="0" w:color="auto"/>
            </w:tcBorders>
            <w:vAlign w:val="center"/>
            <w:hideMark/>
          </w:tcPr>
          <w:p w14:paraId="3FA9331F" w14:textId="6A20C0D4" w:rsidR="00971D85" w:rsidRPr="00971D85" w:rsidDel="00E0199C" w:rsidRDefault="00971D85">
            <w:pPr>
              <w:jc w:val="center"/>
              <w:rPr>
                <w:del w:id="846" w:author="罗明" w:date="2026-03-06T15:20:00Z"/>
                <w:rFonts w:ascii="宋体" w:eastAsia="宋体" w:hAnsi="宋体"/>
                <w:szCs w:val="21"/>
              </w:rPr>
            </w:pPr>
            <w:del w:id="847" w:author="罗明" w:date="2026-03-06T15:20:00Z">
              <w:r w:rsidRPr="00971D85" w:rsidDel="00E0199C">
                <w:rPr>
                  <w:rFonts w:ascii="宋体" w:eastAsia="宋体" w:hAnsi="宋体" w:hint="eastAsia"/>
                  <w:szCs w:val="21"/>
                </w:rPr>
                <w:delText>55</w:delText>
              </w:r>
            </w:del>
          </w:p>
        </w:tc>
        <w:tc>
          <w:tcPr>
            <w:tcW w:w="2268" w:type="dxa"/>
            <w:tcBorders>
              <w:top w:val="single" w:sz="4" w:space="0" w:color="auto"/>
              <w:left w:val="single" w:sz="4" w:space="0" w:color="auto"/>
              <w:bottom w:val="single" w:sz="4" w:space="0" w:color="auto"/>
              <w:right w:val="single" w:sz="4" w:space="0" w:color="auto"/>
            </w:tcBorders>
            <w:vAlign w:val="center"/>
            <w:hideMark/>
          </w:tcPr>
          <w:p w14:paraId="591B093F" w14:textId="5C7B9BA6" w:rsidR="00971D85" w:rsidRPr="00971D85" w:rsidDel="00E0199C" w:rsidRDefault="00971D85">
            <w:pPr>
              <w:jc w:val="center"/>
              <w:rPr>
                <w:del w:id="848" w:author="罗明" w:date="2026-03-06T15:20:00Z"/>
                <w:rFonts w:ascii="宋体" w:eastAsia="宋体" w:hAnsi="宋体"/>
                <w:szCs w:val="21"/>
              </w:rPr>
            </w:pPr>
            <w:del w:id="849" w:author="罗明" w:date="2026-03-06T15:20:00Z">
              <w:r w:rsidRPr="00971D85" w:rsidDel="00E0199C">
                <w:rPr>
                  <w:rFonts w:ascii="宋体" w:eastAsia="宋体" w:hAnsi="宋体" w:cs="宋体" w:hint="eastAsia"/>
                  <w:szCs w:val="21"/>
                </w:rPr>
                <w:delText>电池编码字符</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7D3E9FAF" w14:textId="18F2132C" w:rsidR="00971D85" w:rsidRPr="00971D85" w:rsidDel="00E0199C" w:rsidRDefault="009D6992">
            <w:pPr>
              <w:jc w:val="center"/>
              <w:rPr>
                <w:del w:id="850" w:author="罗明" w:date="2026-03-06T15:20:00Z"/>
                <w:rFonts w:ascii="宋体" w:eastAsia="宋体" w:hAnsi="宋体"/>
                <w:szCs w:val="21"/>
              </w:rPr>
            </w:pPr>
            <w:del w:id="851" w:author="罗明" w:date="2026-03-06T15:20:00Z">
              <w:r w:rsidDel="00E0199C">
                <w:rPr>
                  <w:rFonts w:ascii="宋体" w:eastAsia="宋体" w:hAnsi="宋体"/>
                  <w:szCs w:val="21"/>
                </w:rPr>
                <w:delText>27</w:delText>
              </w:r>
            </w:del>
          </w:p>
        </w:tc>
        <w:tc>
          <w:tcPr>
            <w:tcW w:w="2121" w:type="dxa"/>
            <w:tcBorders>
              <w:top w:val="single" w:sz="4" w:space="0" w:color="auto"/>
              <w:left w:val="single" w:sz="4" w:space="0" w:color="auto"/>
              <w:bottom w:val="single" w:sz="4" w:space="0" w:color="auto"/>
              <w:right w:val="single" w:sz="4" w:space="0" w:color="auto"/>
            </w:tcBorders>
            <w:vAlign w:val="center"/>
            <w:hideMark/>
          </w:tcPr>
          <w:p w14:paraId="6680E8B2" w14:textId="6B7A0BD9" w:rsidR="00971D85" w:rsidRPr="00971D85" w:rsidDel="00E0199C" w:rsidRDefault="00971D85">
            <w:pPr>
              <w:jc w:val="center"/>
              <w:rPr>
                <w:del w:id="852" w:author="罗明" w:date="2026-03-06T15:20:00Z"/>
                <w:rFonts w:ascii="宋体" w:eastAsia="宋体" w:hAnsi="宋体"/>
                <w:szCs w:val="21"/>
              </w:rPr>
            </w:pPr>
            <w:del w:id="853" w:author="罗明" w:date="2026-03-06T15:20:00Z">
              <w:r w:rsidRPr="00971D85" w:rsidDel="00E0199C">
                <w:rPr>
                  <w:rFonts w:ascii="宋体" w:eastAsia="宋体" w:hAnsi="宋体" w:hint="eastAsia"/>
                  <w:szCs w:val="21"/>
                </w:rPr>
                <w:delText>ASCII</w:delText>
              </w:r>
              <w:r w:rsidRPr="00971D85" w:rsidDel="00E0199C">
                <w:rPr>
                  <w:rFonts w:ascii="宋体" w:eastAsia="宋体" w:hAnsi="宋体" w:cs="宋体" w:hint="eastAsia"/>
                  <w:szCs w:val="21"/>
                </w:rPr>
                <w:delText>字符</w:delText>
              </w:r>
            </w:del>
          </w:p>
        </w:tc>
        <w:tc>
          <w:tcPr>
            <w:tcW w:w="1927" w:type="dxa"/>
            <w:tcBorders>
              <w:top w:val="single" w:sz="4" w:space="0" w:color="auto"/>
              <w:left w:val="single" w:sz="4" w:space="0" w:color="auto"/>
              <w:bottom w:val="single" w:sz="4" w:space="0" w:color="auto"/>
              <w:right w:val="single" w:sz="4" w:space="0" w:color="auto"/>
            </w:tcBorders>
          </w:tcPr>
          <w:p w14:paraId="7A6BD2B2" w14:textId="4425774C" w:rsidR="00971D85" w:rsidRPr="00971D85" w:rsidDel="00E0199C" w:rsidRDefault="00971D85">
            <w:pPr>
              <w:jc w:val="center"/>
              <w:rPr>
                <w:del w:id="854" w:author="罗明" w:date="2026-03-06T15:20:00Z"/>
                <w:rFonts w:ascii="宋体" w:eastAsia="宋体" w:hAnsi="宋体"/>
                <w:szCs w:val="21"/>
              </w:rPr>
            </w:pPr>
          </w:p>
        </w:tc>
      </w:tr>
    </w:tbl>
    <w:p w14:paraId="58544BE2" w14:textId="7EBB6B65" w:rsidR="008C0DAE" w:rsidDel="00E0199C" w:rsidRDefault="008C0DAE" w:rsidP="008C0DAE">
      <w:pPr>
        <w:rPr>
          <w:del w:id="855" w:author="罗明" w:date="2026-03-06T15:20:00Z"/>
          <w:rFonts w:ascii="宋体" w:eastAsia="宋体" w:hAnsi="宋体"/>
          <w:szCs w:val="21"/>
        </w:rPr>
      </w:pPr>
    </w:p>
    <w:p w14:paraId="231A63BA" w14:textId="33C61F46" w:rsidR="00971D85" w:rsidDel="00E0199C" w:rsidRDefault="00971D85" w:rsidP="00971D85">
      <w:pPr>
        <w:spacing w:after="0" w:line="240" w:lineRule="auto"/>
        <w:ind w:left="0" w:firstLine="0"/>
        <w:jc w:val="center"/>
        <w:rPr>
          <w:del w:id="856" w:author="罗明" w:date="2026-03-06T15:20:00Z"/>
          <w:rFonts w:ascii="宋体" w:eastAsia="宋体" w:hAnsi="宋体"/>
          <w:szCs w:val="21"/>
        </w:rPr>
      </w:pPr>
      <w:del w:id="857" w:author="罗明" w:date="2026-03-06T15:20:00Z">
        <w:r w:rsidDel="00E0199C">
          <w:rPr>
            <w:rFonts w:ascii="宋体" w:eastAsia="宋体" w:hAnsi="宋体" w:hint="eastAsia"/>
            <w:szCs w:val="21"/>
          </w:rPr>
          <w:delText>表</w:delText>
        </w:r>
        <w:r w:rsidR="00C01350" w:rsidDel="00E0199C">
          <w:rPr>
            <w:rFonts w:ascii="宋体" w:eastAsia="宋体" w:hAnsi="宋体" w:hint="eastAsia"/>
            <w:szCs w:val="21"/>
          </w:rPr>
          <w:delText>3</w:delText>
        </w:r>
        <w:r w:rsidR="00C01350" w:rsidDel="00E0199C">
          <w:rPr>
            <w:rFonts w:ascii="宋体" w:eastAsia="宋体" w:hAnsi="宋体"/>
            <w:szCs w:val="21"/>
          </w:rPr>
          <w:delText>-</w:delText>
        </w:r>
        <w:r w:rsidDel="00E0199C">
          <w:rPr>
            <w:rFonts w:ascii="宋体" w:eastAsia="宋体" w:hAnsi="宋体" w:hint="eastAsia"/>
            <w:szCs w:val="21"/>
          </w:rPr>
          <w:delText>1</w:delText>
        </w:r>
        <w:r w:rsidDel="00E0199C">
          <w:rPr>
            <w:rFonts w:ascii="宋体" w:eastAsia="宋体" w:hAnsi="宋体"/>
            <w:szCs w:val="21"/>
          </w:rPr>
          <w:delText xml:space="preserve">0 </w:delText>
        </w:r>
        <w:r w:rsidR="00C01350" w:rsidDel="00E0199C">
          <w:rPr>
            <w:rFonts w:ascii="宋体" w:eastAsia="宋体" w:hAnsi="宋体" w:hint="eastAsia"/>
            <w:szCs w:val="21"/>
          </w:rPr>
          <w:delText>平台</w:delText>
        </w:r>
        <w:r w:rsidDel="00E0199C">
          <w:rPr>
            <w:rFonts w:ascii="宋体" w:eastAsia="宋体" w:hAnsi="宋体" w:hint="eastAsia"/>
            <w:szCs w:val="21"/>
          </w:rPr>
          <w:delText>应答</w:delText>
        </w:r>
        <w:r w:rsidDel="00E0199C">
          <w:rPr>
            <w:rFonts w:ascii="宋体" w:eastAsia="宋体" w:hAnsi="宋体"/>
            <w:szCs w:val="21"/>
          </w:rPr>
          <w:delText>—0</w:delText>
        </w:r>
        <w:r w:rsidDel="00E0199C">
          <w:rPr>
            <w:rFonts w:ascii="宋体" w:eastAsia="宋体" w:hAnsi="宋体" w:hint="eastAsia"/>
            <w:szCs w:val="21"/>
          </w:rPr>
          <w:delText>x</w:delText>
        </w:r>
        <w:r w:rsidDel="00E0199C">
          <w:rPr>
            <w:rFonts w:ascii="宋体" w:eastAsia="宋体" w:hAnsi="宋体"/>
            <w:szCs w:val="21"/>
          </w:rPr>
          <w:delText>c9</w:delText>
        </w:r>
      </w:del>
    </w:p>
    <w:tbl>
      <w:tblPr>
        <w:tblStyle w:val="a9"/>
        <w:tblW w:w="0" w:type="auto"/>
        <w:tblLook w:val="04A0" w:firstRow="1" w:lastRow="0" w:firstColumn="1" w:lastColumn="0" w:noHBand="0" w:noVBand="1"/>
      </w:tblPr>
      <w:tblGrid>
        <w:gridCol w:w="846"/>
        <w:gridCol w:w="1984"/>
        <w:gridCol w:w="1560"/>
        <w:gridCol w:w="2126"/>
        <w:gridCol w:w="1977"/>
      </w:tblGrid>
      <w:tr w:rsidR="00E54908" w:rsidDel="00E0199C" w14:paraId="21373D73" w14:textId="3038BAB4" w:rsidTr="00316F6F">
        <w:trPr>
          <w:trHeight w:val="397"/>
          <w:del w:id="858" w:author="罗明" w:date="2026-03-06T15:20:00Z"/>
        </w:trPr>
        <w:tc>
          <w:tcPr>
            <w:tcW w:w="846" w:type="dxa"/>
            <w:shd w:val="clear" w:color="auto" w:fill="D9D9D9" w:themeFill="background1" w:themeFillShade="D9"/>
            <w:vAlign w:val="center"/>
          </w:tcPr>
          <w:p w14:paraId="6E1F226C" w14:textId="7599BE7C" w:rsidR="008B7164" w:rsidDel="00E0199C" w:rsidRDefault="008B7164" w:rsidP="008B7164">
            <w:pPr>
              <w:spacing w:after="0" w:line="240" w:lineRule="auto"/>
              <w:ind w:left="0" w:firstLine="0"/>
              <w:jc w:val="center"/>
              <w:rPr>
                <w:del w:id="859" w:author="罗明" w:date="2026-03-06T15:20:00Z"/>
                <w:rFonts w:ascii="宋体" w:eastAsia="宋体" w:hAnsi="宋体"/>
              </w:rPr>
            </w:pPr>
            <w:del w:id="860" w:author="罗明" w:date="2026-03-06T15:20:00Z">
              <w:r w:rsidRPr="00930BE5" w:rsidDel="00E0199C">
                <w:rPr>
                  <w:rFonts w:ascii="宋体" w:eastAsia="宋体" w:hAnsi="宋体"/>
                  <w:w w:val="95"/>
                  <w:szCs w:val="21"/>
                  <w:lang w:eastAsia="en-US"/>
                </w:rPr>
                <w:lastRenderedPageBreak/>
                <w:delText>序号</w:delText>
              </w:r>
            </w:del>
          </w:p>
        </w:tc>
        <w:tc>
          <w:tcPr>
            <w:tcW w:w="1984" w:type="dxa"/>
            <w:shd w:val="clear" w:color="auto" w:fill="D9D9D9" w:themeFill="background1" w:themeFillShade="D9"/>
            <w:vAlign w:val="center"/>
          </w:tcPr>
          <w:p w14:paraId="3B7869F8" w14:textId="3F421111" w:rsidR="008B7164" w:rsidDel="00E0199C" w:rsidRDefault="008B7164" w:rsidP="008B7164">
            <w:pPr>
              <w:spacing w:after="0" w:line="240" w:lineRule="auto"/>
              <w:ind w:left="0" w:firstLine="0"/>
              <w:jc w:val="center"/>
              <w:rPr>
                <w:del w:id="861" w:author="罗明" w:date="2026-03-06T15:20:00Z"/>
                <w:rFonts w:ascii="宋体" w:eastAsia="宋体" w:hAnsi="宋体"/>
              </w:rPr>
            </w:pPr>
            <w:del w:id="862" w:author="罗明" w:date="2026-03-06T15:20:00Z">
              <w:r w:rsidRPr="00930BE5" w:rsidDel="00E0199C">
                <w:rPr>
                  <w:rFonts w:ascii="宋体" w:eastAsia="宋体" w:hAnsi="宋体"/>
                  <w:w w:val="95"/>
                  <w:szCs w:val="21"/>
                  <w:lang w:eastAsia="en-US"/>
                </w:rPr>
                <w:delText>字段定义</w:delText>
              </w:r>
            </w:del>
          </w:p>
        </w:tc>
        <w:tc>
          <w:tcPr>
            <w:tcW w:w="15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58615C1" w14:textId="5AE7DE98" w:rsidR="008B7164" w:rsidDel="00E0199C" w:rsidRDefault="008B7164" w:rsidP="008B7164">
            <w:pPr>
              <w:spacing w:after="0" w:line="240" w:lineRule="auto"/>
              <w:ind w:left="0" w:firstLine="0"/>
              <w:jc w:val="center"/>
              <w:rPr>
                <w:del w:id="863" w:author="罗明" w:date="2026-03-06T15:20:00Z"/>
                <w:rFonts w:ascii="宋体" w:eastAsia="宋体" w:hAnsi="宋体"/>
              </w:rPr>
            </w:pPr>
            <w:del w:id="864" w:author="罗明" w:date="2026-03-06T15:20:00Z">
              <w:r w:rsidRPr="008B7164" w:rsidDel="00E0199C">
                <w:rPr>
                  <w:rFonts w:ascii="宋体" w:eastAsia="宋体" w:hAnsi="宋体" w:cs="宋体" w:hint="eastAsia"/>
                </w:rPr>
                <w:delText>长度（字节）</w:delText>
              </w:r>
            </w:del>
          </w:p>
        </w:tc>
        <w:tc>
          <w:tcPr>
            <w:tcW w:w="2126" w:type="dxa"/>
            <w:shd w:val="clear" w:color="auto" w:fill="D9D9D9" w:themeFill="background1" w:themeFillShade="D9"/>
            <w:vAlign w:val="center"/>
          </w:tcPr>
          <w:p w14:paraId="53FD4B9A" w14:textId="7643894B" w:rsidR="008B7164" w:rsidDel="00E0199C" w:rsidRDefault="008B7164" w:rsidP="008B7164">
            <w:pPr>
              <w:spacing w:after="0" w:line="240" w:lineRule="auto"/>
              <w:ind w:left="0" w:firstLine="0"/>
              <w:jc w:val="center"/>
              <w:rPr>
                <w:del w:id="865" w:author="罗明" w:date="2026-03-06T15:20:00Z"/>
                <w:rFonts w:ascii="宋体" w:eastAsia="宋体" w:hAnsi="宋体"/>
              </w:rPr>
            </w:pPr>
            <w:del w:id="866" w:author="罗明" w:date="2026-03-06T15:20:00Z">
              <w:r w:rsidRPr="00930BE5" w:rsidDel="00E0199C">
                <w:rPr>
                  <w:rFonts w:ascii="宋体" w:eastAsia="宋体" w:hAnsi="宋体"/>
                  <w:szCs w:val="21"/>
                  <w:lang w:eastAsia="en-US"/>
                </w:rPr>
                <w:delText>参数说明</w:delText>
              </w:r>
            </w:del>
          </w:p>
        </w:tc>
        <w:tc>
          <w:tcPr>
            <w:tcW w:w="1977" w:type="dxa"/>
            <w:shd w:val="clear" w:color="auto" w:fill="D9D9D9" w:themeFill="background1" w:themeFillShade="D9"/>
            <w:vAlign w:val="center"/>
          </w:tcPr>
          <w:p w14:paraId="374A3F84" w14:textId="78D576BA" w:rsidR="008B7164" w:rsidDel="00E0199C" w:rsidRDefault="008B7164" w:rsidP="008B7164">
            <w:pPr>
              <w:spacing w:after="0" w:line="240" w:lineRule="auto"/>
              <w:ind w:left="0" w:firstLine="0"/>
              <w:jc w:val="center"/>
              <w:rPr>
                <w:del w:id="867" w:author="罗明" w:date="2026-03-06T15:20:00Z"/>
                <w:rFonts w:ascii="宋体" w:eastAsia="宋体" w:hAnsi="宋体"/>
              </w:rPr>
            </w:pPr>
            <w:del w:id="868" w:author="罗明" w:date="2026-03-06T15:20:00Z">
              <w:r w:rsidDel="00E0199C">
                <w:rPr>
                  <w:rFonts w:ascii="宋体" w:eastAsia="宋体" w:hAnsi="宋体" w:hint="eastAsia"/>
                  <w:szCs w:val="21"/>
                </w:rPr>
                <w:delText>备注</w:delText>
              </w:r>
            </w:del>
          </w:p>
        </w:tc>
      </w:tr>
      <w:tr w:rsidR="00D742C1" w:rsidDel="00E0199C" w14:paraId="5D258397" w14:textId="564753DF" w:rsidTr="000219CA">
        <w:trPr>
          <w:trHeight w:val="397"/>
          <w:del w:id="869" w:author="罗明" w:date="2026-03-06T15:20:00Z"/>
        </w:trPr>
        <w:tc>
          <w:tcPr>
            <w:tcW w:w="846" w:type="dxa"/>
            <w:shd w:val="clear" w:color="auto" w:fill="auto"/>
            <w:vAlign w:val="center"/>
          </w:tcPr>
          <w:p w14:paraId="09DC845C" w14:textId="61F5858F" w:rsidR="00971D85" w:rsidRPr="006C6738" w:rsidDel="00E0199C" w:rsidRDefault="00971D85" w:rsidP="000219CA">
            <w:pPr>
              <w:spacing w:after="0" w:line="240" w:lineRule="auto"/>
              <w:ind w:left="0" w:firstLine="0"/>
              <w:jc w:val="center"/>
              <w:rPr>
                <w:del w:id="870" w:author="罗明" w:date="2026-03-06T15:20:00Z"/>
                <w:rFonts w:ascii="宋体" w:eastAsia="宋体" w:hAnsi="宋体"/>
                <w:szCs w:val="28"/>
              </w:rPr>
            </w:pPr>
            <w:del w:id="871" w:author="罗明" w:date="2026-03-06T15:20:00Z">
              <w:r w:rsidRPr="006C6738" w:rsidDel="00E0199C">
                <w:rPr>
                  <w:rFonts w:ascii="宋体" w:eastAsia="宋体" w:hAnsi="宋体"/>
                  <w:w w:val="91"/>
                  <w:szCs w:val="28"/>
                  <w:lang w:eastAsia="en-US"/>
                </w:rPr>
                <w:delText>1</w:delText>
              </w:r>
            </w:del>
          </w:p>
        </w:tc>
        <w:tc>
          <w:tcPr>
            <w:tcW w:w="1984" w:type="dxa"/>
            <w:shd w:val="clear" w:color="auto" w:fill="auto"/>
            <w:vAlign w:val="center"/>
          </w:tcPr>
          <w:p w14:paraId="6BCE7637" w14:textId="7598099F" w:rsidR="00971D85" w:rsidRPr="006C6738" w:rsidDel="00E0199C" w:rsidRDefault="00971D85" w:rsidP="000219CA">
            <w:pPr>
              <w:spacing w:after="0" w:line="240" w:lineRule="auto"/>
              <w:ind w:left="0" w:firstLine="0"/>
              <w:jc w:val="center"/>
              <w:rPr>
                <w:del w:id="872" w:author="罗明" w:date="2026-03-06T15:20:00Z"/>
                <w:rFonts w:ascii="宋体" w:eastAsia="宋体" w:hAnsi="宋体"/>
                <w:szCs w:val="28"/>
              </w:rPr>
            </w:pPr>
            <w:del w:id="873" w:author="罗明" w:date="2026-03-06T15:20:00Z">
              <w:r w:rsidRPr="006C6738" w:rsidDel="00E0199C">
                <w:rPr>
                  <w:rFonts w:ascii="宋体" w:eastAsia="宋体" w:hAnsi="宋体"/>
                  <w:szCs w:val="28"/>
                  <w:lang w:eastAsia="en-US"/>
                </w:rPr>
                <w:delText>执行结果</w:delText>
              </w:r>
            </w:del>
          </w:p>
        </w:tc>
        <w:tc>
          <w:tcPr>
            <w:tcW w:w="1560" w:type="dxa"/>
            <w:shd w:val="clear" w:color="auto" w:fill="auto"/>
            <w:vAlign w:val="center"/>
          </w:tcPr>
          <w:p w14:paraId="6A9A100B" w14:textId="35E63023" w:rsidR="00971D85" w:rsidRPr="006C6738" w:rsidDel="00E0199C" w:rsidRDefault="00971D85" w:rsidP="000219CA">
            <w:pPr>
              <w:spacing w:after="0" w:line="240" w:lineRule="auto"/>
              <w:ind w:left="0" w:firstLine="0"/>
              <w:jc w:val="center"/>
              <w:rPr>
                <w:del w:id="874" w:author="罗明" w:date="2026-03-06T15:20:00Z"/>
                <w:rFonts w:ascii="宋体" w:eastAsia="宋体" w:hAnsi="宋体"/>
                <w:szCs w:val="28"/>
              </w:rPr>
            </w:pPr>
            <w:del w:id="875" w:author="罗明" w:date="2026-03-06T15:20:00Z">
              <w:r w:rsidRPr="006C6738" w:rsidDel="00E0199C">
                <w:rPr>
                  <w:rFonts w:ascii="宋体" w:eastAsia="宋体" w:hAnsi="宋体"/>
                  <w:szCs w:val="28"/>
                  <w:lang w:eastAsia="en-US"/>
                </w:rPr>
                <w:delText>1</w:delText>
              </w:r>
            </w:del>
          </w:p>
        </w:tc>
        <w:tc>
          <w:tcPr>
            <w:tcW w:w="2126" w:type="dxa"/>
          </w:tcPr>
          <w:p w14:paraId="33665DC6" w14:textId="7254EAA9" w:rsidR="00971D85" w:rsidRPr="006C6738" w:rsidDel="00E0199C" w:rsidRDefault="00971D85" w:rsidP="000219CA">
            <w:pPr>
              <w:spacing w:after="0" w:line="240" w:lineRule="auto"/>
              <w:ind w:left="0" w:firstLine="0"/>
              <w:rPr>
                <w:del w:id="876" w:author="罗明" w:date="2026-03-06T15:20:00Z"/>
                <w:rFonts w:ascii="宋体" w:eastAsia="宋体" w:hAnsi="宋体"/>
                <w:szCs w:val="28"/>
              </w:rPr>
            </w:pPr>
            <w:del w:id="877" w:author="罗明" w:date="2026-03-06T15:20:00Z">
              <w:r w:rsidRPr="006C6738" w:rsidDel="00E0199C">
                <w:rPr>
                  <w:rFonts w:ascii="宋体" w:eastAsia="宋体" w:hAnsi="宋体"/>
                  <w:szCs w:val="28"/>
                </w:rPr>
                <w:delText>0x00</w:delText>
              </w:r>
              <w:r w:rsidRPr="006C6738" w:rsidDel="00E0199C">
                <w:rPr>
                  <w:rFonts w:ascii="宋体" w:eastAsia="宋体" w:hAnsi="宋体" w:hint="eastAsia"/>
                  <w:szCs w:val="28"/>
                </w:rPr>
                <w:delText>：接收成功</w:delText>
              </w:r>
            </w:del>
          </w:p>
          <w:p w14:paraId="79283E5B" w14:textId="3FC30B4D" w:rsidR="00971D85" w:rsidRPr="006C6738" w:rsidDel="00E0199C" w:rsidRDefault="00971D85" w:rsidP="000219CA">
            <w:pPr>
              <w:spacing w:after="0" w:line="240" w:lineRule="auto"/>
              <w:ind w:left="0" w:firstLine="0"/>
              <w:rPr>
                <w:del w:id="878" w:author="罗明" w:date="2026-03-06T15:20:00Z"/>
                <w:rFonts w:ascii="宋体" w:eastAsia="宋体" w:hAnsi="宋体"/>
                <w:szCs w:val="28"/>
              </w:rPr>
            </w:pPr>
            <w:del w:id="879" w:author="罗明" w:date="2026-03-06T15:20:00Z">
              <w:r w:rsidRPr="006C6738" w:rsidDel="00E0199C">
                <w:rPr>
                  <w:rFonts w:ascii="宋体" w:eastAsia="宋体" w:hAnsi="宋体"/>
                  <w:szCs w:val="28"/>
                </w:rPr>
                <w:delText>0x01</w:delText>
              </w:r>
              <w:r w:rsidRPr="006C6738" w:rsidDel="00E0199C">
                <w:rPr>
                  <w:rFonts w:ascii="宋体" w:eastAsia="宋体" w:hAnsi="宋体" w:hint="eastAsia"/>
                  <w:szCs w:val="28"/>
                </w:rPr>
                <w:delText>：失败</w:delText>
              </w:r>
            </w:del>
          </w:p>
        </w:tc>
        <w:tc>
          <w:tcPr>
            <w:tcW w:w="1977" w:type="dxa"/>
            <w:shd w:val="clear" w:color="auto" w:fill="auto"/>
          </w:tcPr>
          <w:p w14:paraId="17ED2990" w14:textId="389564C3" w:rsidR="00971D85" w:rsidRPr="006C6738" w:rsidDel="00E0199C" w:rsidRDefault="00971D85" w:rsidP="000219CA">
            <w:pPr>
              <w:spacing w:after="0" w:line="240" w:lineRule="auto"/>
              <w:ind w:left="0" w:firstLine="0"/>
              <w:rPr>
                <w:del w:id="880" w:author="罗明" w:date="2026-03-06T15:20:00Z"/>
                <w:rFonts w:ascii="宋体" w:eastAsia="宋体" w:hAnsi="宋体"/>
                <w:szCs w:val="28"/>
              </w:rPr>
            </w:pPr>
          </w:p>
        </w:tc>
      </w:tr>
    </w:tbl>
    <w:p w14:paraId="0BBBC414" w14:textId="77777777" w:rsidR="00971D85" w:rsidRPr="00971D85" w:rsidRDefault="00971D85" w:rsidP="008C0DAE">
      <w:pPr>
        <w:rPr>
          <w:rFonts w:ascii="宋体" w:eastAsia="宋体" w:hAnsi="宋体"/>
          <w:szCs w:val="21"/>
        </w:rPr>
      </w:pPr>
      <w:bookmarkStart w:id="881" w:name="_GoBack"/>
      <w:bookmarkEnd w:id="881"/>
    </w:p>
    <w:p w14:paraId="38AD13CF" w14:textId="77777777" w:rsidR="008C0DAE" w:rsidRPr="006506B1" w:rsidRDefault="008C0DAE" w:rsidP="002575C8">
      <w:pPr>
        <w:pStyle w:val="2"/>
        <w:numPr>
          <w:ilvl w:val="2"/>
          <w:numId w:val="15"/>
        </w:numPr>
        <w:spacing w:beforeLines="50" w:before="120" w:after="0"/>
        <w:rPr>
          <w:rFonts w:ascii="黑体" w:eastAsia="黑体" w:hAnsi="黑体"/>
          <w:b w:val="0"/>
          <w:sz w:val="21"/>
          <w:szCs w:val="21"/>
        </w:rPr>
      </w:pPr>
      <w:bookmarkStart w:id="882" w:name="_Toc118125181"/>
      <w:bookmarkStart w:id="883" w:name="_Toc118125847"/>
      <w:bookmarkStart w:id="884" w:name="_Toc118125315"/>
      <w:bookmarkStart w:id="885" w:name="_Toc118125981"/>
      <w:bookmarkStart w:id="886" w:name="_Toc118125451"/>
      <w:bookmarkStart w:id="887" w:name="_Toc118126117"/>
      <w:bookmarkStart w:id="888" w:name="_ECU升级进度更新（0x30）"/>
      <w:bookmarkStart w:id="889" w:name="_ECU升级进度更新（0x2a）"/>
      <w:bookmarkStart w:id="890" w:name="_设备登出（0x2b）"/>
      <w:bookmarkStart w:id="891" w:name="_Toc118125461"/>
      <w:bookmarkStart w:id="892" w:name="_Toc119050741"/>
      <w:bookmarkEnd w:id="882"/>
      <w:bookmarkEnd w:id="883"/>
      <w:bookmarkEnd w:id="884"/>
      <w:bookmarkEnd w:id="885"/>
      <w:bookmarkEnd w:id="886"/>
      <w:bookmarkEnd w:id="887"/>
      <w:bookmarkEnd w:id="888"/>
      <w:bookmarkEnd w:id="889"/>
      <w:bookmarkEnd w:id="890"/>
      <w:r w:rsidRPr="006506B1">
        <w:rPr>
          <w:rFonts w:ascii="黑体" w:eastAsia="黑体" w:hAnsi="黑体" w:hint="eastAsia"/>
          <w:b w:val="0"/>
          <w:sz w:val="21"/>
          <w:szCs w:val="21"/>
        </w:rPr>
        <w:t>设备登出</w:t>
      </w:r>
      <w:r w:rsidRPr="006506B1">
        <w:rPr>
          <w:rFonts w:ascii="黑体" w:eastAsia="黑体" w:hAnsi="黑体"/>
          <w:b w:val="0"/>
          <w:sz w:val="21"/>
          <w:szCs w:val="21"/>
        </w:rPr>
        <w:t>（0x2</w:t>
      </w:r>
      <w:r w:rsidRPr="006506B1">
        <w:rPr>
          <w:rFonts w:ascii="黑体" w:eastAsia="黑体" w:hAnsi="黑体" w:hint="eastAsia"/>
          <w:b w:val="0"/>
          <w:sz w:val="21"/>
          <w:szCs w:val="21"/>
        </w:rPr>
        <w:t>b</w:t>
      </w:r>
      <w:r w:rsidRPr="006506B1">
        <w:rPr>
          <w:rFonts w:ascii="黑体" w:eastAsia="黑体" w:hAnsi="黑体"/>
          <w:b w:val="0"/>
          <w:sz w:val="21"/>
          <w:szCs w:val="21"/>
        </w:rPr>
        <w:t>）</w:t>
      </w:r>
      <w:bookmarkEnd w:id="891"/>
      <w:bookmarkEnd w:id="892"/>
    </w:p>
    <w:p w14:paraId="62DDC5E3" w14:textId="7C619DB9" w:rsidR="008C0DAE" w:rsidRDefault="008C0DAE" w:rsidP="006506B1">
      <w:pPr>
        <w:spacing w:after="0" w:line="400" w:lineRule="exact"/>
        <w:ind w:left="0" w:firstLineChars="200" w:firstLine="420"/>
        <w:rPr>
          <w:rFonts w:ascii="宋体" w:eastAsia="宋体" w:hAnsi="宋体"/>
        </w:rPr>
      </w:pPr>
      <w:r>
        <w:rPr>
          <w:rFonts w:ascii="宋体" w:eastAsia="宋体" w:hAnsi="宋体" w:hint="eastAsia"/>
        </w:rPr>
        <w:t>设备主动断网前，上报登出指令及原因。通常情况下，登入和登出相对应。</w:t>
      </w:r>
    </w:p>
    <w:p w14:paraId="47ECBB24" w14:textId="41A55899" w:rsidR="006506B1" w:rsidRDefault="006506B1" w:rsidP="006506B1">
      <w:pPr>
        <w:spacing w:after="0" w:line="400" w:lineRule="exact"/>
        <w:ind w:left="0" w:firstLine="0"/>
        <w:jc w:val="center"/>
        <w:rPr>
          <w:rFonts w:ascii="宋体" w:eastAsia="宋体" w:hAnsi="宋体"/>
        </w:rPr>
      </w:pPr>
      <w:r>
        <w:rPr>
          <w:rFonts w:ascii="宋体" w:eastAsia="宋体" w:hAnsi="宋体" w:hint="eastAsia"/>
        </w:rPr>
        <w:t>表</w:t>
      </w:r>
      <w:r w:rsidR="00C01350">
        <w:rPr>
          <w:rFonts w:ascii="宋体" w:eastAsia="宋体" w:hAnsi="宋体" w:hint="eastAsia"/>
        </w:rPr>
        <w:t>3</w:t>
      </w:r>
      <w:r w:rsidR="00C01350">
        <w:rPr>
          <w:rFonts w:ascii="宋体" w:eastAsia="宋体" w:hAnsi="宋体"/>
        </w:rPr>
        <w:t>-</w:t>
      </w:r>
      <w:r>
        <w:rPr>
          <w:rFonts w:ascii="宋体" w:eastAsia="宋体" w:hAnsi="宋体" w:hint="eastAsia"/>
        </w:rPr>
        <w:t>1</w:t>
      </w:r>
      <w:r>
        <w:rPr>
          <w:rFonts w:ascii="宋体" w:eastAsia="宋体" w:hAnsi="宋体"/>
        </w:rPr>
        <w:t xml:space="preserve">1 </w:t>
      </w:r>
      <w:r>
        <w:rPr>
          <w:rFonts w:ascii="宋体" w:eastAsia="宋体" w:hAnsi="宋体" w:hint="eastAsia"/>
        </w:rPr>
        <w:t>消息上报</w:t>
      </w:r>
      <w:r>
        <w:rPr>
          <w:rFonts w:ascii="宋体" w:eastAsia="宋体" w:hAnsi="宋体"/>
        </w:rPr>
        <w:t>—0x2b</w:t>
      </w:r>
    </w:p>
    <w:tbl>
      <w:tblPr>
        <w:tblW w:w="5000" w:type="pct"/>
        <w:tblCellMar>
          <w:top w:w="87" w:type="dxa"/>
          <w:left w:w="107" w:type="dxa"/>
          <w:right w:w="205" w:type="dxa"/>
        </w:tblCellMar>
        <w:tblLook w:val="0000" w:firstRow="0" w:lastRow="0" w:firstColumn="0" w:lastColumn="0" w:noHBand="0" w:noVBand="0"/>
      </w:tblPr>
      <w:tblGrid>
        <w:gridCol w:w="846"/>
        <w:gridCol w:w="1700"/>
        <w:gridCol w:w="1845"/>
        <w:gridCol w:w="2128"/>
        <w:gridCol w:w="1974"/>
      </w:tblGrid>
      <w:tr w:rsidR="008B7164" w:rsidRPr="006E2E0E" w14:paraId="44618857" w14:textId="77777777" w:rsidTr="002575C8">
        <w:trPr>
          <w:trHeight w:val="330"/>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0FD7F90" w14:textId="77777777" w:rsidR="008B7164" w:rsidRPr="006506B1" w:rsidRDefault="008B7164" w:rsidP="008B7164">
            <w:pPr>
              <w:spacing w:after="0" w:line="240" w:lineRule="auto"/>
              <w:ind w:left="0" w:firstLine="0"/>
              <w:jc w:val="center"/>
              <w:rPr>
                <w:rFonts w:ascii="宋体" w:eastAsia="宋体" w:hAnsi="宋体"/>
                <w:w w:val="95"/>
                <w:szCs w:val="21"/>
                <w:lang w:eastAsia="en-US"/>
              </w:rPr>
            </w:pPr>
            <w:r w:rsidRPr="006506B1">
              <w:rPr>
                <w:rFonts w:ascii="宋体" w:eastAsia="宋体" w:hAnsi="宋体"/>
                <w:w w:val="95"/>
                <w:szCs w:val="21"/>
                <w:lang w:eastAsia="en-US"/>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1398F2" w14:textId="77777777" w:rsidR="008B7164" w:rsidRPr="006506B1" w:rsidRDefault="008B7164" w:rsidP="008B7164">
            <w:pPr>
              <w:spacing w:after="0" w:line="240" w:lineRule="auto"/>
              <w:ind w:left="0" w:firstLine="0"/>
              <w:jc w:val="center"/>
              <w:rPr>
                <w:rFonts w:ascii="宋体" w:eastAsia="宋体" w:hAnsi="宋体"/>
                <w:w w:val="95"/>
                <w:szCs w:val="21"/>
                <w:lang w:eastAsia="en-US"/>
              </w:rPr>
            </w:pPr>
            <w:r w:rsidRPr="006506B1">
              <w:rPr>
                <w:rFonts w:ascii="宋体" w:eastAsia="宋体" w:hAnsi="宋体"/>
                <w:w w:val="95"/>
                <w:szCs w:val="21"/>
                <w:lang w:eastAsia="en-US"/>
              </w:rPr>
              <w:t>字段定义</w:t>
            </w:r>
          </w:p>
        </w:tc>
        <w:tc>
          <w:tcPr>
            <w:tcW w:w="108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2DF4977" w14:textId="4E93453F" w:rsidR="008B7164" w:rsidRPr="006506B1" w:rsidRDefault="008B7164" w:rsidP="008B7164">
            <w:pPr>
              <w:spacing w:after="0" w:line="240" w:lineRule="auto"/>
              <w:ind w:left="0" w:firstLine="0"/>
              <w:jc w:val="center"/>
              <w:rPr>
                <w:rFonts w:ascii="宋体" w:eastAsia="宋体" w:hAnsi="宋体"/>
                <w:w w:val="95"/>
                <w:szCs w:val="21"/>
                <w:lang w:eastAsia="en-US"/>
              </w:rPr>
            </w:pPr>
            <w:r w:rsidRPr="008B7164">
              <w:rPr>
                <w:rFonts w:ascii="宋体" w:eastAsia="宋体" w:hAnsi="宋体" w:cs="宋体" w:hint="eastAsia"/>
              </w:rPr>
              <w:t>长度（字节）</w:t>
            </w:r>
          </w:p>
        </w:tc>
        <w:tc>
          <w:tcPr>
            <w:tcW w:w="125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17E26E" w14:textId="4FB2A457" w:rsidR="008B7164" w:rsidRPr="006506B1" w:rsidRDefault="008B7164" w:rsidP="008B7164">
            <w:pPr>
              <w:spacing w:after="0" w:line="240" w:lineRule="auto"/>
              <w:ind w:left="0" w:firstLine="0"/>
              <w:jc w:val="center"/>
              <w:rPr>
                <w:rFonts w:ascii="宋体" w:eastAsia="宋体" w:hAnsi="宋体"/>
                <w:w w:val="95"/>
                <w:szCs w:val="21"/>
                <w:lang w:eastAsia="en-US"/>
              </w:rPr>
            </w:pPr>
            <w:r w:rsidRPr="006506B1">
              <w:rPr>
                <w:rFonts w:ascii="宋体" w:eastAsia="宋体" w:hAnsi="宋体"/>
                <w:w w:val="95"/>
                <w:szCs w:val="21"/>
                <w:lang w:eastAsia="en-US"/>
              </w:rPr>
              <w:t>参数说明</w:t>
            </w:r>
          </w:p>
        </w:tc>
        <w:tc>
          <w:tcPr>
            <w:tcW w:w="116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B1233FF" w14:textId="02D46086" w:rsidR="008B7164" w:rsidRPr="006506B1" w:rsidRDefault="008B7164" w:rsidP="008B7164">
            <w:pPr>
              <w:spacing w:after="0" w:line="240" w:lineRule="auto"/>
              <w:ind w:left="0" w:firstLine="0"/>
              <w:jc w:val="center"/>
              <w:rPr>
                <w:rFonts w:ascii="宋体" w:eastAsia="宋体" w:hAnsi="宋体"/>
                <w:w w:val="95"/>
                <w:szCs w:val="21"/>
                <w:lang w:eastAsia="en-US"/>
              </w:rPr>
            </w:pPr>
            <w:r w:rsidRPr="006506B1">
              <w:rPr>
                <w:rFonts w:ascii="宋体" w:eastAsia="宋体" w:hAnsi="宋体" w:hint="eastAsia"/>
                <w:w w:val="95"/>
                <w:szCs w:val="21"/>
                <w:lang w:eastAsia="en-US"/>
              </w:rPr>
              <w:t>备注</w:t>
            </w:r>
          </w:p>
        </w:tc>
      </w:tr>
      <w:tr w:rsidR="006506B1" w:rsidRPr="006E2E0E" w14:paraId="1377479D" w14:textId="77777777" w:rsidTr="002575C8">
        <w:trPr>
          <w:trHeight w:val="402"/>
        </w:trPr>
        <w:tc>
          <w:tcPr>
            <w:tcW w:w="498" w:type="pct"/>
            <w:tcBorders>
              <w:top w:val="single" w:sz="4" w:space="0" w:color="000000"/>
              <w:left w:val="single" w:sz="4" w:space="0" w:color="000000"/>
              <w:bottom w:val="single" w:sz="4" w:space="0" w:color="000000"/>
              <w:right w:val="single" w:sz="4" w:space="0" w:color="000000"/>
            </w:tcBorders>
            <w:shd w:val="clear" w:color="auto" w:fill="auto"/>
          </w:tcPr>
          <w:p w14:paraId="6CB84F1D" w14:textId="77777777" w:rsidR="006506B1" w:rsidRPr="006506B1" w:rsidRDefault="006506B1" w:rsidP="006506B1">
            <w:pPr>
              <w:spacing w:after="0" w:line="240" w:lineRule="auto"/>
              <w:ind w:left="0" w:firstLine="0"/>
              <w:jc w:val="center"/>
              <w:rPr>
                <w:rFonts w:ascii="宋体" w:eastAsia="宋体" w:hAnsi="宋体"/>
                <w:w w:val="95"/>
                <w:szCs w:val="21"/>
                <w:lang w:eastAsia="en-US"/>
              </w:rPr>
            </w:pPr>
            <w:r w:rsidRPr="006506B1">
              <w:rPr>
                <w:rFonts w:ascii="宋体" w:eastAsia="宋体" w:hAnsi="宋体"/>
                <w:w w:val="95"/>
                <w:szCs w:val="21"/>
                <w:lang w:eastAsia="en-US"/>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BFFFBF" w14:textId="77777777" w:rsidR="006506B1" w:rsidRPr="006506B1" w:rsidRDefault="006506B1" w:rsidP="006506B1">
            <w:pPr>
              <w:spacing w:after="0" w:line="240" w:lineRule="auto"/>
              <w:ind w:left="0" w:firstLine="0"/>
              <w:jc w:val="center"/>
              <w:rPr>
                <w:rFonts w:ascii="宋体" w:eastAsia="宋体" w:hAnsi="宋体"/>
                <w:w w:val="95"/>
                <w:szCs w:val="21"/>
                <w:lang w:eastAsia="en-US"/>
              </w:rPr>
            </w:pPr>
            <w:r w:rsidRPr="006506B1">
              <w:rPr>
                <w:rFonts w:ascii="宋体" w:eastAsia="宋体" w:hAnsi="宋体"/>
                <w:w w:val="95"/>
                <w:szCs w:val="21"/>
                <w:lang w:eastAsia="en-US"/>
              </w:rPr>
              <w:t>上报时间</w:t>
            </w:r>
          </w:p>
        </w:tc>
        <w:tc>
          <w:tcPr>
            <w:tcW w:w="1086" w:type="pct"/>
            <w:tcBorders>
              <w:top w:val="single" w:sz="4" w:space="0" w:color="000000"/>
              <w:left w:val="single" w:sz="4" w:space="0" w:color="000000"/>
              <w:bottom w:val="single" w:sz="4" w:space="0" w:color="000000"/>
              <w:right w:val="single" w:sz="4" w:space="0" w:color="000000"/>
            </w:tcBorders>
            <w:shd w:val="clear" w:color="auto" w:fill="auto"/>
          </w:tcPr>
          <w:p w14:paraId="61C33819" w14:textId="2887B7F8" w:rsidR="006506B1" w:rsidRPr="006506B1" w:rsidRDefault="006506B1" w:rsidP="006506B1">
            <w:pPr>
              <w:spacing w:after="0" w:line="240" w:lineRule="auto"/>
              <w:ind w:left="0" w:firstLine="0"/>
              <w:jc w:val="center"/>
              <w:rPr>
                <w:rFonts w:ascii="宋体" w:eastAsia="宋体" w:hAnsi="宋体"/>
                <w:w w:val="95"/>
                <w:szCs w:val="21"/>
                <w:lang w:eastAsia="en-US"/>
              </w:rPr>
            </w:pPr>
            <w:r w:rsidRPr="006506B1">
              <w:rPr>
                <w:rFonts w:ascii="宋体" w:eastAsia="宋体" w:hAnsi="宋体"/>
                <w:w w:val="95"/>
                <w:szCs w:val="21"/>
                <w:lang w:eastAsia="en-US"/>
              </w:rPr>
              <w:t>6</w:t>
            </w: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3A891E" w14:textId="1CB0CC0C" w:rsidR="006506B1" w:rsidRPr="006506B1" w:rsidRDefault="006506B1" w:rsidP="006506B1">
            <w:pPr>
              <w:spacing w:after="0"/>
              <w:ind w:left="0" w:firstLine="0"/>
              <w:rPr>
                <w:rFonts w:ascii="宋体" w:eastAsia="宋体" w:hAnsi="宋体" w:cs="宋体"/>
                <w:szCs w:val="28"/>
              </w:rPr>
            </w:pPr>
            <w:r w:rsidRPr="006506B1">
              <w:rPr>
                <w:rFonts w:ascii="宋体" w:eastAsia="宋体" w:hAnsi="宋体" w:cs="宋体"/>
                <w:szCs w:val="28"/>
              </w:rPr>
              <w:t>时间戳</w:t>
            </w:r>
          </w:p>
        </w:tc>
        <w:tc>
          <w:tcPr>
            <w:tcW w:w="11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4BFEB6" w14:textId="79A95CEA" w:rsidR="006506B1" w:rsidRPr="006E2E0E" w:rsidRDefault="006506B1" w:rsidP="006506B1">
            <w:pPr>
              <w:spacing w:after="0"/>
              <w:ind w:left="0" w:firstLine="0"/>
              <w:rPr>
                <w:rFonts w:ascii="宋体" w:eastAsia="宋体" w:hAnsi="宋体"/>
              </w:rPr>
            </w:pPr>
          </w:p>
        </w:tc>
      </w:tr>
      <w:tr w:rsidR="006506B1" w:rsidRPr="006E2E0E" w14:paraId="569FDBE9" w14:textId="77777777" w:rsidTr="002575C8">
        <w:trPr>
          <w:trHeight w:val="401"/>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030E0D" w14:textId="77777777" w:rsidR="006506B1" w:rsidRPr="006506B1" w:rsidRDefault="006506B1" w:rsidP="006506B1">
            <w:pPr>
              <w:spacing w:after="0" w:line="240" w:lineRule="auto"/>
              <w:ind w:left="0" w:firstLine="0"/>
              <w:jc w:val="center"/>
              <w:rPr>
                <w:rFonts w:ascii="宋体" w:eastAsia="宋体" w:hAnsi="宋体"/>
                <w:w w:val="95"/>
                <w:szCs w:val="21"/>
                <w:lang w:eastAsia="en-US"/>
              </w:rPr>
            </w:pPr>
            <w:r w:rsidRPr="006506B1">
              <w:rPr>
                <w:rFonts w:ascii="宋体" w:eastAsia="宋体" w:hAnsi="宋体"/>
                <w:w w:val="95"/>
                <w:szCs w:val="21"/>
                <w:lang w:eastAsia="en-US"/>
              </w:rPr>
              <w:t>2</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3EF585" w14:textId="77777777" w:rsidR="006506B1" w:rsidRPr="006506B1" w:rsidRDefault="006506B1" w:rsidP="006506B1">
            <w:pPr>
              <w:spacing w:after="0" w:line="240" w:lineRule="auto"/>
              <w:ind w:left="0" w:firstLine="0"/>
              <w:jc w:val="center"/>
              <w:rPr>
                <w:rFonts w:ascii="宋体" w:eastAsia="宋体" w:hAnsi="宋体"/>
                <w:w w:val="95"/>
                <w:szCs w:val="21"/>
                <w:lang w:eastAsia="en-US"/>
              </w:rPr>
            </w:pPr>
            <w:r w:rsidRPr="006506B1">
              <w:rPr>
                <w:rFonts w:ascii="宋体" w:eastAsia="宋体" w:hAnsi="宋体" w:hint="eastAsia"/>
                <w:w w:val="95"/>
                <w:szCs w:val="21"/>
                <w:lang w:eastAsia="en-US"/>
              </w:rPr>
              <w:t>登出原因</w:t>
            </w:r>
          </w:p>
        </w:tc>
        <w:tc>
          <w:tcPr>
            <w:tcW w:w="10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5DBF44" w14:textId="715E7A36" w:rsidR="006506B1" w:rsidRPr="006506B1" w:rsidRDefault="006506B1" w:rsidP="006506B1">
            <w:pPr>
              <w:spacing w:after="0" w:line="240" w:lineRule="auto"/>
              <w:ind w:left="0" w:firstLine="0"/>
              <w:jc w:val="center"/>
              <w:rPr>
                <w:rFonts w:ascii="宋体" w:eastAsia="宋体" w:hAnsi="宋体"/>
                <w:w w:val="95"/>
                <w:szCs w:val="21"/>
                <w:lang w:eastAsia="en-US"/>
              </w:rPr>
            </w:pPr>
            <w:r w:rsidRPr="006506B1">
              <w:rPr>
                <w:rFonts w:ascii="宋体" w:eastAsia="宋体" w:hAnsi="宋体"/>
                <w:w w:val="95"/>
                <w:szCs w:val="21"/>
                <w:lang w:eastAsia="en-US"/>
              </w:rPr>
              <w:t>1</w:t>
            </w:r>
          </w:p>
        </w:tc>
        <w:tc>
          <w:tcPr>
            <w:tcW w:w="125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AAE95A" w14:textId="77777777" w:rsidR="006506B1" w:rsidRPr="006506B1" w:rsidRDefault="006506B1" w:rsidP="006506B1">
            <w:pPr>
              <w:spacing w:after="0"/>
              <w:ind w:left="0" w:firstLine="0"/>
              <w:rPr>
                <w:rFonts w:ascii="宋体" w:eastAsia="宋体" w:hAnsi="宋体" w:cs="宋体"/>
                <w:szCs w:val="28"/>
              </w:rPr>
            </w:pPr>
            <w:r w:rsidRPr="006506B1">
              <w:rPr>
                <w:rFonts w:ascii="宋体" w:eastAsia="宋体" w:hAnsi="宋体" w:cs="宋体"/>
                <w:szCs w:val="28"/>
              </w:rPr>
              <w:t>0</w:t>
            </w:r>
            <w:r w:rsidRPr="006506B1">
              <w:rPr>
                <w:rFonts w:ascii="宋体" w:eastAsia="宋体" w:hAnsi="宋体" w:cs="宋体" w:hint="eastAsia"/>
                <w:szCs w:val="28"/>
              </w:rPr>
              <w:t>x</w:t>
            </w:r>
            <w:r w:rsidRPr="006506B1">
              <w:rPr>
                <w:rFonts w:ascii="宋体" w:eastAsia="宋体" w:hAnsi="宋体" w:cs="宋体"/>
                <w:szCs w:val="28"/>
              </w:rPr>
              <w:t>0</w:t>
            </w:r>
            <w:r w:rsidRPr="006506B1">
              <w:rPr>
                <w:rFonts w:ascii="宋体" w:eastAsia="宋体" w:hAnsi="宋体" w:cs="宋体" w:hint="eastAsia"/>
                <w:szCs w:val="28"/>
              </w:rPr>
              <w:t>：设备休眠；</w:t>
            </w:r>
          </w:p>
          <w:p w14:paraId="5BC721BF" w14:textId="77777777" w:rsidR="006506B1" w:rsidRPr="006506B1" w:rsidRDefault="006506B1" w:rsidP="006506B1">
            <w:pPr>
              <w:spacing w:after="0"/>
              <w:ind w:left="0" w:firstLine="0"/>
              <w:rPr>
                <w:rFonts w:ascii="宋体" w:eastAsia="宋体" w:hAnsi="宋体" w:cs="宋体"/>
                <w:szCs w:val="28"/>
              </w:rPr>
            </w:pPr>
            <w:r w:rsidRPr="006506B1">
              <w:rPr>
                <w:rFonts w:ascii="宋体" w:eastAsia="宋体" w:hAnsi="宋体" w:cs="宋体"/>
                <w:szCs w:val="28"/>
              </w:rPr>
              <w:t>0x1</w:t>
            </w:r>
            <w:r w:rsidRPr="006506B1">
              <w:rPr>
                <w:rFonts w:ascii="宋体" w:eastAsia="宋体" w:hAnsi="宋体" w:cs="宋体" w:hint="eastAsia"/>
                <w:szCs w:val="28"/>
              </w:rPr>
              <w:t>：外围电源掉电；</w:t>
            </w:r>
          </w:p>
          <w:p w14:paraId="01668690" w14:textId="77777777" w:rsidR="006506B1" w:rsidRPr="006506B1" w:rsidRDefault="006506B1" w:rsidP="006506B1">
            <w:pPr>
              <w:spacing w:after="0"/>
              <w:ind w:left="0" w:firstLine="0"/>
              <w:rPr>
                <w:rFonts w:ascii="宋体" w:eastAsia="宋体" w:hAnsi="宋体" w:cs="宋体"/>
                <w:szCs w:val="28"/>
              </w:rPr>
            </w:pPr>
            <w:r w:rsidRPr="006506B1">
              <w:rPr>
                <w:rFonts w:ascii="宋体" w:eastAsia="宋体" w:hAnsi="宋体" w:cs="宋体" w:hint="eastAsia"/>
                <w:szCs w:val="28"/>
              </w:rPr>
              <w:t>0</w:t>
            </w:r>
            <w:r w:rsidRPr="006506B1">
              <w:rPr>
                <w:rFonts w:ascii="宋体" w:eastAsia="宋体" w:hAnsi="宋体" w:cs="宋体"/>
                <w:szCs w:val="28"/>
              </w:rPr>
              <w:t>x2</w:t>
            </w:r>
            <w:r w:rsidRPr="006506B1">
              <w:rPr>
                <w:rFonts w:ascii="宋体" w:eastAsia="宋体" w:hAnsi="宋体" w:cs="宋体" w:hint="eastAsia"/>
                <w:szCs w:val="28"/>
              </w:rPr>
              <w:t>：收到重启或其他平台指令；</w:t>
            </w:r>
          </w:p>
          <w:p w14:paraId="5545048C" w14:textId="77777777" w:rsidR="006506B1" w:rsidRPr="006506B1" w:rsidRDefault="006506B1" w:rsidP="006506B1">
            <w:pPr>
              <w:spacing w:after="0"/>
              <w:ind w:left="0" w:firstLine="0"/>
              <w:rPr>
                <w:rFonts w:ascii="宋体" w:eastAsia="宋体" w:hAnsi="宋体" w:cs="宋体"/>
                <w:szCs w:val="28"/>
              </w:rPr>
            </w:pPr>
            <w:r w:rsidRPr="006506B1">
              <w:rPr>
                <w:rFonts w:ascii="宋体" w:eastAsia="宋体" w:hAnsi="宋体" w:cs="宋体" w:hint="eastAsia"/>
                <w:szCs w:val="28"/>
              </w:rPr>
              <w:t>0x</w:t>
            </w:r>
            <w:r w:rsidRPr="006506B1">
              <w:rPr>
                <w:rFonts w:ascii="宋体" w:eastAsia="宋体" w:hAnsi="宋体" w:cs="宋体"/>
                <w:szCs w:val="28"/>
              </w:rPr>
              <w:t>3</w:t>
            </w:r>
            <w:r w:rsidRPr="006506B1">
              <w:rPr>
                <w:rFonts w:ascii="宋体" w:eastAsia="宋体" w:hAnsi="宋体" w:cs="宋体" w:hint="eastAsia"/>
                <w:szCs w:val="28"/>
              </w:rPr>
              <w:t>：CAN数据异常；</w:t>
            </w:r>
          </w:p>
          <w:p w14:paraId="53CC5E94" w14:textId="77777777" w:rsidR="006506B1" w:rsidRPr="006506B1" w:rsidRDefault="006506B1" w:rsidP="006506B1">
            <w:pPr>
              <w:spacing w:after="0"/>
              <w:ind w:left="0" w:firstLine="0"/>
              <w:rPr>
                <w:rFonts w:ascii="宋体" w:eastAsia="宋体" w:hAnsi="宋体" w:cs="宋体"/>
                <w:szCs w:val="28"/>
              </w:rPr>
            </w:pPr>
            <w:r w:rsidRPr="006506B1">
              <w:rPr>
                <w:rFonts w:ascii="宋体" w:eastAsia="宋体" w:hAnsi="宋体" w:cs="宋体" w:hint="eastAsia"/>
                <w:szCs w:val="28"/>
              </w:rPr>
              <w:t>0x</w:t>
            </w:r>
            <w:r w:rsidRPr="006506B1">
              <w:rPr>
                <w:rFonts w:ascii="宋体" w:eastAsia="宋体" w:hAnsi="宋体" w:cs="宋体"/>
                <w:szCs w:val="28"/>
              </w:rPr>
              <w:t>4</w:t>
            </w:r>
            <w:r w:rsidRPr="006506B1">
              <w:rPr>
                <w:rFonts w:ascii="宋体" w:eastAsia="宋体" w:hAnsi="宋体" w:cs="宋体" w:hint="eastAsia"/>
                <w:szCs w:val="28"/>
              </w:rPr>
              <w:t>：4G网络异常；</w:t>
            </w:r>
          </w:p>
          <w:p w14:paraId="03D7CD69" w14:textId="62553266" w:rsidR="006506B1" w:rsidRPr="006506B1" w:rsidRDefault="006506B1" w:rsidP="006506B1">
            <w:pPr>
              <w:spacing w:after="0"/>
              <w:ind w:left="0" w:firstLine="0"/>
              <w:rPr>
                <w:rFonts w:ascii="宋体" w:eastAsia="宋体" w:hAnsi="宋体" w:cs="宋体"/>
                <w:szCs w:val="28"/>
              </w:rPr>
            </w:pPr>
            <w:r w:rsidRPr="006506B1">
              <w:rPr>
                <w:rFonts w:ascii="宋体" w:eastAsia="宋体" w:hAnsi="宋体" w:cs="宋体" w:hint="eastAsia"/>
                <w:szCs w:val="28"/>
              </w:rPr>
              <w:t>0x</w:t>
            </w:r>
            <w:r w:rsidRPr="006506B1">
              <w:rPr>
                <w:rFonts w:ascii="宋体" w:eastAsia="宋体" w:hAnsi="宋体" w:cs="宋体"/>
                <w:szCs w:val="28"/>
              </w:rPr>
              <w:t>5</w:t>
            </w:r>
            <w:r w:rsidRPr="006506B1">
              <w:rPr>
                <w:rFonts w:ascii="宋体" w:eastAsia="宋体" w:hAnsi="宋体" w:cs="宋体" w:hint="eastAsia"/>
                <w:szCs w:val="28"/>
              </w:rPr>
              <w:t>：未知原因；</w:t>
            </w:r>
          </w:p>
        </w:tc>
        <w:tc>
          <w:tcPr>
            <w:tcW w:w="11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8118C4" w14:textId="55B50D58" w:rsidR="006506B1" w:rsidRPr="006E2E0E" w:rsidRDefault="006506B1" w:rsidP="006506B1">
            <w:pPr>
              <w:spacing w:after="0"/>
              <w:ind w:left="0" w:firstLine="0"/>
              <w:rPr>
                <w:rFonts w:ascii="宋体" w:eastAsia="宋体" w:hAnsi="宋体"/>
              </w:rPr>
            </w:pPr>
          </w:p>
        </w:tc>
      </w:tr>
    </w:tbl>
    <w:p w14:paraId="7F511ADD" w14:textId="69C82386" w:rsidR="006506B1" w:rsidRDefault="006506B1">
      <w:pPr>
        <w:rPr>
          <w:rFonts w:eastAsiaTheme="minorEastAsia"/>
        </w:rPr>
      </w:pPr>
    </w:p>
    <w:p w14:paraId="3E07B567" w14:textId="3A0F2D21" w:rsidR="006506B1" w:rsidRPr="006506B1" w:rsidRDefault="006506B1" w:rsidP="006506B1">
      <w:pPr>
        <w:spacing w:after="0" w:line="400" w:lineRule="exact"/>
        <w:ind w:left="0" w:firstLine="0"/>
        <w:jc w:val="center"/>
        <w:rPr>
          <w:rFonts w:ascii="宋体" w:eastAsia="宋体" w:hAnsi="宋体"/>
        </w:rPr>
      </w:pPr>
      <w:r w:rsidRPr="006506B1">
        <w:rPr>
          <w:rFonts w:ascii="宋体" w:eastAsia="宋体" w:hAnsi="宋体" w:hint="eastAsia"/>
        </w:rPr>
        <w:t>表</w:t>
      </w:r>
      <w:r w:rsidR="00C01350">
        <w:rPr>
          <w:rFonts w:ascii="宋体" w:eastAsia="宋体" w:hAnsi="宋体" w:hint="eastAsia"/>
        </w:rPr>
        <w:t>3</w:t>
      </w:r>
      <w:r w:rsidR="00C01350">
        <w:rPr>
          <w:rFonts w:ascii="宋体" w:eastAsia="宋体" w:hAnsi="宋体"/>
        </w:rPr>
        <w:t>-</w:t>
      </w:r>
      <w:r w:rsidRPr="006506B1">
        <w:rPr>
          <w:rFonts w:ascii="宋体" w:eastAsia="宋体" w:hAnsi="宋体" w:hint="eastAsia"/>
        </w:rPr>
        <w:t>1</w:t>
      </w:r>
      <w:r w:rsidRPr="006506B1">
        <w:rPr>
          <w:rFonts w:ascii="宋体" w:eastAsia="宋体" w:hAnsi="宋体"/>
        </w:rPr>
        <w:t xml:space="preserve">2 </w:t>
      </w:r>
      <w:r w:rsidR="00C01350">
        <w:rPr>
          <w:rFonts w:ascii="宋体" w:eastAsia="宋体" w:hAnsi="宋体" w:hint="eastAsia"/>
        </w:rPr>
        <w:t>平台</w:t>
      </w:r>
      <w:r w:rsidRPr="006506B1">
        <w:rPr>
          <w:rFonts w:ascii="宋体" w:eastAsia="宋体" w:hAnsi="宋体" w:hint="eastAsia"/>
        </w:rPr>
        <w:t>应答</w:t>
      </w:r>
      <w:r w:rsidRPr="006506B1">
        <w:rPr>
          <w:rFonts w:ascii="宋体" w:eastAsia="宋体" w:hAnsi="宋体"/>
        </w:rPr>
        <w:t>—0</w:t>
      </w:r>
      <w:r w:rsidRPr="006506B1">
        <w:rPr>
          <w:rFonts w:ascii="宋体" w:eastAsia="宋体" w:hAnsi="宋体" w:hint="eastAsia"/>
        </w:rPr>
        <w:t>x</w:t>
      </w:r>
      <w:r>
        <w:rPr>
          <w:rFonts w:ascii="宋体" w:eastAsia="宋体" w:hAnsi="宋体"/>
        </w:rPr>
        <w:t>cb</w:t>
      </w:r>
    </w:p>
    <w:tbl>
      <w:tblPr>
        <w:tblW w:w="5000" w:type="pct"/>
        <w:tblCellMar>
          <w:top w:w="87" w:type="dxa"/>
          <w:left w:w="107" w:type="dxa"/>
          <w:right w:w="205" w:type="dxa"/>
        </w:tblCellMar>
        <w:tblLook w:val="0000" w:firstRow="0" w:lastRow="0" w:firstColumn="0" w:lastColumn="0" w:noHBand="0" w:noVBand="0"/>
      </w:tblPr>
      <w:tblGrid>
        <w:gridCol w:w="846"/>
        <w:gridCol w:w="1700"/>
        <w:gridCol w:w="1845"/>
        <w:gridCol w:w="2128"/>
        <w:gridCol w:w="1974"/>
      </w:tblGrid>
      <w:tr w:rsidR="00D742C1" w:rsidRPr="006E2E0E" w14:paraId="72EB6124" w14:textId="77777777" w:rsidTr="008B7164">
        <w:trPr>
          <w:trHeight w:val="57"/>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BD29637" w14:textId="54E73271" w:rsidR="008B7164" w:rsidRPr="006E2E0E" w:rsidRDefault="008B7164" w:rsidP="008B7164">
            <w:pPr>
              <w:spacing w:after="0"/>
              <w:ind w:left="97" w:firstLine="0"/>
              <w:jc w:val="center"/>
              <w:rPr>
                <w:rFonts w:ascii="宋体" w:eastAsia="宋体" w:hAnsi="宋体" w:cs="Calibri"/>
                <w:sz w:val="18"/>
              </w:rPr>
            </w:pPr>
            <w:r w:rsidRPr="006506B1">
              <w:rPr>
                <w:rFonts w:ascii="宋体" w:eastAsia="宋体" w:hAnsi="宋体"/>
                <w:w w:val="95"/>
                <w:szCs w:val="21"/>
                <w:lang w:eastAsia="en-US"/>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8D96D48" w14:textId="448700C0" w:rsidR="008B7164" w:rsidRPr="006E2E0E" w:rsidRDefault="008B7164" w:rsidP="008B7164">
            <w:pPr>
              <w:spacing w:after="0"/>
              <w:ind w:left="95" w:firstLine="0"/>
              <w:jc w:val="center"/>
              <w:rPr>
                <w:rFonts w:ascii="宋体" w:eastAsia="宋体" w:hAnsi="宋体" w:cs="宋体"/>
                <w:sz w:val="18"/>
              </w:rPr>
            </w:pPr>
            <w:r w:rsidRPr="006506B1">
              <w:rPr>
                <w:rFonts w:ascii="宋体" w:eastAsia="宋体" w:hAnsi="宋体"/>
                <w:w w:val="95"/>
                <w:szCs w:val="21"/>
                <w:lang w:eastAsia="en-US"/>
              </w:rPr>
              <w:t>字段定义</w:t>
            </w:r>
          </w:p>
        </w:tc>
        <w:tc>
          <w:tcPr>
            <w:tcW w:w="108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4250ED" w14:textId="70FEB936" w:rsidR="008B7164" w:rsidRPr="006E2E0E" w:rsidRDefault="008B7164" w:rsidP="008B7164">
            <w:pPr>
              <w:spacing w:after="0"/>
              <w:ind w:left="99" w:firstLine="0"/>
              <w:jc w:val="center"/>
              <w:rPr>
                <w:rFonts w:ascii="宋体" w:eastAsia="宋体" w:hAnsi="宋体" w:cs="Calibri"/>
                <w:sz w:val="18"/>
              </w:rPr>
            </w:pPr>
            <w:r w:rsidRPr="008B7164">
              <w:rPr>
                <w:rFonts w:ascii="宋体" w:eastAsia="宋体" w:hAnsi="宋体" w:cs="宋体" w:hint="eastAsia"/>
              </w:rPr>
              <w:t>长度（字节）</w:t>
            </w:r>
          </w:p>
        </w:tc>
        <w:tc>
          <w:tcPr>
            <w:tcW w:w="125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32771FC" w14:textId="221A1BAA" w:rsidR="008B7164" w:rsidRPr="006506B1" w:rsidRDefault="008B7164" w:rsidP="008B7164">
            <w:pPr>
              <w:spacing w:after="79"/>
              <w:ind w:left="0" w:firstLine="0"/>
              <w:jc w:val="center"/>
              <w:rPr>
                <w:rFonts w:ascii="宋体" w:eastAsia="宋体" w:hAnsi="宋体" w:cs="Calibri"/>
                <w:sz w:val="18"/>
              </w:rPr>
            </w:pPr>
            <w:r w:rsidRPr="006506B1">
              <w:rPr>
                <w:rFonts w:ascii="宋体" w:eastAsia="宋体" w:hAnsi="宋体"/>
                <w:w w:val="95"/>
                <w:szCs w:val="21"/>
                <w:lang w:eastAsia="en-US"/>
              </w:rPr>
              <w:t>参数说明</w:t>
            </w:r>
          </w:p>
        </w:tc>
        <w:tc>
          <w:tcPr>
            <w:tcW w:w="116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B4C9AE1" w14:textId="5EA40F90" w:rsidR="008B7164" w:rsidRPr="006E2E0E" w:rsidDel="006506B1" w:rsidRDefault="008B7164" w:rsidP="008B7164">
            <w:pPr>
              <w:spacing w:after="86"/>
              <w:ind w:left="0" w:firstLine="0"/>
              <w:jc w:val="center"/>
              <w:rPr>
                <w:rFonts w:ascii="宋体" w:eastAsia="宋体" w:hAnsi="宋体" w:cs="Calibri"/>
                <w:sz w:val="18"/>
              </w:rPr>
            </w:pPr>
            <w:r w:rsidRPr="006506B1">
              <w:rPr>
                <w:rFonts w:ascii="宋体" w:eastAsia="宋体" w:hAnsi="宋体" w:hint="eastAsia"/>
                <w:w w:val="95"/>
                <w:szCs w:val="21"/>
                <w:lang w:eastAsia="en-US"/>
              </w:rPr>
              <w:t>备注</w:t>
            </w:r>
          </w:p>
        </w:tc>
      </w:tr>
      <w:tr w:rsidR="00DF5B7A" w:rsidRPr="006E2E0E" w14:paraId="5284BCD9" w14:textId="77777777" w:rsidTr="008B7164">
        <w:trPr>
          <w:trHeight w:val="596"/>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469390" w14:textId="77777777" w:rsidR="006506B1" w:rsidRPr="008B7164" w:rsidRDefault="006506B1" w:rsidP="00D05B3B">
            <w:pPr>
              <w:spacing w:after="0"/>
              <w:ind w:left="97" w:firstLine="0"/>
              <w:jc w:val="center"/>
              <w:rPr>
                <w:rFonts w:ascii="宋体" w:eastAsia="宋体" w:hAnsi="宋体"/>
                <w:szCs w:val="28"/>
              </w:rPr>
            </w:pPr>
            <w:r w:rsidRPr="008B7164">
              <w:rPr>
                <w:rFonts w:ascii="宋体" w:eastAsia="宋体" w:hAnsi="宋体" w:cs="Calibri"/>
                <w:szCs w:val="28"/>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97F317" w14:textId="77777777" w:rsidR="006506B1" w:rsidRPr="008B7164" w:rsidRDefault="006506B1" w:rsidP="00D05B3B">
            <w:pPr>
              <w:spacing w:after="0"/>
              <w:ind w:left="95" w:firstLine="0"/>
              <w:jc w:val="center"/>
              <w:rPr>
                <w:rFonts w:ascii="宋体" w:eastAsia="宋体" w:hAnsi="宋体"/>
                <w:szCs w:val="28"/>
              </w:rPr>
            </w:pPr>
            <w:r w:rsidRPr="008B7164">
              <w:rPr>
                <w:rFonts w:ascii="宋体" w:eastAsia="宋体" w:hAnsi="宋体" w:cs="宋体"/>
                <w:szCs w:val="28"/>
              </w:rPr>
              <w:t>执行结果</w:t>
            </w:r>
          </w:p>
        </w:tc>
        <w:tc>
          <w:tcPr>
            <w:tcW w:w="10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556737" w14:textId="1DCDCB5A" w:rsidR="006506B1" w:rsidRPr="008B7164" w:rsidRDefault="006506B1" w:rsidP="00D05B3B">
            <w:pPr>
              <w:spacing w:after="0"/>
              <w:ind w:left="99" w:firstLine="0"/>
              <w:jc w:val="center"/>
              <w:rPr>
                <w:rFonts w:ascii="宋体" w:eastAsia="宋体" w:hAnsi="宋体"/>
                <w:szCs w:val="28"/>
              </w:rPr>
            </w:pPr>
            <w:r w:rsidRPr="008B7164">
              <w:rPr>
                <w:rFonts w:ascii="宋体" w:eastAsia="宋体" w:hAnsi="宋体" w:cs="Calibri"/>
                <w:szCs w:val="28"/>
              </w:rPr>
              <w:t>1</w:t>
            </w:r>
          </w:p>
        </w:tc>
        <w:tc>
          <w:tcPr>
            <w:tcW w:w="1253" w:type="pct"/>
            <w:tcBorders>
              <w:top w:val="single" w:sz="4" w:space="0" w:color="000000"/>
              <w:left w:val="single" w:sz="4" w:space="0" w:color="000000"/>
              <w:bottom w:val="single" w:sz="4" w:space="0" w:color="000000"/>
              <w:right w:val="single" w:sz="4" w:space="0" w:color="000000"/>
            </w:tcBorders>
          </w:tcPr>
          <w:p w14:paraId="040B78AF" w14:textId="77777777" w:rsidR="006506B1" w:rsidRPr="008B7164" w:rsidRDefault="006506B1" w:rsidP="006506B1">
            <w:pPr>
              <w:spacing w:after="79"/>
              <w:ind w:left="0" w:firstLine="0"/>
              <w:rPr>
                <w:rFonts w:ascii="宋体" w:eastAsia="宋体" w:hAnsi="宋体" w:cs="Calibri"/>
                <w:szCs w:val="28"/>
              </w:rPr>
            </w:pPr>
            <w:r w:rsidRPr="008B7164">
              <w:rPr>
                <w:rFonts w:ascii="宋体" w:eastAsia="宋体" w:hAnsi="宋体" w:cs="Calibri"/>
                <w:szCs w:val="28"/>
              </w:rPr>
              <w:t>0x00</w:t>
            </w:r>
            <w:r w:rsidRPr="008B7164">
              <w:rPr>
                <w:rFonts w:ascii="宋体" w:eastAsia="宋体" w:hAnsi="宋体" w:cs="Calibri" w:hint="eastAsia"/>
                <w:szCs w:val="28"/>
              </w:rPr>
              <w:t>：成功</w:t>
            </w:r>
          </w:p>
          <w:p w14:paraId="339B18A9" w14:textId="4721764A" w:rsidR="006506B1" w:rsidRPr="008B7164" w:rsidRDefault="006506B1" w:rsidP="006506B1">
            <w:pPr>
              <w:spacing w:after="79"/>
              <w:ind w:left="0" w:firstLine="0"/>
              <w:rPr>
                <w:rFonts w:ascii="宋体" w:eastAsia="宋体" w:hAnsi="宋体" w:cs="Calibri"/>
                <w:szCs w:val="28"/>
              </w:rPr>
            </w:pPr>
            <w:r w:rsidRPr="008B7164">
              <w:rPr>
                <w:rFonts w:ascii="宋体" w:eastAsia="宋体" w:hAnsi="宋体" w:cs="Calibri"/>
                <w:szCs w:val="28"/>
              </w:rPr>
              <w:t>0x01</w:t>
            </w:r>
            <w:r w:rsidRPr="008B7164">
              <w:rPr>
                <w:rFonts w:ascii="宋体" w:eastAsia="宋体" w:hAnsi="宋体" w:cs="Calibri" w:hint="eastAsia"/>
                <w:szCs w:val="28"/>
              </w:rPr>
              <w:t>：失败</w:t>
            </w:r>
          </w:p>
        </w:tc>
        <w:tc>
          <w:tcPr>
            <w:tcW w:w="1162" w:type="pct"/>
            <w:tcBorders>
              <w:top w:val="single" w:sz="4" w:space="0" w:color="000000"/>
              <w:left w:val="single" w:sz="4" w:space="0" w:color="000000"/>
              <w:bottom w:val="single" w:sz="4" w:space="0" w:color="000000"/>
              <w:right w:val="single" w:sz="4" w:space="0" w:color="000000"/>
            </w:tcBorders>
            <w:shd w:val="clear" w:color="auto" w:fill="auto"/>
          </w:tcPr>
          <w:p w14:paraId="218A5251" w14:textId="5BB46AA1" w:rsidR="006506B1" w:rsidRPr="006E2E0E" w:rsidRDefault="006506B1" w:rsidP="00D05B3B">
            <w:pPr>
              <w:spacing w:after="86"/>
              <w:ind w:left="0" w:firstLine="0"/>
              <w:rPr>
                <w:rFonts w:ascii="宋体" w:eastAsia="宋体" w:hAnsi="宋体"/>
              </w:rPr>
            </w:pPr>
          </w:p>
        </w:tc>
      </w:tr>
    </w:tbl>
    <w:p w14:paraId="494DBF5A" w14:textId="77777777" w:rsidR="008C0DAE" w:rsidRDefault="008C0DAE" w:rsidP="008C0DAE">
      <w:pPr>
        <w:rPr>
          <w:rFonts w:ascii="宋体" w:eastAsia="宋体" w:hAnsi="宋体"/>
        </w:rPr>
      </w:pPr>
    </w:p>
    <w:p w14:paraId="46B2B676" w14:textId="77777777" w:rsidR="008C0DAE" w:rsidRPr="006506B1" w:rsidRDefault="008C0DAE" w:rsidP="002575C8">
      <w:pPr>
        <w:pStyle w:val="2"/>
        <w:numPr>
          <w:ilvl w:val="2"/>
          <w:numId w:val="15"/>
        </w:numPr>
        <w:spacing w:beforeLines="50" w:before="120" w:after="0"/>
        <w:rPr>
          <w:rFonts w:ascii="黑体" w:eastAsia="黑体" w:hAnsi="黑体"/>
          <w:b w:val="0"/>
          <w:sz w:val="21"/>
          <w:szCs w:val="21"/>
        </w:rPr>
      </w:pPr>
      <w:bookmarkStart w:id="893" w:name="_Toc118125462"/>
      <w:bookmarkStart w:id="894" w:name="_Toc119050742"/>
      <w:bookmarkStart w:id="895" w:name="_终端连接换电站信息（0x2c）"/>
      <w:r w:rsidRPr="006506B1">
        <w:rPr>
          <w:rFonts w:ascii="黑体" w:eastAsia="黑体" w:hAnsi="黑体"/>
          <w:b w:val="0"/>
          <w:sz w:val="21"/>
          <w:szCs w:val="21"/>
        </w:rPr>
        <w:t>终端</w:t>
      </w:r>
      <w:r w:rsidRPr="006506B1">
        <w:rPr>
          <w:rFonts w:ascii="黑体" w:eastAsia="黑体" w:hAnsi="黑体" w:hint="eastAsia"/>
          <w:b w:val="0"/>
          <w:sz w:val="21"/>
          <w:szCs w:val="21"/>
        </w:rPr>
        <w:t>连接换电站信息</w:t>
      </w:r>
      <w:r w:rsidRPr="006506B1">
        <w:rPr>
          <w:rFonts w:ascii="黑体" w:eastAsia="黑体" w:hAnsi="黑体"/>
          <w:b w:val="0"/>
          <w:sz w:val="21"/>
          <w:szCs w:val="21"/>
        </w:rPr>
        <w:t>（0x</w:t>
      </w:r>
      <w:r w:rsidRPr="006506B1">
        <w:rPr>
          <w:rFonts w:ascii="黑体" w:eastAsia="黑体" w:hAnsi="黑体" w:hint="eastAsia"/>
          <w:b w:val="0"/>
          <w:sz w:val="21"/>
          <w:szCs w:val="21"/>
        </w:rPr>
        <w:t>2c</w:t>
      </w:r>
      <w:r w:rsidRPr="006506B1">
        <w:rPr>
          <w:rFonts w:ascii="黑体" w:eastAsia="黑体" w:hAnsi="黑体"/>
          <w:b w:val="0"/>
          <w:sz w:val="21"/>
          <w:szCs w:val="21"/>
        </w:rPr>
        <w:t>）</w:t>
      </w:r>
      <w:bookmarkEnd w:id="893"/>
      <w:bookmarkEnd w:id="894"/>
    </w:p>
    <w:bookmarkEnd w:id="895"/>
    <w:p w14:paraId="510EB3BE" w14:textId="0C50889F" w:rsidR="008C0DAE" w:rsidRDefault="008C0DAE" w:rsidP="00E4340B">
      <w:pPr>
        <w:spacing w:after="0" w:line="400" w:lineRule="exact"/>
        <w:ind w:left="0" w:firstLineChars="200" w:firstLine="420"/>
        <w:rPr>
          <w:rFonts w:ascii="宋体" w:eastAsia="宋体" w:hAnsi="宋体" w:cs="宋体"/>
        </w:rPr>
      </w:pPr>
      <w:r>
        <w:rPr>
          <w:rFonts w:ascii="宋体" w:eastAsia="宋体" w:hAnsi="宋体" w:cs="宋体"/>
        </w:rPr>
        <w:t>说明：</w:t>
      </w:r>
      <w:r>
        <w:rPr>
          <w:rFonts w:ascii="宋体" w:eastAsia="宋体" w:hAnsi="宋体" w:cs="宋体" w:hint="eastAsia"/>
        </w:rPr>
        <w:t>终端在ACC OFF后上报连接换电站信息，当ACC OFF变ACC ON延迟30秒上报/休眠</w:t>
      </w:r>
      <w:r>
        <w:rPr>
          <w:rFonts w:ascii="宋体" w:eastAsia="宋体" w:hAnsi="宋体" w:cs="宋体"/>
        </w:rPr>
        <w:t>。</w:t>
      </w:r>
    </w:p>
    <w:p w14:paraId="0895EDB5" w14:textId="724BAD42" w:rsidR="00E4340B" w:rsidRDefault="00E4340B" w:rsidP="00E4340B">
      <w:pPr>
        <w:spacing w:after="0" w:line="400" w:lineRule="exact"/>
        <w:ind w:left="0" w:firstLine="0"/>
        <w:jc w:val="center"/>
        <w:rPr>
          <w:rFonts w:ascii="宋体" w:eastAsia="宋体" w:hAnsi="宋体"/>
        </w:rPr>
      </w:pPr>
      <w:r>
        <w:rPr>
          <w:rFonts w:ascii="宋体" w:eastAsia="宋体" w:hAnsi="宋体" w:cs="宋体" w:hint="eastAsia"/>
        </w:rPr>
        <w:t>表</w:t>
      </w:r>
      <w:r w:rsidR="00C01350">
        <w:rPr>
          <w:rFonts w:ascii="宋体" w:eastAsia="宋体" w:hAnsi="宋体" w:cs="宋体" w:hint="eastAsia"/>
        </w:rPr>
        <w:t>3</w:t>
      </w:r>
      <w:r w:rsidR="00C01350">
        <w:rPr>
          <w:rFonts w:ascii="宋体" w:eastAsia="宋体" w:hAnsi="宋体" w:cs="宋体"/>
        </w:rPr>
        <w:t>-</w:t>
      </w:r>
      <w:r>
        <w:rPr>
          <w:rFonts w:ascii="宋体" w:eastAsia="宋体" w:hAnsi="宋体" w:cs="宋体" w:hint="eastAsia"/>
        </w:rPr>
        <w:t>1</w:t>
      </w:r>
      <w:r>
        <w:rPr>
          <w:rFonts w:ascii="宋体" w:eastAsia="宋体" w:hAnsi="宋体" w:cs="宋体"/>
        </w:rPr>
        <w:t xml:space="preserve">3 </w:t>
      </w:r>
      <w:r>
        <w:rPr>
          <w:rFonts w:ascii="宋体" w:eastAsia="宋体" w:hAnsi="宋体" w:cs="宋体" w:hint="eastAsia"/>
        </w:rPr>
        <w:t>消息上报</w:t>
      </w:r>
      <w:r>
        <w:rPr>
          <w:rFonts w:ascii="宋体" w:eastAsia="宋体" w:hAnsi="宋体" w:cs="宋体"/>
        </w:rPr>
        <w:t>—0x2c</w:t>
      </w:r>
    </w:p>
    <w:tbl>
      <w:tblPr>
        <w:tblW w:w="5000" w:type="pct"/>
        <w:tblLayout w:type="fixed"/>
        <w:tblCellMar>
          <w:top w:w="114" w:type="dxa"/>
          <w:left w:w="201" w:type="dxa"/>
          <w:right w:w="205" w:type="dxa"/>
        </w:tblCellMar>
        <w:tblLook w:val="0000" w:firstRow="0" w:lastRow="0" w:firstColumn="0" w:lastColumn="0" w:noHBand="0" w:noVBand="0"/>
      </w:tblPr>
      <w:tblGrid>
        <w:gridCol w:w="848"/>
        <w:gridCol w:w="1700"/>
        <w:gridCol w:w="1841"/>
        <w:gridCol w:w="2127"/>
        <w:gridCol w:w="1977"/>
      </w:tblGrid>
      <w:tr w:rsidR="008B7164" w:rsidRPr="006E2E0E" w14:paraId="23E0B05E" w14:textId="2E37D8F6" w:rsidTr="008B7164">
        <w:trPr>
          <w:trHeight w:val="150"/>
        </w:trPr>
        <w:tc>
          <w:tcPr>
            <w:tcW w:w="49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C1268EC" w14:textId="336B87DE" w:rsidR="008B7164" w:rsidRPr="00E4340B" w:rsidRDefault="008B7164" w:rsidP="008B7164">
            <w:pPr>
              <w:spacing w:after="0"/>
              <w:ind w:left="0" w:firstLine="0"/>
              <w:rPr>
                <w:rFonts w:ascii="宋体" w:eastAsia="宋体" w:hAnsi="宋体"/>
                <w:w w:val="95"/>
                <w:szCs w:val="21"/>
                <w:lang w:eastAsia="en-US"/>
              </w:rPr>
            </w:pPr>
            <w:r w:rsidRPr="00E4340B">
              <w:rPr>
                <w:rFonts w:ascii="宋体" w:eastAsia="宋体" w:hAnsi="宋体"/>
                <w:w w:val="95"/>
                <w:szCs w:val="21"/>
                <w:lang w:eastAsia="en-US"/>
              </w:rPr>
              <w:t>序</w:t>
            </w:r>
            <w:r>
              <w:rPr>
                <w:rFonts w:ascii="宋体" w:eastAsia="宋体" w:hAnsi="宋体" w:hint="eastAsia"/>
                <w:w w:val="95"/>
                <w:szCs w:val="21"/>
              </w:rPr>
              <w:t>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500AF7" w14:textId="77777777" w:rsidR="008B7164" w:rsidRPr="00E4340B" w:rsidRDefault="008B7164" w:rsidP="008B7164">
            <w:pPr>
              <w:spacing w:after="0"/>
              <w:ind w:left="97" w:firstLine="0"/>
              <w:jc w:val="center"/>
              <w:rPr>
                <w:rFonts w:ascii="宋体" w:eastAsia="宋体" w:hAnsi="宋体"/>
                <w:w w:val="95"/>
                <w:szCs w:val="21"/>
                <w:lang w:eastAsia="en-US"/>
              </w:rPr>
            </w:pPr>
            <w:r w:rsidRPr="00E4340B">
              <w:rPr>
                <w:rFonts w:ascii="宋体" w:eastAsia="宋体" w:hAnsi="宋体"/>
                <w:w w:val="95"/>
                <w:szCs w:val="21"/>
                <w:lang w:eastAsia="en-US"/>
              </w:rPr>
              <w:t>字段定义</w:t>
            </w:r>
          </w:p>
        </w:tc>
        <w:tc>
          <w:tcPr>
            <w:tcW w:w="108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EC1686A" w14:textId="3F482046" w:rsidR="008B7164" w:rsidRPr="00E4340B" w:rsidRDefault="008B7164" w:rsidP="008B7164">
            <w:pPr>
              <w:spacing w:after="0"/>
              <w:ind w:left="97" w:firstLine="0"/>
              <w:jc w:val="center"/>
              <w:rPr>
                <w:rFonts w:ascii="宋体" w:eastAsia="宋体" w:hAnsi="宋体"/>
                <w:w w:val="95"/>
                <w:szCs w:val="21"/>
                <w:lang w:eastAsia="en-US"/>
              </w:rPr>
            </w:pPr>
            <w:r w:rsidRPr="008B7164">
              <w:rPr>
                <w:rFonts w:ascii="宋体" w:eastAsia="宋体" w:hAnsi="宋体" w:cs="宋体" w:hint="eastAsia"/>
              </w:rPr>
              <w:t>长度（字节）</w:t>
            </w:r>
          </w:p>
        </w:tc>
        <w:tc>
          <w:tcPr>
            <w:tcW w:w="125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CF9DAC" w14:textId="77777777" w:rsidR="008B7164" w:rsidRPr="00E4340B" w:rsidRDefault="008B7164" w:rsidP="008B7164">
            <w:pPr>
              <w:spacing w:after="0"/>
              <w:ind w:left="97" w:firstLine="0"/>
              <w:jc w:val="center"/>
              <w:rPr>
                <w:rFonts w:ascii="宋体" w:eastAsia="宋体" w:hAnsi="宋体"/>
                <w:w w:val="95"/>
                <w:szCs w:val="21"/>
                <w:lang w:eastAsia="en-US"/>
              </w:rPr>
            </w:pPr>
            <w:r w:rsidRPr="00E4340B">
              <w:rPr>
                <w:rFonts w:ascii="宋体" w:eastAsia="宋体" w:hAnsi="宋体"/>
                <w:w w:val="95"/>
                <w:szCs w:val="21"/>
                <w:lang w:eastAsia="en-US"/>
              </w:rPr>
              <w:t>参数说明</w:t>
            </w:r>
          </w:p>
        </w:tc>
        <w:tc>
          <w:tcPr>
            <w:tcW w:w="116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F8B30A2" w14:textId="416B924F" w:rsidR="008B7164" w:rsidRPr="00E4340B" w:rsidRDefault="008B7164" w:rsidP="008B7164">
            <w:pPr>
              <w:spacing w:after="0"/>
              <w:ind w:left="97" w:firstLine="0"/>
              <w:jc w:val="center"/>
              <w:rPr>
                <w:rFonts w:ascii="宋体" w:eastAsia="宋体" w:hAnsi="宋体"/>
                <w:w w:val="95"/>
                <w:szCs w:val="21"/>
              </w:rPr>
            </w:pPr>
            <w:r>
              <w:rPr>
                <w:rFonts w:ascii="宋体" w:eastAsia="宋体" w:hAnsi="宋体" w:hint="eastAsia"/>
                <w:w w:val="95"/>
                <w:szCs w:val="21"/>
              </w:rPr>
              <w:t>备注</w:t>
            </w:r>
          </w:p>
        </w:tc>
      </w:tr>
      <w:tr w:rsidR="00E4340B" w:rsidRPr="006E2E0E" w14:paraId="3DEEA5F1" w14:textId="09D57379" w:rsidTr="008B7164">
        <w:trPr>
          <w:trHeight w:val="402"/>
        </w:trPr>
        <w:tc>
          <w:tcPr>
            <w:tcW w:w="499" w:type="pct"/>
            <w:tcBorders>
              <w:top w:val="single" w:sz="4" w:space="0" w:color="000000"/>
              <w:left w:val="single" w:sz="4" w:space="0" w:color="000000"/>
              <w:bottom w:val="single" w:sz="4" w:space="0" w:color="000000"/>
              <w:right w:val="single" w:sz="4" w:space="0" w:color="000000"/>
            </w:tcBorders>
            <w:shd w:val="clear" w:color="auto" w:fill="auto"/>
          </w:tcPr>
          <w:p w14:paraId="7DDADAAA" w14:textId="77777777" w:rsidR="00E4340B" w:rsidRPr="00E4340B" w:rsidRDefault="00E4340B" w:rsidP="00D05B3B">
            <w:pPr>
              <w:spacing w:after="0"/>
              <w:ind w:left="3" w:firstLine="0"/>
              <w:jc w:val="center"/>
              <w:rPr>
                <w:rFonts w:ascii="宋体" w:eastAsia="宋体" w:hAnsi="宋体"/>
                <w:szCs w:val="21"/>
              </w:rPr>
            </w:pPr>
            <w:r w:rsidRPr="00E4340B">
              <w:rPr>
                <w:rFonts w:ascii="宋体" w:eastAsia="宋体" w:hAnsi="宋体" w:cs="Calibri"/>
                <w:szCs w:val="21"/>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03A7C3" w14:textId="77777777" w:rsidR="00E4340B" w:rsidRPr="00E4340B" w:rsidRDefault="00E4340B" w:rsidP="00D05B3B">
            <w:pPr>
              <w:spacing w:after="0"/>
              <w:ind w:left="1" w:firstLine="0"/>
              <w:jc w:val="center"/>
              <w:rPr>
                <w:rFonts w:ascii="宋体" w:eastAsia="宋体" w:hAnsi="宋体"/>
                <w:szCs w:val="21"/>
              </w:rPr>
            </w:pPr>
            <w:r w:rsidRPr="00E4340B">
              <w:rPr>
                <w:rFonts w:ascii="宋体" w:eastAsia="宋体" w:hAnsi="宋体" w:cs="宋体"/>
                <w:szCs w:val="21"/>
              </w:rPr>
              <w:t>上报时间</w:t>
            </w:r>
          </w:p>
        </w:tc>
        <w:tc>
          <w:tcPr>
            <w:tcW w:w="1084" w:type="pct"/>
            <w:tcBorders>
              <w:top w:val="single" w:sz="4" w:space="0" w:color="000000"/>
              <w:left w:val="single" w:sz="4" w:space="0" w:color="000000"/>
              <w:bottom w:val="single" w:sz="4" w:space="0" w:color="000000"/>
              <w:right w:val="single" w:sz="4" w:space="0" w:color="000000"/>
            </w:tcBorders>
            <w:shd w:val="clear" w:color="auto" w:fill="auto"/>
          </w:tcPr>
          <w:p w14:paraId="3747D55B" w14:textId="4D0AE1FD" w:rsidR="00E4340B" w:rsidRPr="00E4340B" w:rsidRDefault="00E4340B" w:rsidP="00D05B3B">
            <w:pPr>
              <w:spacing w:after="0"/>
              <w:ind w:left="5" w:firstLine="0"/>
              <w:jc w:val="center"/>
              <w:rPr>
                <w:rFonts w:ascii="宋体" w:eastAsia="宋体" w:hAnsi="宋体"/>
                <w:szCs w:val="21"/>
              </w:rPr>
            </w:pPr>
            <w:r w:rsidRPr="00E4340B">
              <w:rPr>
                <w:rFonts w:ascii="宋体" w:eastAsia="宋体" w:hAnsi="宋体" w:cs="Calibri"/>
                <w:szCs w:val="21"/>
              </w:rPr>
              <w:t>6</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D0E504" w14:textId="77777777" w:rsidR="00E4340B" w:rsidRPr="00E4340B" w:rsidRDefault="00E4340B" w:rsidP="00D05B3B">
            <w:pPr>
              <w:spacing w:after="0"/>
              <w:ind w:left="1" w:firstLine="0"/>
              <w:jc w:val="center"/>
              <w:rPr>
                <w:rFonts w:ascii="宋体" w:eastAsia="宋体" w:hAnsi="宋体"/>
                <w:szCs w:val="21"/>
              </w:rPr>
            </w:pPr>
            <w:r w:rsidRPr="00E4340B">
              <w:rPr>
                <w:rFonts w:ascii="宋体" w:eastAsia="宋体" w:hAnsi="宋体" w:cs="宋体"/>
                <w:szCs w:val="21"/>
              </w:rPr>
              <w:t>时间戳</w:t>
            </w:r>
          </w:p>
        </w:tc>
        <w:tc>
          <w:tcPr>
            <w:tcW w:w="1164" w:type="pct"/>
            <w:tcBorders>
              <w:top w:val="single" w:sz="4" w:space="0" w:color="000000"/>
              <w:left w:val="single" w:sz="4" w:space="0" w:color="000000"/>
              <w:bottom w:val="single" w:sz="4" w:space="0" w:color="000000"/>
              <w:right w:val="single" w:sz="4" w:space="0" w:color="000000"/>
            </w:tcBorders>
          </w:tcPr>
          <w:p w14:paraId="5CBB9A69" w14:textId="77777777" w:rsidR="00E4340B" w:rsidRPr="00E4340B" w:rsidRDefault="00E4340B" w:rsidP="00D05B3B">
            <w:pPr>
              <w:spacing w:after="0"/>
              <w:ind w:left="1" w:firstLine="0"/>
              <w:jc w:val="center"/>
              <w:rPr>
                <w:rFonts w:ascii="宋体" w:eastAsia="宋体" w:hAnsi="宋体" w:cs="宋体"/>
                <w:szCs w:val="21"/>
              </w:rPr>
            </w:pPr>
          </w:p>
        </w:tc>
      </w:tr>
      <w:tr w:rsidR="00E4340B" w:rsidRPr="006E2E0E" w14:paraId="5CAB9396" w14:textId="241F837D" w:rsidTr="008B7164">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60E014" w14:textId="77777777" w:rsidR="00E4340B" w:rsidRPr="00E4340B" w:rsidRDefault="00E4340B" w:rsidP="00D05B3B">
            <w:pPr>
              <w:spacing w:after="0"/>
              <w:ind w:left="0" w:firstLine="0"/>
              <w:jc w:val="center"/>
              <w:rPr>
                <w:rFonts w:ascii="宋体" w:eastAsia="宋体" w:hAnsi="宋体"/>
                <w:color w:val="auto"/>
                <w:szCs w:val="21"/>
              </w:rPr>
            </w:pPr>
            <w:r w:rsidRPr="00E4340B">
              <w:rPr>
                <w:rFonts w:ascii="宋体" w:eastAsia="宋体" w:hAnsi="宋体" w:cs="Calibri" w:hint="eastAsia"/>
                <w:color w:val="auto"/>
                <w:szCs w:val="21"/>
              </w:rPr>
              <w:t>2</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81045B" w14:textId="77777777" w:rsidR="00E4340B" w:rsidRPr="00E4340B" w:rsidRDefault="00E4340B" w:rsidP="00D05B3B">
            <w:pPr>
              <w:spacing w:after="0"/>
              <w:ind w:left="89" w:firstLine="0"/>
              <w:jc w:val="center"/>
              <w:rPr>
                <w:rFonts w:ascii="宋体" w:eastAsia="宋体" w:hAnsi="宋体"/>
                <w:color w:val="auto"/>
                <w:szCs w:val="21"/>
              </w:rPr>
            </w:pPr>
            <w:r w:rsidRPr="00E4340B">
              <w:rPr>
                <w:rFonts w:ascii="宋体" w:eastAsia="宋体" w:hAnsi="宋体" w:cs="宋体"/>
                <w:color w:val="auto"/>
                <w:szCs w:val="21"/>
              </w:rPr>
              <w:t>钥匙状态</w:t>
            </w:r>
            <w:r w:rsidRPr="00E4340B">
              <w:rPr>
                <w:rFonts w:ascii="宋体" w:eastAsia="宋体" w:hAnsi="宋体" w:cs="宋体" w:hint="eastAsia"/>
                <w:color w:val="auto"/>
                <w:szCs w:val="21"/>
              </w:rPr>
              <w:t>/换电机器人状态</w:t>
            </w:r>
          </w:p>
        </w:tc>
        <w:tc>
          <w:tcPr>
            <w:tcW w:w="10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90ED87" w14:textId="358C8878" w:rsidR="00E4340B" w:rsidRPr="00E4340B" w:rsidRDefault="00E4340B" w:rsidP="00D05B3B">
            <w:pPr>
              <w:spacing w:after="0"/>
              <w:ind w:left="93" w:firstLine="0"/>
              <w:jc w:val="center"/>
              <w:rPr>
                <w:rFonts w:ascii="宋体" w:eastAsia="宋体" w:hAnsi="宋体"/>
                <w:color w:val="auto"/>
                <w:szCs w:val="21"/>
              </w:rPr>
            </w:pPr>
            <w:r w:rsidRPr="00E4340B">
              <w:rPr>
                <w:rFonts w:ascii="宋体" w:eastAsia="宋体" w:hAnsi="宋体" w:cs="Calibri"/>
                <w:color w:val="auto"/>
                <w:szCs w:val="21"/>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B35C7D" w14:textId="49C7FE5D" w:rsidR="00E4340B" w:rsidRDefault="00E4340B" w:rsidP="00E4340B">
            <w:pPr>
              <w:spacing w:after="83"/>
              <w:jc w:val="both"/>
              <w:rPr>
                <w:rFonts w:ascii="宋体" w:eastAsia="宋体" w:hAnsi="宋体" w:cs="Calibri"/>
                <w:color w:val="auto"/>
                <w:szCs w:val="21"/>
              </w:rPr>
            </w:pPr>
            <w:r w:rsidRPr="00E4340B">
              <w:rPr>
                <w:rFonts w:ascii="宋体" w:eastAsia="宋体" w:hAnsi="宋体" w:cs="Calibri"/>
                <w:color w:val="auto"/>
                <w:szCs w:val="21"/>
              </w:rPr>
              <w:t>Bit</w:t>
            </w:r>
            <w:r w:rsidR="007D0B39">
              <w:rPr>
                <w:rFonts w:ascii="宋体" w:eastAsia="宋体" w:hAnsi="宋体" w:cs="Calibri" w:hint="eastAsia"/>
                <w:color w:val="auto"/>
                <w:szCs w:val="21"/>
              </w:rPr>
              <w:t>[</w:t>
            </w:r>
            <w:r>
              <w:rPr>
                <w:rFonts w:ascii="宋体" w:eastAsia="宋体" w:hAnsi="宋体" w:cs="Calibri" w:hint="eastAsia"/>
                <w:color w:val="auto"/>
                <w:szCs w:val="21"/>
              </w:rPr>
              <w:t>0</w:t>
            </w:r>
            <w:r>
              <w:rPr>
                <w:rFonts w:ascii="宋体" w:eastAsia="宋体" w:hAnsi="宋体" w:cs="Calibri"/>
                <w:color w:val="auto"/>
                <w:szCs w:val="21"/>
              </w:rPr>
              <w:t>~3</w:t>
            </w:r>
            <w:r w:rsidR="007D0B39">
              <w:rPr>
                <w:rFonts w:ascii="宋体" w:eastAsia="宋体" w:hAnsi="宋体" w:cs="Calibri"/>
                <w:color w:val="auto"/>
                <w:szCs w:val="21"/>
              </w:rPr>
              <w:t>]</w:t>
            </w:r>
            <w:r w:rsidRPr="00E4340B">
              <w:rPr>
                <w:rFonts w:ascii="宋体" w:eastAsia="宋体" w:hAnsi="宋体" w:cs="Calibri" w:hint="eastAsia"/>
                <w:color w:val="auto"/>
                <w:szCs w:val="21"/>
              </w:rPr>
              <w:t>：</w:t>
            </w:r>
            <w:r w:rsidRPr="00E4340B">
              <w:rPr>
                <w:rFonts w:ascii="宋体" w:eastAsia="宋体" w:hAnsi="宋体" w:cs="Calibri"/>
                <w:color w:val="auto"/>
                <w:szCs w:val="21"/>
              </w:rPr>
              <w:t>钥匙状态</w:t>
            </w:r>
          </w:p>
          <w:p w14:paraId="4F77564D" w14:textId="77777777" w:rsidR="00E4340B" w:rsidRDefault="00E4340B" w:rsidP="00E4340B">
            <w:pPr>
              <w:spacing w:after="83"/>
              <w:jc w:val="both"/>
              <w:rPr>
                <w:rFonts w:ascii="宋体" w:eastAsia="宋体" w:hAnsi="宋体" w:cs="宋体"/>
                <w:color w:val="auto"/>
                <w:szCs w:val="21"/>
              </w:rPr>
            </w:pPr>
            <w:r w:rsidRPr="00E4340B">
              <w:rPr>
                <w:rFonts w:ascii="宋体" w:eastAsia="宋体" w:hAnsi="宋体" w:cs="Calibri"/>
                <w:color w:val="auto"/>
                <w:szCs w:val="21"/>
              </w:rPr>
              <w:t>0x0</w:t>
            </w:r>
            <w:r w:rsidRPr="00E4340B">
              <w:rPr>
                <w:rFonts w:ascii="宋体" w:eastAsia="宋体" w:hAnsi="宋体" w:cs="宋体"/>
                <w:color w:val="auto"/>
                <w:szCs w:val="21"/>
              </w:rPr>
              <w:t>：</w:t>
            </w:r>
            <w:r w:rsidRPr="00E4340B">
              <w:rPr>
                <w:rFonts w:ascii="宋体" w:eastAsia="宋体" w:hAnsi="宋体" w:cs="Calibri"/>
                <w:color w:val="auto"/>
                <w:szCs w:val="21"/>
              </w:rPr>
              <w:t xml:space="preserve">OFF </w:t>
            </w:r>
            <w:r w:rsidRPr="00E4340B">
              <w:rPr>
                <w:rFonts w:ascii="宋体" w:eastAsia="宋体" w:hAnsi="宋体" w:cs="宋体"/>
                <w:color w:val="auto"/>
                <w:szCs w:val="21"/>
              </w:rPr>
              <w:t xml:space="preserve">档 </w:t>
            </w:r>
            <w:r w:rsidRPr="00E4340B">
              <w:rPr>
                <w:rFonts w:ascii="宋体" w:eastAsia="宋体" w:hAnsi="宋体" w:cs="Calibri"/>
                <w:color w:val="auto"/>
                <w:szCs w:val="21"/>
              </w:rPr>
              <w:t>(</w:t>
            </w:r>
            <w:r w:rsidRPr="00E4340B">
              <w:rPr>
                <w:rFonts w:ascii="宋体" w:eastAsia="宋体" w:hAnsi="宋体" w:cs="宋体"/>
                <w:color w:val="auto"/>
                <w:szCs w:val="21"/>
              </w:rPr>
              <w:t>默认值</w:t>
            </w:r>
            <w:r w:rsidRPr="00E4340B">
              <w:rPr>
                <w:rFonts w:ascii="宋体" w:eastAsia="宋体" w:hAnsi="宋体" w:cs="Calibri"/>
                <w:color w:val="auto"/>
                <w:szCs w:val="21"/>
              </w:rPr>
              <w:t>)</w:t>
            </w:r>
            <w:r>
              <w:rPr>
                <w:rFonts w:ascii="宋体" w:eastAsia="宋体" w:hAnsi="宋体" w:cs="宋体" w:hint="eastAsia"/>
                <w:color w:val="auto"/>
                <w:szCs w:val="21"/>
              </w:rPr>
              <w:t>；</w:t>
            </w:r>
          </w:p>
          <w:p w14:paraId="67D8AFEE" w14:textId="1876043D" w:rsidR="00E4340B" w:rsidRDefault="00E4340B" w:rsidP="00E4340B">
            <w:pPr>
              <w:spacing w:after="83"/>
              <w:jc w:val="both"/>
              <w:rPr>
                <w:rFonts w:ascii="宋体" w:eastAsia="宋体" w:hAnsi="宋体" w:cs="宋体"/>
                <w:color w:val="auto"/>
                <w:szCs w:val="21"/>
              </w:rPr>
            </w:pPr>
            <w:r w:rsidRPr="00E4340B">
              <w:rPr>
                <w:rFonts w:ascii="宋体" w:eastAsia="宋体" w:hAnsi="宋体" w:cs="Calibri"/>
                <w:color w:val="auto"/>
                <w:szCs w:val="21"/>
              </w:rPr>
              <w:t>0x1</w:t>
            </w:r>
            <w:r w:rsidRPr="00E4340B">
              <w:rPr>
                <w:rFonts w:ascii="宋体" w:eastAsia="宋体" w:hAnsi="宋体" w:cs="宋体"/>
                <w:color w:val="auto"/>
                <w:szCs w:val="21"/>
              </w:rPr>
              <w:t>：</w:t>
            </w:r>
            <w:r w:rsidRPr="00E4340B">
              <w:rPr>
                <w:rFonts w:ascii="宋体" w:eastAsia="宋体" w:hAnsi="宋体" w:cs="Calibri"/>
                <w:color w:val="auto"/>
                <w:szCs w:val="21"/>
              </w:rPr>
              <w:t>ACC</w:t>
            </w:r>
            <w:r w:rsidRPr="00E4340B">
              <w:rPr>
                <w:rFonts w:ascii="宋体" w:eastAsia="宋体" w:hAnsi="宋体" w:cs="宋体"/>
                <w:color w:val="auto"/>
                <w:szCs w:val="21"/>
              </w:rPr>
              <w:t>；</w:t>
            </w:r>
          </w:p>
          <w:p w14:paraId="33DD7C29" w14:textId="028D5275" w:rsidR="00E4340B" w:rsidRPr="00E4340B" w:rsidRDefault="00E4340B" w:rsidP="00E4340B">
            <w:pPr>
              <w:spacing w:after="83"/>
              <w:ind w:left="0" w:firstLine="0"/>
              <w:jc w:val="both"/>
              <w:rPr>
                <w:rFonts w:ascii="宋体" w:eastAsia="宋体" w:hAnsi="宋体"/>
                <w:color w:val="auto"/>
                <w:szCs w:val="21"/>
              </w:rPr>
            </w:pPr>
            <w:r w:rsidRPr="00E4340B">
              <w:rPr>
                <w:rFonts w:ascii="宋体" w:eastAsia="宋体" w:hAnsi="宋体" w:cs="Calibri"/>
                <w:color w:val="auto"/>
                <w:szCs w:val="21"/>
              </w:rPr>
              <w:t>0x2</w:t>
            </w:r>
            <w:r w:rsidRPr="00E4340B">
              <w:rPr>
                <w:rFonts w:ascii="宋体" w:eastAsia="宋体" w:hAnsi="宋体" w:cs="宋体"/>
                <w:color w:val="auto"/>
                <w:szCs w:val="21"/>
              </w:rPr>
              <w:t>：</w:t>
            </w:r>
            <w:r w:rsidRPr="00E4340B">
              <w:rPr>
                <w:rFonts w:ascii="宋体" w:eastAsia="宋体" w:hAnsi="宋体" w:cs="Calibri"/>
                <w:color w:val="auto"/>
                <w:szCs w:val="21"/>
              </w:rPr>
              <w:t>ON</w:t>
            </w:r>
            <w:r>
              <w:rPr>
                <w:rFonts w:ascii="宋体" w:eastAsia="宋体" w:hAnsi="宋体" w:cs="Calibri" w:hint="eastAsia"/>
                <w:color w:val="auto"/>
                <w:szCs w:val="21"/>
              </w:rPr>
              <w:t>；</w:t>
            </w:r>
          </w:p>
          <w:p w14:paraId="2F0FA8DE" w14:textId="7840EAE7" w:rsidR="00E4340B" w:rsidRPr="00E4340B" w:rsidRDefault="00E4340B" w:rsidP="00E4340B">
            <w:pPr>
              <w:spacing w:after="83"/>
              <w:jc w:val="both"/>
              <w:rPr>
                <w:rFonts w:ascii="宋体" w:eastAsia="宋体" w:hAnsi="宋体" w:cs="宋体"/>
                <w:color w:val="auto"/>
                <w:szCs w:val="21"/>
              </w:rPr>
            </w:pPr>
            <w:r w:rsidRPr="00E4340B">
              <w:rPr>
                <w:rFonts w:ascii="宋体" w:eastAsia="宋体" w:hAnsi="宋体" w:cs="Calibri"/>
                <w:color w:val="auto"/>
                <w:szCs w:val="21"/>
              </w:rPr>
              <w:lastRenderedPageBreak/>
              <w:t>0xFF</w:t>
            </w:r>
            <w:r w:rsidR="00E23F3D">
              <w:rPr>
                <w:rFonts w:ascii="宋体" w:eastAsia="宋体" w:hAnsi="宋体" w:cs="Calibri" w:hint="eastAsia"/>
                <w:color w:val="auto"/>
                <w:szCs w:val="21"/>
              </w:rPr>
              <w:t>：</w:t>
            </w:r>
            <w:r w:rsidRPr="00E4340B">
              <w:rPr>
                <w:rFonts w:ascii="宋体" w:eastAsia="宋体" w:hAnsi="宋体" w:cs="宋体"/>
                <w:color w:val="auto"/>
                <w:szCs w:val="21"/>
              </w:rPr>
              <w:t>不支持</w:t>
            </w:r>
          </w:p>
          <w:p w14:paraId="06CE1F26" w14:textId="6D80A73B" w:rsidR="00E4340B" w:rsidRPr="00E4340B" w:rsidRDefault="00E4340B" w:rsidP="00E4340B">
            <w:pPr>
              <w:spacing w:after="83"/>
              <w:jc w:val="both"/>
              <w:rPr>
                <w:rFonts w:ascii="宋体" w:eastAsia="宋体" w:hAnsi="宋体" w:cs="Calibri"/>
                <w:color w:val="auto"/>
                <w:szCs w:val="21"/>
              </w:rPr>
            </w:pPr>
            <w:r w:rsidRPr="00E4340B">
              <w:rPr>
                <w:rFonts w:ascii="宋体" w:eastAsia="宋体" w:hAnsi="宋体" w:cs="Calibri"/>
                <w:color w:val="auto"/>
                <w:szCs w:val="21"/>
              </w:rPr>
              <w:t>Bit</w:t>
            </w:r>
            <w:r w:rsidR="007D0B39">
              <w:rPr>
                <w:rFonts w:ascii="宋体" w:eastAsia="宋体" w:hAnsi="宋体" w:cs="Calibri" w:hint="eastAsia"/>
                <w:color w:val="auto"/>
                <w:szCs w:val="21"/>
              </w:rPr>
              <w:t>[</w:t>
            </w:r>
            <w:r>
              <w:rPr>
                <w:rFonts w:ascii="宋体" w:eastAsia="宋体" w:hAnsi="宋体" w:cs="Calibri" w:hint="eastAsia"/>
                <w:color w:val="auto"/>
                <w:szCs w:val="21"/>
              </w:rPr>
              <w:t>4</w:t>
            </w:r>
            <w:r>
              <w:rPr>
                <w:rFonts w:ascii="宋体" w:eastAsia="宋体" w:hAnsi="宋体" w:cs="Calibri"/>
                <w:color w:val="auto"/>
                <w:szCs w:val="21"/>
              </w:rPr>
              <w:t>~7</w:t>
            </w:r>
            <w:r w:rsidR="007D0B39">
              <w:rPr>
                <w:rFonts w:ascii="宋体" w:eastAsia="宋体" w:hAnsi="宋体" w:cs="Calibri"/>
                <w:color w:val="auto"/>
                <w:szCs w:val="21"/>
              </w:rPr>
              <w:t>]</w:t>
            </w:r>
            <w:r w:rsidRPr="00E4340B">
              <w:rPr>
                <w:rFonts w:ascii="宋体" w:eastAsia="宋体" w:hAnsi="宋体" w:cs="Calibri" w:hint="eastAsia"/>
                <w:color w:val="auto"/>
                <w:szCs w:val="21"/>
              </w:rPr>
              <w:t>：换电机器人</w:t>
            </w:r>
            <w:r w:rsidRPr="00E4340B">
              <w:rPr>
                <w:rFonts w:ascii="宋体" w:eastAsia="宋体" w:hAnsi="宋体" w:cs="Calibri"/>
                <w:color w:val="auto"/>
                <w:szCs w:val="21"/>
              </w:rPr>
              <w:t>状态</w:t>
            </w:r>
          </w:p>
          <w:p w14:paraId="43DE2A8B" w14:textId="77777777" w:rsidR="00E4340B" w:rsidRDefault="00E4340B" w:rsidP="00E4340B">
            <w:pPr>
              <w:spacing w:after="83"/>
              <w:jc w:val="both"/>
              <w:rPr>
                <w:rFonts w:ascii="宋体" w:eastAsia="宋体" w:hAnsi="宋体" w:cs="宋体"/>
                <w:color w:val="auto"/>
                <w:szCs w:val="21"/>
              </w:rPr>
            </w:pPr>
            <w:r w:rsidRPr="00E4340B">
              <w:rPr>
                <w:rFonts w:ascii="宋体" w:eastAsia="宋体" w:hAnsi="宋体" w:cs="Calibri"/>
                <w:color w:val="auto"/>
                <w:szCs w:val="21"/>
              </w:rPr>
              <w:t>0x1</w:t>
            </w:r>
            <w:r w:rsidRPr="00E4340B">
              <w:rPr>
                <w:rFonts w:ascii="宋体" w:eastAsia="宋体" w:hAnsi="宋体" w:cs="宋体"/>
                <w:color w:val="auto"/>
                <w:szCs w:val="21"/>
              </w:rPr>
              <w:t>：</w:t>
            </w:r>
            <w:r w:rsidRPr="00E4340B">
              <w:rPr>
                <w:rFonts w:ascii="宋体" w:eastAsia="宋体" w:hAnsi="宋体" w:cs="Calibri" w:hint="eastAsia"/>
                <w:color w:val="auto"/>
                <w:szCs w:val="21"/>
              </w:rPr>
              <w:t>静止</w:t>
            </w:r>
            <w:r w:rsidRPr="00E4340B">
              <w:rPr>
                <w:rFonts w:ascii="宋体" w:eastAsia="宋体" w:hAnsi="宋体" w:cs="Calibri"/>
                <w:color w:val="auto"/>
                <w:szCs w:val="21"/>
              </w:rPr>
              <w:t>状态</w:t>
            </w:r>
            <w:r w:rsidRPr="00E4340B">
              <w:rPr>
                <w:rFonts w:ascii="宋体" w:eastAsia="宋体" w:hAnsi="宋体" w:cs="宋体"/>
                <w:color w:val="auto"/>
                <w:szCs w:val="21"/>
              </w:rPr>
              <w:t xml:space="preserve"> </w:t>
            </w:r>
            <w:r w:rsidRPr="00E4340B">
              <w:rPr>
                <w:rFonts w:ascii="宋体" w:eastAsia="宋体" w:hAnsi="宋体" w:cs="Calibri"/>
                <w:color w:val="auto"/>
                <w:szCs w:val="21"/>
              </w:rPr>
              <w:t>(</w:t>
            </w:r>
            <w:r w:rsidRPr="00E4340B">
              <w:rPr>
                <w:rFonts w:ascii="宋体" w:eastAsia="宋体" w:hAnsi="宋体" w:cs="宋体"/>
                <w:color w:val="auto"/>
                <w:szCs w:val="21"/>
              </w:rPr>
              <w:t>默认值</w:t>
            </w:r>
            <w:r w:rsidRPr="00E4340B">
              <w:rPr>
                <w:rFonts w:ascii="宋体" w:eastAsia="宋体" w:hAnsi="宋体" w:cs="Calibri"/>
                <w:color w:val="auto"/>
                <w:szCs w:val="21"/>
              </w:rPr>
              <w:t>)</w:t>
            </w:r>
            <w:r w:rsidRPr="00E4340B">
              <w:rPr>
                <w:rFonts w:ascii="宋体" w:eastAsia="宋体" w:hAnsi="宋体" w:cs="宋体"/>
                <w:color w:val="auto"/>
                <w:szCs w:val="21"/>
              </w:rPr>
              <w:t>；</w:t>
            </w:r>
          </w:p>
          <w:p w14:paraId="5815F02B" w14:textId="7D551253" w:rsidR="00E4340B" w:rsidRPr="00E4340B" w:rsidRDefault="00E4340B" w:rsidP="00E4340B">
            <w:pPr>
              <w:spacing w:after="83"/>
              <w:jc w:val="both"/>
              <w:rPr>
                <w:rFonts w:ascii="宋体" w:eastAsia="宋体" w:hAnsi="宋体"/>
                <w:color w:val="auto"/>
                <w:szCs w:val="21"/>
              </w:rPr>
            </w:pPr>
            <w:r w:rsidRPr="00E4340B">
              <w:rPr>
                <w:rFonts w:ascii="宋体" w:eastAsia="宋体" w:hAnsi="宋体" w:cs="Calibri"/>
                <w:color w:val="auto"/>
                <w:szCs w:val="21"/>
              </w:rPr>
              <w:t>0x2</w:t>
            </w:r>
            <w:r w:rsidRPr="00E4340B">
              <w:rPr>
                <w:rFonts w:ascii="宋体" w:eastAsia="宋体" w:hAnsi="宋体" w:cs="宋体"/>
                <w:color w:val="auto"/>
                <w:szCs w:val="21"/>
              </w:rPr>
              <w:t>：</w:t>
            </w:r>
            <w:r w:rsidRPr="00E4340B">
              <w:rPr>
                <w:rFonts w:ascii="宋体" w:eastAsia="宋体" w:hAnsi="宋体" w:cs="Calibri" w:hint="eastAsia"/>
                <w:color w:val="auto"/>
                <w:szCs w:val="21"/>
              </w:rPr>
              <w:t>移动</w:t>
            </w:r>
            <w:r w:rsidRPr="00E4340B">
              <w:rPr>
                <w:rFonts w:ascii="宋体" w:eastAsia="宋体" w:hAnsi="宋体" w:cs="Calibri"/>
                <w:color w:val="auto"/>
                <w:szCs w:val="21"/>
              </w:rPr>
              <w:t>状态</w:t>
            </w:r>
            <w:r>
              <w:rPr>
                <w:rFonts w:ascii="宋体" w:eastAsia="宋体" w:hAnsi="宋体" w:cs="Calibri" w:hint="eastAsia"/>
                <w:color w:val="auto"/>
                <w:szCs w:val="21"/>
              </w:rPr>
              <w:t>；</w:t>
            </w:r>
            <w:r w:rsidRPr="00E4340B">
              <w:rPr>
                <w:rFonts w:ascii="宋体" w:eastAsia="宋体" w:hAnsi="宋体" w:cs="Calibri"/>
                <w:color w:val="auto"/>
                <w:szCs w:val="21"/>
              </w:rPr>
              <w:t xml:space="preserve">0xFF </w:t>
            </w:r>
            <w:r w:rsidRPr="00E4340B">
              <w:rPr>
                <w:rFonts w:ascii="宋体" w:eastAsia="宋体" w:hAnsi="宋体" w:cs="宋体"/>
                <w:color w:val="auto"/>
                <w:szCs w:val="21"/>
              </w:rPr>
              <w:t>不支持</w:t>
            </w:r>
          </w:p>
        </w:tc>
        <w:tc>
          <w:tcPr>
            <w:tcW w:w="1164" w:type="pct"/>
            <w:tcBorders>
              <w:top w:val="single" w:sz="4" w:space="0" w:color="000000"/>
              <w:left w:val="single" w:sz="4" w:space="0" w:color="000000"/>
              <w:bottom w:val="single" w:sz="4" w:space="0" w:color="000000"/>
              <w:right w:val="single" w:sz="4" w:space="0" w:color="000000"/>
            </w:tcBorders>
          </w:tcPr>
          <w:p w14:paraId="680427FA" w14:textId="77777777" w:rsidR="00E4340B" w:rsidRPr="00E4340B" w:rsidRDefault="00E4340B" w:rsidP="00D05B3B">
            <w:pPr>
              <w:spacing w:after="83"/>
              <w:ind w:left="107" w:firstLine="0"/>
              <w:rPr>
                <w:rFonts w:ascii="宋体" w:eastAsia="宋体" w:hAnsi="宋体" w:cs="Calibri"/>
                <w:color w:val="auto"/>
                <w:szCs w:val="21"/>
              </w:rPr>
            </w:pPr>
          </w:p>
        </w:tc>
      </w:tr>
      <w:tr w:rsidR="00E4340B" w:rsidRPr="006E2E0E" w14:paraId="0949A882" w14:textId="027E8C4C" w:rsidTr="008B7164">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49C5E6" w14:textId="77777777" w:rsidR="00E4340B" w:rsidRPr="00E4340B" w:rsidRDefault="00E4340B" w:rsidP="00E23F3D">
            <w:pPr>
              <w:spacing w:after="0"/>
              <w:ind w:left="3" w:firstLine="0"/>
              <w:jc w:val="center"/>
              <w:rPr>
                <w:rFonts w:ascii="宋体" w:eastAsia="宋体" w:hAnsi="宋体"/>
                <w:szCs w:val="21"/>
              </w:rPr>
            </w:pPr>
            <w:r w:rsidRPr="00E4340B">
              <w:rPr>
                <w:rFonts w:ascii="宋体" w:eastAsia="宋体" w:hAnsi="宋体" w:cs="Calibri" w:hint="eastAsia"/>
                <w:szCs w:val="21"/>
              </w:rPr>
              <w:t>3</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39CB51" w14:textId="77777777" w:rsidR="00E4340B" w:rsidRPr="00E4340B" w:rsidRDefault="00E4340B" w:rsidP="00D05B3B">
            <w:pPr>
              <w:spacing w:after="0"/>
              <w:ind w:left="1" w:firstLine="0"/>
              <w:jc w:val="center"/>
              <w:rPr>
                <w:rFonts w:ascii="宋体" w:eastAsia="宋体" w:hAnsi="宋体"/>
                <w:szCs w:val="21"/>
              </w:rPr>
            </w:pPr>
            <w:r w:rsidRPr="00E4340B">
              <w:rPr>
                <w:rFonts w:ascii="宋体" w:eastAsia="宋体" w:hAnsi="宋体" w:hint="eastAsia"/>
                <w:szCs w:val="21"/>
              </w:rPr>
              <w:t>打开WIFI</w:t>
            </w:r>
          </w:p>
        </w:tc>
        <w:tc>
          <w:tcPr>
            <w:tcW w:w="10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39B633" w14:textId="43ACFABB" w:rsidR="00E4340B" w:rsidRPr="00E4340B" w:rsidRDefault="00E4340B" w:rsidP="00D05B3B">
            <w:pPr>
              <w:spacing w:after="0"/>
              <w:ind w:left="5" w:firstLine="0"/>
              <w:jc w:val="center"/>
              <w:rPr>
                <w:rFonts w:ascii="宋体" w:eastAsia="宋体" w:hAnsi="宋体"/>
                <w:szCs w:val="21"/>
              </w:rPr>
            </w:pPr>
            <w:r w:rsidRPr="00E4340B">
              <w:rPr>
                <w:rFonts w:ascii="宋体" w:eastAsia="宋体" w:hAnsi="宋体" w:cs="Calibri" w:hint="eastAsia"/>
                <w:szCs w:val="21"/>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F32BBA" w14:textId="5E1BA615" w:rsidR="00E23F3D" w:rsidRPr="00E4340B" w:rsidRDefault="00E4340B" w:rsidP="00E23F3D">
            <w:pPr>
              <w:spacing w:after="83"/>
              <w:rPr>
                <w:rFonts w:ascii="宋体" w:eastAsia="宋体" w:hAnsi="宋体" w:cs="宋体"/>
                <w:color w:val="auto"/>
                <w:szCs w:val="21"/>
              </w:rPr>
            </w:pPr>
            <w:r w:rsidRPr="00E4340B">
              <w:rPr>
                <w:rFonts w:ascii="宋体" w:eastAsia="宋体" w:hAnsi="宋体" w:cs="Calibri"/>
                <w:color w:val="auto"/>
                <w:szCs w:val="21"/>
              </w:rPr>
              <w:t>0x0</w:t>
            </w:r>
            <w:r w:rsidRPr="00E4340B">
              <w:rPr>
                <w:rFonts w:ascii="宋体" w:eastAsia="宋体" w:hAnsi="宋体" w:cs="宋体"/>
                <w:color w:val="auto"/>
                <w:szCs w:val="21"/>
              </w:rPr>
              <w:t>：</w:t>
            </w:r>
            <w:r w:rsidRPr="00E4340B">
              <w:rPr>
                <w:rFonts w:ascii="宋体" w:eastAsia="宋体" w:hAnsi="宋体" w:cs="宋体" w:hint="eastAsia"/>
                <w:color w:val="auto"/>
                <w:szCs w:val="21"/>
              </w:rPr>
              <w:t>未获取模块版本号</w:t>
            </w:r>
            <w:r w:rsidRPr="00E4340B">
              <w:rPr>
                <w:rFonts w:ascii="宋体" w:eastAsia="宋体" w:hAnsi="宋体" w:cs="Calibri"/>
                <w:color w:val="auto"/>
                <w:szCs w:val="21"/>
              </w:rPr>
              <w:t>(</w:t>
            </w:r>
            <w:r w:rsidRPr="00E4340B">
              <w:rPr>
                <w:rFonts w:ascii="宋体" w:eastAsia="宋体" w:hAnsi="宋体" w:cs="宋体"/>
                <w:color w:val="auto"/>
                <w:szCs w:val="21"/>
              </w:rPr>
              <w:t>默认值</w:t>
            </w:r>
            <w:r w:rsidRPr="00E4340B">
              <w:rPr>
                <w:rFonts w:ascii="宋体" w:eastAsia="宋体" w:hAnsi="宋体" w:cs="Calibri"/>
                <w:color w:val="auto"/>
                <w:szCs w:val="21"/>
              </w:rPr>
              <w:t>)</w:t>
            </w:r>
            <w:r w:rsidRPr="00E4340B">
              <w:rPr>
                <w:rFonts w:ascii="宋体" w:eastAsia="宋体" w:hAnsi="宋体" w:cs="宋体"/>
                <w:color w:val="auto"/>
                <w:szCs w:val="21"/>
              </w:rPr>
              <w:t>；</w:t>
            </w:r>
            <w:r w:rsidRPr="00E4340B">
              <w:rPr>
                <w:rFonts w:ascii="宋体" w:eastAsia="宋体" w:hAnsi="宋体" w:cs="Calibri"/>
                <w:color w:val="auto"/>
                <w:szCs w:val="21"/>
              </w:rPr>
              <w:t>0x1</w:t>
            </w:r>
            <w:r w:rsidRPr="00E4340B">
              <w:rPr>
                <w:rFonts w:ascii="宋体" w:eastAsia="宋体" w:hAnsi="宋体" w:cs="宋体"/>
                <w:color w:val="auto"/>
                <w:szCs w:val="21"/>
              </w:rPr>
              <w:t>：</w:t>
            </w:r>
            <w:r w:rsidRPr="00E4340B">
              <w:rPr>
                <w:rFonts w:ascii="宋体" w:eastAsia="宋体" w:hAnsi="宋体" w:cs="宋体" w:hint="eastAsia"/>
                <w:color w:val="auto"/>
                <w:szCs w:val="21"/>
              </w:rPr>
              <w:t>获取模块版本号</w:t>
            </w:r>
            <w:r w:rsidRPr="00E4340B">
              <w:rPr>
                <w:rFonts w:ascii="宋体" w:eastAsia="宋体" w:hAnsi="宋体" w:cs="宋体"/>
                <w:color w:val="auto"/>
                <w:szCs w:val="21"/>
              </w:rPr>
              <w:t>；</w:t>
            </w:r>
          </w:p>
          <w:p w14:paraId="079C1120" w14:textId="65BF5EC6" w:rsidR="00E4340B" w:rsidRPr="00E4340B" w:rsidRDefault="00E4340B" w:rsidP="00E23F3D">
            <w:pPr>
              <w:spacing w:after="83"/>
              <w:rPr>
                <w:rFonts w:ascii="宋体" w:eastAsia="宋体" w:hAnsi="宋体"/>
                <w:szCs w:val="21"/>
              </w:rPr>
            </w:pPr>
            <w:r w:rsidRPr="00E4340B">
              <w:rPr>
                <w:rFonts w:ascii="宋体" w:eastAsia="宋体" w:hAnsi="宋体" w:cs="Calibri"/>
                <w:color w:val="auto"/>
                <w:szCs w:val="21"/>
              </w:rPr>
              <w:t>0xFF</w:t>
            </w:r>
            <w:r w:rsidR="00E23F3D">
              <w:rPr>
                <w:rFonts w:ascii="宋体" w:eastAsia="宋体" w:hAnsi="宋体" w:cs="Calibri" w:hint="eastAsia"/>
                <w:color w:val="auto"/>
                <w:szCs w:val="21"/>
              </w:rPr>
              <w:t>：</w:t>
            </w:r>
            <w:r w:rsidRPr="00E4340B">
              <w:rPr>
                <w:rFonts w:ascii="宋体" w:eastAsia="宋体" w:hAnsi="宋体" w:cs="宋体"/>
                <w:color w:val="auto"/>
                <w:szCs w:val="21"/>
              </w:rPr>
              <w:t>不支持</w:t>
            </w:r>
          </w:p>
        </w:tc>
        <w:tc>
          <w:tcPr>
            <w:tcW w:w="1164" w:type="pct"/>
            <w:tcBorders>
              <w:top w:val="single" w:sz="4" w:space="0" w:color="000000"/>
              <w:left w:val="single" w:sz="4" w:space="0" w:color="000000"/>
              <w:bottom w:val="single" w:sz="4" w:space="0" w:color="000000"/>
              <w:right w:val="single" w:sz="4" w:space="0" w:color="000000"/>
            </w:tcBorders>
          </w:tcPr>
          <w:p w14:paraId="4BD8F75B" w14:textId="77777777" w:rsidR="00E4340B" w:rsidRPr="00E4340B" w:rsidRDefault="00E4340B" w:rsidP="00D05B3B">
            <w:pPr>
              <w:spacing w:after="83"/>
              <w:ind w:left="107" w:firstLine="0"/>
              <w:rPr>
                <w:rFonts w:ascii="宋体" w:eastAsia="宋体" w:hAnsi="宋体" w:cs="Calibri"/>
                <w:color w:val="auto"/>
                <w:szCs w:val="21"/>
              </w:rPr>
            </w:pPr>
          </w:p>
        </w:tc>
      </w:tr>
      <w:tr w:rsidR="00E4340B" w:rsidRPr="006E2E0E" w14:paraId="7D77EF5E" w14:textId="5D963D4B" w:rsidTr="008B7164">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D23953" w14:textId="77777777" w:rsidR="00E4340B" w:rsidRPr="00E4340B" w:rsidRDefault="00E4340B" w:rsidP="00E23F3D">
            <w:pPr>
              <w:spacing w:after="0"/>
              <w:ind w:left="3" w:firstLine="0"/>
              <w:jc w:val="center"/>
              <w:rPr>
                <w:rFonts w:ascii="宋体" w:eastAsia="宋体" w:hAnsi="宋体" w:cs="Calibri"/>
                <w:szCs w:val="21"/>
              </w:rPr>
            </w:pPr>
            <w:r w:rsidRPr="00E4340B">
              <w:rPr>
                <w:rFonts w:ascii="宋体" w:eastAsia="宋体" w:hAnsi="宋体" w:cs="Calibri" w:hint="eastAsia"/>
                <w:szCs w:val="21"/>
              </w:rPr>
              <w:t>4</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EE0489" w14:textId="79A3C863" w:rsidR="00E4340B" w:rsidRPr="00E4340B" w:rsidRDefault="00E4340B" w:rsidP="00D05B3B">
            <w:pPr>
              <w:spacing w:after="0"/>
              <w:ind w:left="1" w:firstLine="0"/>
              <w:jc w:val="center"/>
              <w:rPr>
                <w:rFonts w:ascii="宋体" w:eastAsia="宋体" w:hAnsi="宋体" w:cs="宋体"/>
                <w:szCs w:val="21"/>
              </w:rPr>
            </w:pPr>
            <w:r w:rsidRPr="00E4340B">
              <w:rPr>
                <w:rFonts w:ascii="宋体" w:eastAsia="宋体" w:hAnsi="宋体" w:cs="宋体" w:hint="eastAsia"/>
                <w:szCs w:val="21"/>
              </w:rPr>
              <w:t>获得</w:t>
            </w:r>
            <w:r w:rsidR="00E23F3D">
              <w:rPr>
                <w:rFonts w:ascii="宋体" w:eastAsia="宋体" w:hAnsi="宋体" w:cs="宋体"/>
                <w:szCs w:val="21"/>
              </w:rPr>
              <w:t>IP</w:t>
            </w:r>
            <w:r w:rsidRPr="00E4340B">
              <w:rPr>
                <w:rFonts w:ascii="宋体" w:eastAsia="宋体" w:hAnsi="宋体" w:cs="宋体"/>
                <w:szCs w:val="21"/>
              </w:rPr>
              <w:t>地址</w:t>
            </w:r>
          </w:p>
        </w:tc>
        <w:tc>
          <w:tcPr>
            <w:tcW w:w="10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30DE61" w14:textId="1B4B84D7" w:rsidR="00E4340B" w:rsidRPr="00E4340B" w:rsidRDefault="00E4340B" w:rsidP="00D05B3B">
            <w:pPr>
              <w:spacing w:after="0"/>
              <w:ind w:left="5" w:firstLine="0"/>
              <w:jc w:val="center"/>
              <w:rPr>
                <w:rFonts w:ascii="宋体" w:eastAsia="宋体" w:hAnsi="宋体" w:cs="Calibri"/>
                <w:szCs w:val="21"/>
              </w:rPr>
            </w:pPr>
            <w:r w:rsidRPr="00E4340B">
              <w:rPr>
                <w:rFonts w:ascii="宋体" w:eastAsia="宋体" w:hAnsi="宋体" w:cs="Calibri" w:hint="eastAsia"/>
                <w:szCs w:val="21"/>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CFE437" w14:textId="77777777" w:rsidR="00E4340B" w:rsidRPr="00E4340B" w:rsidRDefault="00E4340B" w:rsidP="00E23F3D">
            <w:pPr>
              <w:spacing w:after="83"/>
              <w:rPr>
                <w:rFonts w:ascii="宋体" w:eastAsia="宋体" w:hAnsi="宋体" w:cs="宋体"/>
                <w:color w:val="auto"/>
                <w:szCs w:val="21"/>
              </w:rPr>
            </w:pPr>
            <w:r w:rsidRPr="00E4340B">
              <w:rPr>
                <w:rFonts w:ascii="宋体" w:eastAsia="宋体" w:hAnsi="宋体" w:cs="Calibri"/>
                <w:color w:val="auto"/>
                <w:szCs w:val="21"/>
              </w:rPr>
              <w:t>0x0</w:t>
            </w:r>
            <w:r w:rsidRPr="00E4340B">
              <w:rPr>
                <w:rFonts w:ascii="宋体" w:eastAsia="宋体" w:hAnsi="宋体" w:cs="宋体"/>
                <w:color w:val="auto"/>
                <w:szCs w:val="21"/>
              </w:rPr>
              <w:t>：</w:t>
            </w:r>
            <w:r w:rsidRPr="00E4340B">
              <w:rPr>
                <w:rFonts w:ascii="宋体" w:eastAsia="宋体" w:hAnsi="宋体" w:cs="宋体" w:hint="eastAsia"/>
                <w:color w:val="auto"/>
                <w:szCs w:val="21"/>
              </w:rPr>
              <w:t>未获得ip地址</w:t>
            </w:r>
            <w:r w:rsidRPr="00E4340B">
              <w:rPr>
                <w:rFonts w:ascii="宋体" w:eastAsia="宋体" w:hAnsi="宋体" w:cs="Calibri"/>
                <w:color w:val="auto"/>
                <w:szCs w:val="21"/>
              </w:rPr>
              <w:t>(</w:t>
            </w:r>
            <w:r w:rsidRPr="00E4340B">
              <w:rPr>
                <w:rFonts w:ascii="宋体" w:eastAsia="宋体" w:hAnsi="宋体" w:cs="宋体"/>
                <w:color w:val="auto"/>
                <w:szCs w:val="21"/>
              </w:rPr>
              <w:t>默认值</w:t>
            </w:r>
            <w:r w:rsidRPr="00E4340B">
              <w:rPr>
                <w:rFonts w:ascii="宋体" w:eastAsia="宋体" w:hAnsi="宋体" w:cs="Calibri"/>
                <w:color w:val="auto"/>
                <w:szCs w:val="21"/>
              </w:rPr>
              <w:t>)</w:t>
            </w:r>
            <w:r w:rsidRPr="00E4340B">
              <w:rPr>
                <w:rFonts w:ascii="宋体" w:eastAsia="宋体" w:hAnsi="宋体" w:cs="宋体"/>
                <w:color w:val="auto"/>
                <w:szCs w:val="21"/>
              </w:rPr>
              <w:t>；</w:t>
            </w:r>
            <w:r w:rsidRPr="00E4340B">
              <w:rPr>
                <w:rFonts w:ascii="宋体" w:eastAsia="宋体" w:hAnsi="宋体" w:cs="Calibri"/>
                <w:color w:val="auto"/>
                <w:szCs w:val="21"/>
              </w:rPr>
              <w:t>0x1</w:t>
            </w:r>
            <w:r w:rsidRPr="00E4340B">
              <w:rPr>
                <w:rFonts w:ascii="宋体" w:eastAsia="宋体" w:hAnsi="宋体" w:cs="宋体"/>
                <w:color w:val="auto"/>
                <w:szCs w:val="21"/>
              </w:rPr>
              <w:t>：</w:t>
            </w:r>
            <w:r w:rsidRPr="00E4340B">
              <w:rPr>
                <w:rFonts w:ascii="宋体" w:eastAsia="宋体" w:hAnsi="宋体" w:cs="宋体" w:hint="eastAsia"/>
                <w:color w:val="auto"/>
                <w:szCs w:val="21"/>
              </w:rPr>
              <w:t>获得ip地址</w:t>
            </w:r>
            <w:r w:rsidRPr="00E4340B">
              <w:rPr>
                <w:rFonts w:ascii="宋体" w:eastAsia="宋体" w:hAnsi="宋体" w:cs="宋体"/>
                <w:color w:val="auto"/>
                <w:szCs w:val="21"/>
              </w:rPr>
              <w:t>；</w:t>
            </w:r>
          </w:p>
          <w:p w14:paraId="1172D592" w14:textId="3B33DDC9" w:rsidR="00E4340B" w:rsidRPr="00E4340B" w:rsidRDefault="00E4340B" w:rsidP="00E23F3D">
            <w:pPr>
              <w:spacing w:after="83"/>
              <w:rPr>
                <w:rFonts w:ascii="宋体" w:eastAsia="宋体" w:hAnsi="宋体"/>
                <w:szCs w:val="21"/>
              </w:rPr>
            </w:pPr>
            <w:r w:rsidRPr="00E4340B">
              <w:rPr>
                <w:rFonts w:ascii="宋体" w:eastAsia="宋体" w:hAnsi="宋体" w:cs="Calibri"/>
                <w:color w:val="auto"/>
                <w:szCs w:val="21"/>
              </w:rPr>
              <w:t>0xFF</w:t>
            </w:r>
            <w:r w:rsidR="00E23F3D">
              <w:rPr>
                <w:rFonts w:ascii="宋体" w:eastAsia="宋体" w:hAnsi="宋体" w:cs="Calibri" w:hint="eastAsia"/>
                <w:color w:val="auto"/>
                <w:szCs w:val="21"/>
              </w:rPr>
              <w:t>：</w:t>
            </w:r>
            <w:r w:rsidRPr="00E4340B">
              <w:rPr>
                <w:rFonts w:ascii="宋体" w:eastAsia="宋体" w:hAnsi="宋体" w:cs="宋体"/>
                <w:color w:val="auto"/>
                <w:szCs w:val="21"/>
              </w:rPr>
              <w:t>不支持</w:t>
            </w:r>
          </w:p>
        </w:tc>
        <w:tc>
          <w:tcPr>
            <w:tcW w:w="1164" w:type="pct"/>
            <w:tcBorders>
              <w:top w:val="single" w:sz="4" w:space="0" w:color="000000"/>
              <w:left w:val="single" w:sz="4" w:space="0" w:color="000000"/>
              <w:bottom w:val="single" w:sz="4" w:space="0" w:color="000000"/>
              <w:right w:val="single" w:sz="4" w:space="0" w:color="000000"/>
            </w:tcBorders>
          </w:tcPr>
          <w:p w14:paraId="67BA51EA" w14:textId="77777777" w:rsidR="00E4340B" w:rsidRPr="00E4340B" w:rsidRDefault="00E4340B" w:rsidP="00D05B3B">
            <w:pPr>
              <w:spacing w:after="83"/>
              <w:ind w:left="107" w:firstLine="0"/>
              <w:rPr>
                <w:rFonts w:ascii="宋体" w:eastAsia="宋体" w:hAnsi="宋体" w:cs="Calibri"/>
                <w:color w:val="auto"/>
                <w:szCs w:val="21"/>
              </w:rPr>
            </w:pPr>
          </w:p>
        </w:tc>
      </w:tr>
      <w:tr w:rsidR="00E4340B" w:rsidRPr="006E2E0E" w14:paraId="3845C56A" w14:textId="71E57EE2" w:rsidTr="008B7164">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26E53A" w14:textId="77777777" w:rsidR="00E4340B" w:rsidRPr="00E4340B" w:rsidRDefault="00E4340B" w:rsidP="00E23F3D">
            <w:pPr>
              <w:spacing w:after="0"/>
              <w:ind w:left="3" w:firstLine="0"/>
              <w:jc w:val="center"/>
              <w:rPr>
                <w:rFonts w:ascii="宋体" w:eastAsia="宋体" w:hAnsi="宋体" w:cs="Calibri"/>
                <w:szCs w:val="21"/>
              </w:rPr>
            </w:pPr>
            <w:r w:rsidRPr="00E4340B">
              <w:rPr>
                <w:rFonts w:ascii="宋体" w:eastAsia="宋体" w:hAnsi="宋体" w:cs="Calibri" w:hint="eastAsia"/>
                <w:szCs w:val="21"/>
              </w:rPr>
              <w:t>5</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34DA7B" w14:textId="4FD02BE7" w:rsidR="00E4340B" w:rsidRPr="00E4340B" w:rsidRDefault="00E4340B" w:rsidP="00D05B3B">
            <w:pPr>
              <w:spacing w:after="0"/>
              <w:ind w:left="1" w:firstLine="0"/>
              <w:jc w:val="center"/>
              <w:rPr>
                <w:rFonts w:ascii="宋体" w:eastAsia="宋体" w:hAnsi="宋体" w:cs="宋体"/>
                <w:szCs w:val="21"/>
              </w:rPr>
            </w:pPr>
            <w:r w:rsidRPr="00E4340B">
              <w:rPr>
                <w:rFonts w:ascii="宋体" w:eastAsia="宋体" w:hAnsi="宋体" w:hint="eastAsia"/>
                <w:szCs w:val="21"/>
              </w:rPr>
              <w:t>WiFi</w:t>
            </w:r>
            <w:r w:rsidRPr="00E4340B">
              <w:rPr>
                <w:rFonts w:ascii="宋体" w:eastAsia="宋体" w:hAnsi="宋体"/>
                <w:szCs w:val="21"/>
              </w:rPr>
              <w:t xml:space="preserve"> </w:t>
            </w:r>
            <w:r w:rsidRPr="00E4340B">
              <w:rPr>
                <w:rFonts w:ascii="宋体" w:eastAsia="宋体" w:hAnsi="宋体" w:hint="eastAsia"/>
                <w:szCs w:val="21"/>
              </w:rPr>
              <w:t>T</w:t>
            </w:r>
            <w:r w:rsidR="00E23F3D">
              <w:rPr>
                <w:rFonts w:ascii="宋体" w:eastAsia="宋体" w:hAnsi="宋体"/>
                <w:szCs w:val="21"/>
              </w:rPr>
              <w:t>CP</w:t>
            </w:r>
            <w:r w:rsidRPr="00E4340B">
              <w:rPr>
                <w:rFonts w:ascii="宋体" w:eastAsia="宋体" w:hAnsi="宋体" w:hint="eastAsia"/>
                <w:szCs w:val="21"/>
              </w:rPr>
              <w:t>连接状态</w:t>
            </w:r>
          </w:p>
        </w:tc>
        <w:tc>
          <w:tcPr>
            <w:tcW w:w="10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AE769F" w14:textId="00312C7E" w:rsidR="00E4340B" w:rsidRPr="00E4340B" w:rsidRDefault="00E4340B" w:rsidP="00D05B3B">
            <w:pPr>
              <w:spacing w:after="0"/>
              <w:ind w:left="5" w:firstLine="0"/>
              <w:jc w:val="center"/>
              <w:rPr>
                <w:rFonts w:ascii="宋体" w:eastAsia="宋体" w:hAnsi="宋体" w:cs="Calibri"/>
                <w:szCs w:val="21"/>
              </w:rPr>
            </w:pPr>
            <w:r w:rsidRPr="00E4340B">
              <w:rPr>
                <w:rFonts w:ascii="宋体" w:eastAsia="宋体" w:hAnsi="宋体" w:cs="Calibri" w:hint="eastAsia"/>
                <w:szCs w:val="21"/>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09BF15" w14:textId="6AAE997C" w:rsidR="00E4340B" w:rsidRPr="00E4340B" w:rsidRDefault="00E4340B" w:rsidP="00E23F3D">
            <w:pPr>
              <w:spacing w:after="83"/>
              <w:rPr>
                <w:rFonts w:ascii="宋体" w:eastAsia="宋体" w:hAnsi="宋体" w:cs="宋体"/>
                <w:color w:val="auto"/>
                <w:szCs w:val="21"/>
              </w:rPr>
            </w:pPr>
            <w:r w:rsidRPr="00E4340B">
              <w:rPr>
                <w:rFonts w:ascii="宋体" w:eastAsia="宋体" w:hAnsi="宋体" w:cs="Calibri"/>
                <w:color w:val="auto"/>
                <w:szCs w:val="21"/>
              </w:rPr>
              <w:t>0x0</w:t>
            </w:r>
            <w:r w:rsidRPr="00E4340B">
              <w:rPr>
                <w:rFonts w:ascii="宋体" w:eastAsia="宋体" w:hAnsi="宋体" w:cs="宋体"/>
                <w:color w:val="auto"/>
                <w:szCs w:val="21"/>
              </w:rPr>
              <w:t>：</w:t>
            </w:r>
            <w:r w:rsidRPr="00E4340B">
              <w:rPr>
                <w:rFonts w:ascii="宋体" w:eastAsia="宋体" w:hAnsi="宋体" w:cs="宋体" w:hint="eastAsia"/>
                <w:color w:val="auto"/>
                <w:szCs w:val="21"/>
              </w:rPr>
              <w:t>T</w:t>
            </w:r>
            <w:r w:rsidR="00E23F3D">
              <w:rPr>
                <w:rFonts w:ascii="宋体" w:eastAsia="宋体" w:hAnsi="宋体" w:cs="宋体"/>
                <w:color w:val="auto"/>
                <w:szCs w:val="21"/>
              </w:rPr>
              <w:t>CP</w:t>
            </w:r>
            <w:r w:rsidRPr="00E4340B">
              <w:rPr>
                <w:rFonts w:ascii="宋体" w:eastAsia="宋体" w:hAnsi="宋体" w:cs="宋体" w:hint="eastAsia"/>
                <w:color w:val="auto"/>
                <w:szCs w:val="21"/>
              </w:rPr>
              <w:t>连接失败</w:t>
            </w:r>
            <w:r w:rsidRPr="00E4340B">
              <w:rPr>
                <w:rFonts w:ascii="宋体" w:eastAsia="宋体" w:hAnsi="宋体" w:cs="Calibri"/>
                <w:color w:val="auto"/>
                <w:szCs w:val="21"/>
              </w:rPr>
              <w:t>(</w:t>
            </w:r>
            <w:r w:rsidRPr="00E4340B">
              <w:rPr>
                <w:rFonts w:ascii="宋体" w:eastAsia="宋体" w:hAnsi="宋体" w:cs="宋体"/>
                <w:color w:val="auto"/>
                <w:szCs w:val="21"/>
              </w:rPr>
              <w:t>默认值</w:t>
            </w:r>
            <w:r w:rsidRPr="00E4340B">
              <w:rPr>
                <w:rFonts w:ascii="宋体" w:eastAsia="宋体" w:hAnsi="宋体" w:cs="Calibri"/>
                <w:color w:val="auto"/>
                <w:szCs w:val="21"/>
              </w:rPr>
              <w:t>)</w:t>
            </w:r>
            <w:r w:rsidRPr="00E4340B">
              <w:rPr>
                <w:rFonts w:ascii="宋体" w:eastAsia="宋体" w:hAnsi="宋体" w:cs="宋体"/>
                <w:color w:val="auto"/>
                <w:szCs w:val="21"/>
              </w:rPr>
              <w:t>；</w:t>
            </w:r>
            <w:r w:rsidRPr="00E4340B">
              <w:rPr>
                <w:rFonts w:ascii="宋体" w:eastAsia="宋体" w:hAnsi="宋体" w:cs="Calibri"/>
                <w:color w:val="auto"/>
                <w:szCs w:val="21"/>
              </w:rPr>
              <w:t>0x1</w:t>
            </w:r>
            <w:r w:rsidRPr="00E4340B">
              <w:rPr>
                <w:rFonts w:ascii="宋体" w:eastAsia="宋体" w:hAnsi="宋体" w:cs="宋体"/>
                <w:color w:val="auto"/>
                <w:szCs w:val="21"/>
              </w:rPr>
              <w:t>：</w:t>
            </w:r>
            <w:r w:rsidRPr="00E4340B">
              <w:rPr>
                <w:rFonts w:ascii="宋体" w:eastAsia="宋体" w:hAnsi="宋体" w:cs="宋体" w:hint="eastAsia"/>
                <w:color w:val="auto"/>
                <w:szCs w:val="21"/>
              </w:rPr>
              <w:t>T</w:t>
            </w:r>
            <w:r w:rsidR="00E23F3D">
              <w:rPr>
                <w:rFonts w:ascii="宋体" w:eastAsia="宋体" w:hAnsi="宋体" w:cs="宋体"/>
                <w:color w:val="auto"/>
                <w:szCs w:val="21"/>
              </w:rPr>
              <w:t>CP</w:t>
            </w:r>
            <w:r w:rsidRPr="00E4340B">
              <w:rPr>
                <w:rFonts w:ascii="宋体" w:eastAsia="宋体" w:hAnsi="宋体" w:cs="宋体" w:hint="eastAsia"/>
                <w:color w:val="auto"/>
                <w:szCs w:val="21"/>
              </w:rPr>
              <w:t>连接成功</w:t>
            </w:r>
            <w:r w:rsidRPr="00E4340B">
              <w:rPr>
                <w:rFonts w:ascii="宋体" w:eastAsia="宋体" w:hAnsi="宋体" w:cs="宋体"/>
                <w:color w:val="auto"/>
                <w:szCs w:val="21"/>
              </w:rPr>
              <w:t>；</w:t>
            </w:r>
          </w:p>
          <w:p w14:paraId="3EF42BEC" w14:textId="474326A7" w:rsidR="00E4340B" w:rsidRPr="00E4340B" w:rsidRDefault="00E4340B" w:rsidP="00E23F3D">
            <w:pPr>
              <w:spacing w:after="83"/>
              <w:rPr>
                <w:rFonts w:ascii="宋体" w:eastAsia="宋体" w:hAnsi="宋体"/>
                <w:szCs w:val="21"/>
              </w:rPr>
            </w:pPr>
            <w:r w:rsidRPr="00E4340B">
              <w:rPr>
                <w:rFonts w:ascii="宋体" w:eastAsia="宋体" w:hAnsi="宋体" w:cs="Calibri"/>
                <w:color w:val="auto"/>
                <w:szCs w:val="21"/>
              </w:rPr>
              <w:t>0xFF</w:t>
            </w:r>
            <w:r w:rsidR="00E23F3D">
              <w:rPr>
                <w:rFonts w:ascii="宋体" w:eastAsia="宋体" w:hAnsi="宋体" w:cs="Calibri" w:hint="eastAsia"/>
                <w:color w:val="auto"/>
                <w:szCs w:val="21"/>
              </w:rPr>
              <w:t>：</w:t>
            </w:r>
            <w:r w:rsidRPr="00E4340B">
              <w:rPr>
                <w:rFonts w:ascii="宋体" w:eastAsia="宋体" w:hAnsi="宋体" w:cs="宋体"/>
                <w:color w:val="auto"/>
                <w:szCs w:val="21"/>
              </w:rPr>
              <w:t>不支持</w:t>
            </w:r>
          </w:p>
        </w:tc>
        <w:tc>
          <w:tcPr>
            <w:tcW w:w="1164" w:type="pct"/>
            <w:tcBorders>
              <w:top w:val="single" w:sz="4" w:space="0" w:color="000000"/>
              <w:left w:val="single" w:sz="4" w:space="0" w:color="000000"/>
              <w:bottom w:val="single" w:sz="4" w:space="0" w:color="000000"/>
              <w:right w:val="single" w:sz="4" w:space="0" w:color="000000"/>
            </w:tcBorders>
          </w:tcPr>
          <w:p w14:paraId="0C418E21" w14:textId="77777777" w:rsidR="00E4340B" w:rsidRPr="00E4340B" w:rsidRDefault="00E4340B" w:rsidP="00D05B3B">
            <w:pPr>
              <w:spacing w:after="83"/>
              <w:ind w:left="107" w:firstLine="0"/>
              <w:rPr>
                <w:rFonts w:ascii="宋体" w:eastAsia="宋体" w:hAnsi="宋体" w:cs="Calibri"/>
                <w:color w:val="auto"/>
                <w:szCs w:val="21"/>
              </w:rPr>
            </w:pPr>
          </w:p>
        </w:tc>
      </w:tr>
      <w:tr w:rsidR="00E4340B" w:rsidRPr="006E2E0E" w14:paraId="2707B585" w14:textId="49F63C5D" w:rsidTr="008B7164">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B354B0" w14:textId="77777777" w:rsidR="00E4340B" w:rsidRPr="00E4340B" w:rsidRDefault="00E4340B" w:rsidP="00E23F3D">
            <w:pPr>
              <w:spacing w:after="0"/>
              <w:ind w:left="3" w:firstLine="0"/>
              <w:jc w:val="center"/>
              <w:rPr>
                <w:rFonts w:ascii="宋体" w:eastAsia="宋体" w:hAnsi="宋体" w:cs="Calibri"/>
                <w:szCs w:val="21"/>
              </w:rPr>
            </w:pPr>
            <w:r w:rsidRPr="00E4340B">
              <w:rPr>
                <w:rFonts w:ascii="宋体" w:eastAsia="宋体" w:hAnsi="宋体" w:cs="Calibri" w:hint="eastAsia"/>
                <w:szCs w:val="21"/>
              </w:rPr>
              <w:t>6</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C4D454" w14:textId="77777777" w:rsidR="00E4340B" w:rsidRPr="00E4340B" w:rsidRDefault="00E4340B" w:rsidP="00D05B3B">
            <w:pPr>
              <w:spacing w:after="0"/>
              <w:ind w:left="1" w:firstLine="0"/>
              <w:jc w:val="center"/>
              <w:rPr>
                <w:rFonts w:ascii="宋体" w:eastAsia="宋体" w:hAnsi="宋体" w:cs="宋体"/>
                <w:szCs w:val="21"/>
              </w:rPr>
            </w:pPr>
            <w:r w:rsidRPr="00E4340B">
              <w:rPr>
                <w:rFonts w:ascii="宋体" w:eastAsia="宋体" w:hAnsi="宋体" w:hint="eastAsia"/>
                <w:szCs w:val="21"/>
              </w:rPr>
              <w:t>发送心跳数</w:t>
            </w:r>
          </w:p>
        </w:tc>
        <w:tc>
          <w:tcPr>
            <w:tcW w:w="10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12860A" w14:textId="762EB120" w:rsidR="00E4340B" w:rsidRPr="00E4340B" w:rsidRDefault="00E4340B" w:rsidP="00D05B3B">
            <w:pPr>
              <w:spacing w:after="0"/>
              <w:ind w:left="5" w:firstLine="0"/>
              <w:jc w:val="center"/>
              <w:rPr>
                <w:rFonts w:ascii="宋体" w:eastAsia="宋体" w:hAnsi="宋体" w:cs="Calibri"/>
                <w:szCs w:val="21"/>
              </w:rPr>
            </w:pPr>
            <w:r w:rsidRPr="00E4340B">
              <w:rPr>
                <w:rFonts w:ascii="宋体" w:eastAsia="宋体" w:hAnsi="宋体" w:cs="Calibri" w:hint="eastAsia"/>
                <w:szCs w:val="21"/>
              </w:rPr>
              <w:t>2</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ACFA36" w14:textId="77777777" w:rsidR="00E4340B" w:rsidRPr="00E4340B" w:rsidRDefault="00E4340B" w:rsidP="00E23F3D">
            <w:pPr>
              <w:spacing w:after="0"/>
              <w:jc w:val="both"/>
              <w:rPr>
                <w:rFonts w:ascii="宋体" w:eastAsia="宋体" w:hAnsi="宋体" w:cs="宋体"/>
                <w:szCs w:val="21"/>
              </w:rPr>
            </w:pPr>
            <w:r w:rsidRPr="00E4340B">
              <w:rPr>
                <w:rFonts w:ascii="宋体" w:eastAsia="宋体" w:hAnsi="宋体" w:cs="宋体" w:hint="eastAsia"/>
                <w:szCs w:val="21"/>
              </w:rPr>
              <w:t>总发送心跳消息次数</w:t>
            </w:r>
          </w:p>
        </w:tc>
        <w:tc>
          <w:tcPr>
            <w:tcW w:w="1164" w:type="pct"/>
            <w:tcBorders>
              <w:top w:val="single" w:sz="4" w:space="0" w:color="000000"/>
              <w:left w:val="single" w:sz="4" w:space="0" w:color="000000"/>
              <w:bottom w:val="single" w:sz="4" w:space="0" w:color="000000"/>
              <w:right w:val="single" w:sz="4" w:space="0" w:color="000000"/>
            </w:tcBorders>
          </w:tcPr>
          <w:p w14:paraId="0676945B" w14:textId="77777777" w:rsidR="00E4340B" w:rsidRPr="00E4340B" w:rsidRDefault="00E4340B" w:rsidP="00D05B3B">
            <w:pPr>
              <w:spacing w:after="0"/>
              <w:ind w:left="3" w:firstLine="0"/>
              <w:jc w:val="both"/>
              <w:rPr>
                <w:rFonts w:ascii="宋体" w:eastAsia="宋体" w:hAnsi="宋体" w:cs="宋体"/>
                <w:szCs w:val="21"/>
              </w:rPr>
            </w:pPr>
          </w:p>
        </w:tc>
      </w:tr>
      <w:tr w:rsidR="00E4340B" w:rsidRPr="006E2E0E" w14:paraId="1595A19E" w14:textId="0E260F00" w:rsidTr="008B7164">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CB893A" w14:textId="77777777" w:rsidR="00E4340B" w:rsidRPr="00E4340B" w:rsidRDefault="00E4340B" w:rsidP="00E23F3D">
            <w:pPr>
              <w:spacing w:after="0"/>
              <w:ind w:left="3" w:firstLine="0"/>
              <w:jc w:val="center"/>
              <w:rPr>
                <w:rFonts w:ascii="宋体" w:eastAsia="宋体" w:hAnsi="宋体" w:cs="Calibri"/>
                <w:szCs w:val="21"/>
              </w:rPr>
            </w:pPr>
            <w:r w:rsidRPr="00E4340B">
              <w:rPr>
                <w:rFonts w:ascii="宋体" w:eastAsia="宋体" w:hAnsi="宋体" w:cs="Calibri" w:hint="eastAsia"/>
                <w:szCs w:val="21"/>
              </w:rPr>
              <w:t>7</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45C7513" w14:textId="77777777" w:rsidR="00E4340B" w:rsidRPr="00E4340B" w:rsidRDefault="00E4340B" w:rsidP="00D05B3B">
            <w:pPr>
              <w:spacing w:after="0"/>
              <w:ind w:left="1" w:firstLine="0"/>
              <w:jc w:val="center"/>
              <w:rPr>
                <w:rFonts w:ascii="宋体" w:eastAsia="宋体" w:hAnsi="宋体" w:cs="宋体"/>
                <w:szCs w:val="21"/>
              </w:rPr>
            </w:pPr>
            <w:r w:rsidRPr="00E4340B">
              <w:rPr>
                <w:rFonts w:ascii="宋体" w:eastAsia="宋体" w:hAnsi="宋体" w:hint="eastAsia"/>
                <w:szCs w:val="21"/>
              </w:rPr>
              <w:t>收到心跳回复数</w:t>
            </w:r>
          </w:p>
        </w:tc>
        <w:tc>
          <w:tcPr>
            <w:tcW w:w="10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042F3F" w14:textId="784E1E5E" w:rsidR="00E4340B" w:rsidRPr="00E4340B" w:rsidRDefault="00E4340B" w:rsidP="00D05B3B">
            <w:pPr>
              <w:spacing w:after="0"/>
              <w:ind w:left="5" w:firstLine="0"/>
              <w:jc w:val="center"/>
              <w:rPr>
                <w:rFonts w:ascii="宋体" w:eastAsia="宋体" w:hAnsi="宋体" w:cs="Calibri"/>
                <w:szCs w:val="21"/>
              </w:rPr>
            </w:pPr>
            <w:r w:rsidRPr="00E4340B">
              <w:rPr>
                <w:rFonts w:ascii="宋体" w:eastAsia="宋体" w:hAnsi="宋体" w:cs="Calibri" w:hint="eastAsia"/>
                <w:szCs w:val="21"/>
              </w:rPr>
              <w:t>2</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955974" w14:textId="77777777" w:rsidR="00E4340B" w:rsidRPr="00E4340B" w:rsidRDefault="00E4340B" w:rsidP="00E23F3D">
            <w:pPr>
              <w:spacing w:after="0"/>
              <w:jc w:val="both"/>
              <w:rPr>
                <w:rFonts w:ascii="宋体" w:eastAsia="宋体" w:hAnsi="宋体" w:cs="宋体"/>
                <w:szCs w:val="21"/>
              </w:rPr>
            </w:pPr>
            <w:r w:rsidRPr="00E4340B">
              <w:rPr>
                <w:rFonts w:ascii="宋体" w:eastAsia="宋体" w:hAnsi="宋体" w:cs="宋体" w:hint="eastAsia"/>
                <w:szCs w:val="21"/>
              </w:rPr>
              <w:t>总收到心跳消息次数</w:t>
            </w:r>
          </w:p>
        </w:tc>
        <w:tc>
          <w:tcPr>
            <w:tcW w:w="1164" w:type="pct"/>
            <w:tcBorders>
              <w:top w:val="single" w:sz="4" w:space="0" w:color="000000"/>
              <w:left w:val="single" w:sz="4" w:space="0" w:color="000000"/>
              <w:bottom w:val="single" w:sz="4" w:space="0" w:color="000000"/>
              <w:right w:val="single" w:sz="4" w:space="0" w:color="000000"/>
            </w:tcBorders>
          </w:tcPr>
          <w:p w14:paraId="651A1F5B" w14:textId="77777777" w:rsidR="00E4340B" w:rsidRPr="00E4340B" w:rsidRDefault="00E4340B" w:rsidP="00D05B3B">
            <w:pPr>
              <w:spacing w:after="0"/>
              <w:ind w:left="3" w:firstLineChars="100" w:firstLine="210"/>
              <w:jc w:val="both"/>
              <w:rPr>
                <w:rFonts w:ascii="宋体" w:eastAsia="宋体" w:hAnsi="宋体" w:cs="宋体"/>
                <w:szCs w:val="21"/>
              </w:rPr>
            </w:pPr>
          </w:p>
        </w:tc>
      </w:tr>
      <w:tr w:rsidR="00E4340B" w:rsidRPr="006E2E0E" w14:paraId="280605F4" w14:textId="3631D447" w:rsidTr="008B7164">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65E239" w14:textId="523E2DA4" w:rsidR="00E4340B" w:rsidRPr="00E4340B" w:rsidRDefault="00E23F3D" w:rsidP="00E23F3D">
            <w:pPr>
              <w:spacing w:after="0"/>
              <w:ind w:left="3" w:firstLine="0"/>
              <w:jc w:val="center"/>
              <w:rPr>
                <w:rFonts w:ascii="宋体" w:eastAsia="宋体" w:hAnsi="宋体" w:cs="Calibri"/>
                <w:szCs w:val="21"/>
              </w:rPr>
            </w:pPr>
            <w:r>
              <w:rPr>
                <w:rFonts w:ascii="宋体" w:eastAsia="宋体" w:hAnsi="宋体" w:cs="Calibri" w:hint="eastAsia"/>
                <w:szCs w:val="21"/>
              </w:rPr>
              <w:t>8</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A4648B" w14:textId="77777777" w:rsidR="00E4340B" w:rsidRPr="00E4340B" w:rsidRDefault="00E4340B" w:rsidP="00D05B3B">
            <w:pPr>
              <w:spacing w:after="0"/>
              <w:ind w:left="1" w:firstLine="0"/>
              <w:jc w:val="center"/>
              <w:rPr>
                <w:rFonts w:ascii="宋体" w:eastAsia="宋体" w:hAnsi="宋体"/>
                <w:szCs w:val="21"/>
              </w:rPr>
            </w:pPr>
            <w:r w:rsidRPr="00E4340B">
              <w:rPr>
                <w:rFonts w:ascii="宋体" w:eastAsia="宋体" w:hAnsi="宋体" w:hint="eastAsia"/>
                <w:szCs w:val="21"/>
              </w:rPr>
              <w:t>收到解锁次数/回复解锁次数</w:t>
            </w:r>
          </w:p>
        </w:tc>
        <w:tc>
          <w:tcPr>
            <w:tcW w:w="10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B21F69" w14:textId="67F00531" w:rsidR="00E4340B" w:rsidRPr="00E4340B" w:rsidRDefault="00E4340B" w:rsidP="00D05B3B">
            <w:pPr>
              <w:spacing w:after="0"/>
              <w:ind w:left="5" w:firstLine="0"/>
              <w:jc w:val="center"/>
              <w:rPr>
                <w:rFonts w:ascii="宋体" w:eastAsia="宋体" w:hAnsi="宋体" w:cs="Calibri"/>
                <w:szCs w:val="21"/>
              </w:rPr>
            </w:pPr>
            <w:r w:rsidRPr="00E4340B">
              <w:rPr>
                <w:rFonts w:ascii="宋体" w:eastAsia="宋体" w:hAnsi="宋体" w:cs="Calibri" w:hint="eastAsia"/>
                <w:szCs w:val="21"/>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6BBCBC" w14:textId="7E040B2E" w:rsidR="00E4340B" w:rsidRPr="00E4340B" w:rsidRDefault="00E4340B" w:rsidP="007D0B39">
            <w:pPr>
              <w:spacing w:after="83"/>
              <w:rPr>
                <w:rFonts w:ascii="宋体" w:eastAsia="宋体" w:hAnsi="宋体" w:cs="Calibri"/>
                <w:color w:val="auto"/>
                <w:szCs w:val="21"/>
              </w:rPr>
            </w:pPr>
            <w:r w:rsidRPr="00E4340B">
              <w:rPr>
                <w:rFonts w:ascii="宋体" w:eastAsia="宋体" w:hAnsi="宋体" w:cs="Calibri" w:hint="eastAsia"/>
                <w:color w:val="auto"/>
                <w:szCs w:val="21"/>
              </w:rPr>
              <w:t>Bit</w:t>
            </w:r>
            <w:r w:rsidR="007D0B39">
              <w:rPr>
                <w:rFonts w:ascii="宋体" w:eastAsia="宋体" w:hAnsi="宋体" w:cs="Calibri"/>
                <w:color w:val="auto"/>
                <w:szCs w:val="21"/>
              </w:rPr>
              <w:t>[0:3]:</w:t>
            </w:r>
            <w:r w:rsidRPr="00E4340B">
              <w:rPr>
                <w:rFonts w:ascii="宋体" w:eastAsia="宋体" w:hAnsi="宋体" w:cs="Calibri" w:hint="eastAsia"/>
                <w:color w:val="auto"/>
                <w:szCs w:val="21"/>
              </w:rPr>
              <w:t>总收到解锁消息次数</w:t>
            </w:r>
          </w:p>
          <w:p w14:paraId="44345DFA" w14:textId="7C2DD081" w:rsidR="00E4340B" w:rsidRPr="00E4340B" w:rsidRDefault="00E4340B" w:rsidP="007D0B39">
            <w:pPr>
              <w:spacing w:after="83"/>
              <w:rPr>
                <w:rFonts w:ascii="宋体" w:eastAsia="宋体" w:hAnsi="宋体" w:cs="Calibri"/>
                <w:color w:val="auto"/>
                <w:szCs w:val="21"/>
              </w:rPr>
            </w:pPr>
            <w:r w:rsidRPr="00E4340B">
              <w:rPr>
                <w:rFonts w:ascii="宋体" w:eastAsia="宋体" w:hAnsi="宋体" w:cs="Calibri" w:hint="eastAsia"/>
                <w:color w:val="auto"/>
                <w:szCs w:val="21"/>
              </w:rPr>
              <w:t>Bit</w:t>
            </w:r>
            <w:r w:rsidR="007D0B39">
              <w:rPr>
                <w:rFonts w:ascii="宋体" w:eastAsia="宋体" w:hAnsi="宋体" w:cs="Calibri"/>
                <w:color w:val="auto"/>
                <w:szCs w:val="21"/>
              </w:rPr>
              <w:t>[4:7]:</w:t>
            </w:r>
            <w:r w:rsidRPr="00E4340B">
              <w:rPr>
                <w:rFonts w:ascii="宋体" w:eastAsia="宋体" w:hAnsi="宋体" w:cs="Calibri" w:hint="eastAsia"/>
                <w:color w:val="auto"/>
                <w:szCs w:val="21"/>
              </w:rPr>
              <w:t>总回复解锁消息次数</w:t>
            </w:r>
          </w:p>
        </w:tc>
        <w:tc>
          <w:tcPr>
            <w:tcW w:w="1164" w:type="pct"/>
            <w:tcBorders>
              <w:top w:val="single" w:sz="4" w:space="0" w:color="000000"/>
              <w:left w:val="single" w:sz="4" w:space="0" w:color="000000"/>
              <w:bottom w:val="single" w:sz="4" w:space="0" w:color="000000"/>
              <w:right w:val="single" w:sz="4" w:space="0" w:color="000000"/>
            </w:tcBorders>
          </w:tcPr>
          <w:p w14:paraId="30A9890D" w14:textId="77777777" w:rsidR="00E4340B" w:rsidRPr="00E4340B" w:rsidRDefault="00E4340B" w:rsidP="00D05B3B">
            <w:pPr>
              <w:spacing w:after="83"/>
              <w:ind w:left="107" w:firstLine="0"/>
              <w:rPr>
                <w:rFonts w:ascii="宋体" w:eastAsia="宋体" w:hAnsi="宋体" w:cs="Calibri"/>
                <w:color w:val="auto"/>
                <w:szCs w:val="21"/>
              </w:rPr>
            </w:pPr>
          </w:p>
        </w:tc>
      </w:tr>
      <w:tr w:rsidR="00E4340B" w:rsidRPr="006E2E0E" w14:paraId="0606DB06" w14:textId="72FB88B8" w:rsidTr="008B7164">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1F3C15" w14:textId="0C150D98" w:rsidR="00E4340B" w:rsidRPr="00E4340B" w:rsidRDefault="00E23F3D" w:rsidP="007D0B39">
            <w:pPr>
              <w:spacing w:after="0"/>
              <w:ind w:left="3" w:firstLine="0"/>
              <w:jc w:val="center"/>
              <w:rPr>
                <w:rFonts w:ascii="宋体" w:eastAsia="宋体" w:hAnsi="宋体" w:cs="Calibri"/>
                <w:szCs w:val="21"/>
              </w:rPr>
            </w:pPr>
            <w:r>
              <w:rPr>
                <w:rFonts w:ascii="宋体" w:eastAsia="宋体" w:hAnsi="宋体" w:cs="Calibri" w:hint="eastAsia"/>
                <w:szCs w:val="21"/>
              </w:rPr>
              <w:t>9</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50AE52" w14:textId="77777777" w:rsidR="00E4340B" w:rsidRPr="00E4340B" w:rsidRDefault="00E4340B" w:rsidP="00D05B3B">
            <w:pPr>
              <w:spacing w:after="0"/>
              <w:ind w:left="1" w:firstLine="0"/>
              <w:jc w:val="center"/>
              <w:rPr>
                <w:rFonts w:ascii="宋体" w:eastAsia="宋体" w:hAnsi="宋体"/>
                <w:szCs w:val="21"/>
              </w:rPr>
            </w:pPr>
            <w:r w:rsidRPr="00E4340B">
              <w:rPr>
                <w:rFonts w:ascii="宋体" w:eastAsia="宋体" w:hAnsi="宋体" w:hint="eastAsia"/>
                <w:szCs w:val="21"/>
              </w:rPr>
              <w:t>收到加锁次数/回复加锁次数</w:t>
            </w:r>
          </w:p>
        </w:tc>
        <w:tc>
          <w:tcPr>
            <w:tcW w:w="10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3C5E94" w14:textId="04A4DB2E" w:rsidR="00E4340B" w:rsidRPr="00E4340B" w:rsidRDefault="00E4340B" w:rsidP="00D05B3B">
            <w:pPr>
              <w:spacing w:after="0"/>
              <w:ind w:left="5" w:firstLine="0"/>
              <w:jc w:val="center"/>
              <w:rPr>
                <w:rFonts w:ascii="宋体" w:eastAsia="宋体" w:hAnsi="宋体" w:cs="Calibri"/>
                <w:szCs w:val="21"/>
              </w:rPr>
            </w:pPr>
            <w:r w:rsidRPr="00E4340B">
              <w:rPr>
                <w:rFonts w:ascii="宋体" w:eastAsia="宋体" w:hAnsi="宋体" w:cs="Calibri" w:hint="eastAsia"/>
                <w:szCs w:val="21"/>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04FEB3" w14:textId="43791FFE" w:rsidR="00E4340B" w:rsidRPr="00E4340B" w:rsidRDefault="00E4340B" w:rsidP="007D0B39">
            <w:pPr>
              <w:spacing w:after="83"/>
              <w:rPr>
                <w:rFonts w:ascii="宋体" w:eastAsia="宋体" w:hAnsi="宋体" w:cs="Calibri"/>
                <w:color w:val="auto"/>
                <w:szCs w:val="21"/>
              </w:rPr>
            </w:pPr>
            <w:r w:rsidRPr="00E4340B">
              <w:rPr>
                <w:rFonts w:ascii="宋体" w:eastAsia="宋体" w:hAnsi="宋体" w:cs="Calibri" w:hint="eastAsia"/>
                <w:color w:val="auto"/>
                <w:szCs w:val="21"/>
              </w:rPr>
              <w:t>Bit</w:t>
            </w:r>
            <w:r w:rsidR="007D0B39">
              <w:rPr>
                <w:rFonts w:ascii="宋体" w:eastAsia="宋体" w:hAnsi="宋体" w:cs="Calibri"/>
                <w:color w:val="auto"/>
                <w:szCs w:val="21"/>
              </w:rPr>
              <w:t>[0:3]:</w:t>
            </w:r>
            <w:r w:rsidRPr="00E4340B">
              <w:rPr>
                <w:rFonts w:ascii="宋体" w:eastAsia="宋体" w:hAnsi="宋体" w:cs="Calibri" w:hint="eastAsia"/>
                <w:color w:val="auto"/>
                <w:szCs w:val="21"/>
              </w:rPr>
              <w:t>总收到加锁消息次数</w:t>
            </w:r>
          </w:p>
          <w:p w14:paraId="5EABF5F0" w14:textId="18CD3A87" w:rsidR="00E4340B" w:rsidRPr="00E4340B" w:rsidRDefault="00E4340B" w:rsidP="007D0B39">
            <w:pPr>
              <w:spacing w:after="83"/>
              <w:rPr>
                <w:rFonts w:ascii="宋体" w:eastAsia="宋体" w:hAnsi="宋体" w:cs="Calibri"/>
                <w:color w:val="auto"/>
                <w:szCs w:val="21"/>
              </w:rPr>
            </w:pPr>
            <w:r w:rsidRPr="00E4340B">
              <w:rPr>
                <w:rFonts w:ascii="宋体" w:eastAsia="宋体" w:hAnsi="宋体" w:cs="Calibri" w:hint="eastAsia"/>
                <w:color w:val="auto"/>
                <w:szCs w:val="21"/>
              </w:rPr>
              <w:t>Bit</w:t>
            </w:r>
            <w:r w:rsidR="007D0B39">
              <w:rPr>
                <w:rFonts w:ascii="宋体" w:eastAsia="宋体" w:hAnsi="宋体" w:cs="Calibri"/>
                <w:color w:val="auto"/>
                <w:szCs w:val="21"/>
              </w:rPr>
              <w:t>[4:7]:</w:t>
            </w:r>
            <w:r w:rsidRPr="00E4340B">
              <w:rPr>
                <w:rFonts w:ascii="宋体" w:eastAsia="宋体" w:hAnsi="宋体" w:cs="Calibri" w:hint="eastAsia"/>
                <w:color w:val="auto"/>
                <w:szCs w:val="21"/>
              </w:rPr>
              <w:t>总回复加锁消息次数</w:t>
            </w:r>
          </w:p>
        </w:tc>
        <w:tc>
          <w:tcPr>
            <w:tcW w:w="1164" w:type="pct"/>
            <w:tcBorders>
              <w:top w:val="single" w:sz="4" w:space="0" w:color="000000"/>
              <w:left w:val="single" w:sz="4" w:space="0" w:color="000000"/>
              <w:bottom w:val="single" w:sz="4" w:space="0" w:color="000000"/>
              <w:right w:val="single" w:sz="4" w:space="0" w:color="000000"/>
            </w:tcBorders>
          </w:tcPr>
          <w:p w14:paraId="36B8E23F" w14:textId="77777777" w:rsidR="00E4340B" w:rsidRPr="00E4340B" w:rsidRDefault="00E4340B" w:rsidP="00D05B3B">
            <w:pPr>
              <w:spacing w:after="83"/>
              <w:ind w:left="107" w:firstLine="0"/>
              <w:rPr>
                <w:rFonts w:ascii="宋体" w:eastAsia="宋体" w:hAnsi="宋体" w:cs="Calibri"/>
                <w:color w:val="auto"/>
                <w:szCs w:val="21"/>
              </w:rPr>
            </w:pPr>
          </w:p>
        </w:tc>
      </w:tr>
      <w:tr w:rsidR="00E4340B" w:rsidRPr="006E2E0E" w14:paraId="30804D77" w14:textId="6DCC57D6" w:rsidTr="008B7164">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0D18B2" w14:textId="144B0C10" w:rsidR="00E4340B" w:rsidRPr="00E4340B" w:rsidRDefault="007D0B39" w:rsidP="007D0B39">
            <w:pPr>
              <w:spacing w:after="0"/>
              <w:ind w:left="3" w:firstLine="0"/>
              <w:jc w:val="center"/>
              <w:rPr>
                <w:rFonts w:ascii="宋体" w:eastAsia="宋体" w:hAnsi="宋体" w:cs="Calibri"/>
                <w:szCs w:val="21"/>
              </w:rPr>
            </w:pPr>
            <w:r>
              <w:rPr>
                <w:rFonts w:ascii="宋体" w:eastAsia="宋体" w:hAnsi="宋体" w:cs="Calibri"/>
                <w:szCs w:val="21"/>
              </w:rPr>
              <w:t>10</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794240" w14:textId="77777777" w:rsidR="00E4340B" w:rsidRPr="00E4340B" w:rsidRDefault="00E4340B" w:rsidP="00D05B3B">
            <w:pPr>
              <w:spacing w:after="0"/>
              <w:ind w:left="1" w:firstLine="0"/>
              <w:jc w:val="center"/>
              <w:rPr>
                <w:rFonts w:ascii="宋体" w:eastAsia="宋体" w:hAnsi="宋体" w:cs="宋体"/>
                <w:szCs w:val="21"/>
              </w:rPr>
            </w:pPr>
            <w:r w:rsidRPr="00E4340B">
              <w:rPr>
                <w:rFonts w:ascii="宋体" w:eastAsia="宋体" w:hAnsi="宋体" w:hint="eastAsia"/>
                <w:szCs w:val="21"/>
              </w:rPr>
              <w:t>换电框架锁头状态</w:t>
            </w:r>
          </w:p>
        </w:tc>
        <w:tc>
          <w:tcPr>
            <w:tcW w:w="10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EF6612" w14:textId="1E1A6C13" w:rsidR="00E4340B" w:rsidRPr="00E4340B" w:rsidRDefault="00E4340B" w:rsidP="00D05B3B">
            <w:pPr>
              <w:spacing w:after="0"/>
              <w:ind w:left="5" w:firstLine="0"/>
              <w:jc w:val="center"/>
              <w:rPr>
                <w:rFonts w:ascii="宋体" w:eastAsia="宋体" w:hAnsi="宋体" w:cs="Calibri"/>
                <w:szCs w:val="21"/>
              </w:rPr>
            </w:pPr>
            <w:r w:rsidRPr="00E4340B">
              <w:rPr>
                <w:rFonts w:ascii="宋体" w:eastAsia="宋体" w:hAnsi="宋体" w:cs="Calibri" w:hint="eastAsia"/>
                <w:szCs w:val="21"/>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AF3B18" w14:textId="76B0D975" w:rsidR="007D0B39" w:rsidRDefault="00E4340B" w:rsidP="007D0B39">
            <w:pPr>
              <w:spacing w:after="83"/>
              <w:rPr>
                <w:rFonts w:ascii="宋体" w:eastAsia="宋体" w:hAnsi="宋体" w:cs="宋体"/>
                <w:color w:val="auto"/>
                <w:szCs w:val="21"/>
              </w:rPr>
            </w:pPr>
            <w:r w:rsidRPr="00E4340B">
              <w:rPr>
                <w:rFonts w:ascii="宋体" w:eastAsia="宋体" w:hAnsi="宋体" w:cs="Calibri"/>
                <w:color w:val="auto"/>
                <w:szCs w:val="21"/>
              </w:rPr>
              <w:t>0x0</w:t>
            </w:r>
            <w:r w:rsidR="007D0B39">
              <w:rPr>
                <w:rFonts w:ascii="宋体" w:eastAsia="宋体" w:hAnsi="宋体" w:cs="宋体" w:hint="eastAsia"/>
                <w:color w:val="auto"/>
                <w:szCs w:val="21"/>
              </w:rPr>
              <w:t>:</w:t>
            </w:r>
            <w:r w:rsidRPr="00E4340B">
              <w:rPr>
                <w:rFonts w:ascii="宋体" w:eastAsia="宋体" w:hAnsi="宋体" w:cs="宋体" w:hint="eastAsia"/>
                <w:color w:val="auto"/>
                <w:szCs w:val="21"/>
              </w:rPr>
              <w:t>上锁</w:t>
            </w:r>
            <w:r w:rsidRPr="00E4340B">
              <w:rPr>
                <w:rFonts w:ascii="宋体" w:eastAsia="宋体" w:hAnsi="宋体" w:cs="Calibri"/>
                <w:color w:val="auto"/>
                <w:szCs w:val="21"/>
              </w:rPr>
              <w:t>(</w:t>
            </w:r>
            <w:r w:rsidRPr="00E4340B">
              <w:rPr>
                <w:rFonts w:ascii="宋体" w:eastAsia="宋体" w:hAnsi="宋体" w:cs="宋体"/>
                <w:color w:val="auto"/>
                <w:szCs w:val="21"/>
              </w:rPr>
              <w:t>默认值</w:t>
            </w:r>
            <w:r w:rsidRPr="00E4340B">
              <w:rPr>
                <w:rFonts w:ascii="宋体" w:eastAsia="宋体" w:hAnsi="宋体" w:cs="Calibri"/>
                <w:color w:val="auto"/>
                <w:szCs w:val="21"/>
              </w:rPr>
              <w:t>)</w:t>
            </w:r>
            <w:r w:rsidRPr="00E4340B">
              <w:rPr>
                <w:rFonts w:ascii="宋体" w:eastAsia="宋体" w:hAnsi="宋体" w:cs="宋体"/>
                <w:color w:val="auto"/>
                <w:szCs w:val="21"/>
              </w:rPr>
              <w:t>；</w:t>
            </w:r>
          </w:p>
          <w:p w14:paraId="522B8BB1" w14:textId="7993656C" w:rsidR="00E4340B" w:rsidRPr="00E4340B" w:rsidRDefault="00E4340B" w:rsidP="007D0B39">
            <w:pPr>
              <w:spacing w:after="83"/>
              <w:rPr>
                <w:rFonts w:ascii="宋体" w:eastAsia="宋体" w:hAnsi="宋体" w:cs="宋体"/>
                <w:color w:val="auto"/>
                <w:szCs w:val="21"/>
              </w:rPr>
            </w:pPr>
            <w:r w:rsidRPr="00E4340B">
              <w:rPr>
                <w:rFonts w:ascii="宋体" w:eastAsia="宋体" w:hAnsi="宋体" w:cs="Calibri"/>
                <w:color w:val="auto"/>
                <w:szCs w:val="21"/>
              </w:rPr>
              <w:t>0x1</w:t>
            </w:r>
            <w:r w:rsidR="007D0B39" w:rsidRPr="007D0B39">
              <w:rPr>
                <w:rFonts w:ascii="宋体" w:eastAsia="宋体" w:hAnsi="宋体" w:cs="宋体"/>
                <w:color w:val="auto"/>
                <w:szCs w:val="21"/>
              </w:rPr>
              <w:t>:</w:t>
            </w:r>
            <w:r w:rsidRPr="00E4340B">
              <w:rPr>
                <w:rFonts w:ascii="宋体" w:eastAsia="宋体" w:hAnsi="宋体" w:cs="宋体" w:hint="eastAsia"/>
                <w:color w:val="auto"/>
                <w:szCs w:val="21"/>
              </w:rPr>
              <w:t>解锁</w:t>
            </w:r>
            <w:r w:rsidRPr="00E4340B">
              <w:rPr>
                <w:rFonts w:ascii="宋体" w:eastAsia="宋体" w:hAnsi="宋体" w:cs="宋体"/>
                <w:color w:val="auto"/>
                <w:szCs w:val="21"/>
              </w:rPr>
              <w:t>；</w:t>
            </w:r>
          </w:p>
          <w:p w14:paraId="6B9AE641" w14:textId="26A6CD42" w:rsidR="00E4340B" w:rsidRPr="00E4340B" w:rsidRDefault="00E4340B" w:rsidP="007D0B39">
            <w:pPr>
              <w:spacing w:after="83"/>
              <w:rPr>
                <w:rFonts w:ascii="宋体" w:eastAsia="宋体" w:hAnsi="宋体"/>
                <w:szCs w:val="21"/>
              </w:rPr>
            </w:pPr>
            <w:r w:rsidRPr="00E4340B">
              <w:rPr>
                <w:rFonts w:ascii="宋体" w:eastAsia="宋体" w:hAnsi="宋体" w:cs="Calibri"/>
                <w:color w:val="auto"/>
                <w:szCs w:val="21"/>
              </w:rPr>
              <w:t>0xFF</w:t>
            </w:r>
            <w:r w:rsidR="007D0B39">
              <w:rPr>
                <w:rFonts w:ascii="宋体" w:eastAsia="宋体" w:hAnsi="宋体" w:cs="Calibri"/>
                <w:color w:val="auto"/>
                <w:szCs w:val="21"/>
              </w:rPr>
              <w:t>:</w:t>
            </w:r>
            <w:r w:rsidRPr="00E4340B">
              <w:rPr>
                <w:rFonts w:ascii="宋体" w:eastAsia="宋体" w:hAnsi="宋体" w:cs="宋体"/>
                <w:color w:val="auto"/>
                <w:szCs w:val="21"/>
              </w:rPr>
              <w:t>不支持</w:t>
            </w:r>
          </w:p>
        </w:tc>
        <w:tc>
          <w:tcPr>
            <w:tcW w:w="1164" w:type="pct"/>
            <w:tcBorders>
              <w:top w:val="single" w:sz="4" w:space="0" w:color="000000"/>
              <w:left w:val="single" w:sz="4" w:space="0" w:color="000000"/>
              <w:bottom w:val="single" w:sz="4" w:space="0" w:color="000000"/>
              <w:right w:val="single" w:sz="4" w:space="0" w:color="000000"/>
            </w:tcBorders>
          </w:tcPr>
          <w:p w14:paraId="53529B7C" w14:textId="77777777" w:rsidR="00E4340B" w:rsidRPr="00E4340B" w:rsidRDefault="00E4340B" w:rsidP="00D05B3B">
            <w:pPr>
              <w:spacing w:after="83"/>
              <w:ind w:left="107" w:firstLine="0"/>
              <w:rPr>
                <w:rFonts w:ascii="宋体" w:eastAsia="宋体" w:hAnsi="宋体" w:cs="Calibri"/>
                <w:color w:val="auto"/>
                <w:szCs w:val="21"/>
              </w:rPr>
            </w:pPr>
          </w:p>
        </w:tc>
      </w:tr>
      <w:tr w:rsidR="00E4340B" w:rsidRPr="006E2E0E" w14:paraId="71B805F5" w14:textId="2323CFDF" w:rsidTr="008B7164">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289FD4" w14:textId="68006955" w:rsidR="00E4340B" w:rsidRPr="00E4340B" w:rsidRDefault="007D0B39" w:rsidP="007D0B39">
            <w:pPr>
              <w:spacing w:after="0"/>
              <w:ind w:left="3" w:firstLine="0"/>
              <w:jc w:val="center"/>
              <w:rPr>
                <w:rFonts w:ascii="宋体" w:eastAsia="宋体" w:hAnsi="宋体" w:cs="Calibri"/>
                <w:szCs w:val="21"/>
              </w:rPr>
            </w:pPr>
            <w:r>
              <w:rPr>
                <w:rFonts w:ascii="宋体" w:eastAsia="宋体" w:hAnsi="宋体" w:cs="Calibri" w:hint="eastAsia"/>
                <w:szCs w:val="21"/>
              </w:rPr>
              <w:lastRenderedPageBreak/>
              <w:t>1</w:t>
            </w:r>
            <w:r>
              <w:rPr>
                <w:rFonts w:ascii="宋体" w:eastAsia="宋体" w:hAnsi="宋体" w:cs="Calibri"/>
                <w:szCs w:val="21"/>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885A70" w14:textId="77777777" w:rsidR="00E4340B" w:rsidRPr="00E4340B" w:rsidRDefault="00E4340B" w:rsidP="00D05B3B">
            <w:pPr>
              <w:spacing w:after="0"/>
              <w:ind w:left="1" w:firstLine="0"/>
              <w:jc w:val="center"/>
              <w:rPr>
                <w:rFonts w:ascii="宋体" w:eastAsia="宋体" w:hAnsi="宋体" w:cs="宋体"/>
                <w:szCs w:val="21"/>
              </w:rPr>
            </w:pPr>
            <w:r w:rsidRPr="00E4340B">
              <w:rPr>
                <w:rFonts w:ascii="宋体" w:eastAsia="宋体" w:hAnsi="宋体" w:hint="eastAsia"/>
                <w:szCs w:val="21"/>
              </w:rPr>
              <w:t>电磁阀驱动状态</w:t>
            </w:r>
          </w:p>
        </w:tc>
        <w:tc>
          <w:tcPr>
            <w:tcW w:w="10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024D0A" w14:textId="681D1B8A" w:rsidR="00E4340B" w:rsidRPr="00E4340B" w:rsidRDefault="00E4340B" w:rsidP="00D05B3B">
            <w:pPr>
              <w:spacing w:after="0"/>
              <w:ind w:left="5" w:firstLine="0"/>
              <w:jc w:val="center"/>
              <w:rPr>
                <w:rFonts w:ascii="宋体" w:eastAsia="宋体" w:hAnsi="宋体" w:cs="Calibri"/>
                <w:szCs w:val="21"/>
              </w:rPr>
            </w:pPr>
            <w:r w:rsidRPr="00E4340B">
              <w:rPr>
                <w:rFonts w:ascii="宋体" w:eastAsia="宋体" w:hAnsi="宋体" w:cs="Calibri" w:hint="eastAsia"/>
                <w:szCs w:val="21"/>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D21708" w14:textId="77777777" w:rsidR="007D0B39" w:rsidRDefault="00E4340B" w:rsidP="007D0B39">
            <w:pPr>
              <w:spacing w:after="83"/>
              <w:rPr>
                <w:rFonts w:ascii="宋体" w:eastAsia="宋体" w:hAnsi="宋体" w:cs="宋体"/>
                <w:color w:val="auto"/>
                <w:szCs w:val="21"/>
              </w:rPr>
            </w:pPr>
            <w:r w:rsidRPr="00E4340B">
              <w:rPr>
                <w:rFonts w:ascii="宋体" w:eastAsia="宋体" w:hAnsi="宋体" w:cs="Calibri"/>
                <w:color w:val="auto"/>
                <w:szCs w:val="21"/>
              </w:rPr>
              <w:t>0x0</w:t>
            </w:r>
            <w:r w:rsidRPr="00E4340B">
              <w:rPr>
                <w:rFonts w:ascii="宋体" w:eastAsia="宋体" w:hAnsi="宋体" w:cs="宋体"/>
                <w:color w:val="auto"/>
                <w:szCs w:val="21"/>
              </w:rPr>
              <w:t>：</w:t>
            </w:r>
            <w:r w:rsidRPr="00E4340B">
              <w:rPr>
                <w:rFonts w:ascii="宋体" w:eastAsia="宋体" w:hAnsi="宋体" w:cs="宋体" w:hint="eastAsia"/>
                <w:color w:val="auto"/>
                <w:szCs w:val="21"/>
              </w:rPr>
              <w:t>关闭</w:t>
            </w:r>
            <w:r w:rsidRPr="00E4340B">
              <w:rPr>
                <w:rFonts w:ascii="宋体" w:eastAsia="宋体" w:hAnsi="宋体" w:cs="Calibri"/>
                <w:color w:val="auto"/>
                <w:szCs w:val="21"/>
              </w:rPr>
              <w:t>(</w:t>
            </w:r>
            <w:r w:rsidRPr="00E4340B">
              <w:rPr>
                <w:rFonts w:ascii="宋体" w:eastAsia="宋体" w:hAnsi="宋体" w:cs="宋体"/>
                <w:color w:val="auto"/>
                <w:szCs w:val="21"/>
              </w:rPr>
              <w:t>默认值</w:t>
            </w:r>
            <w:r w:rsidRPr="00E4340B">
              <w:rPr>
                <w:rFonts w:ascii="宋体" w:eastAsia="宋体" w:hAnsi="宋体" w:cs="Calibri"/>
                <w:color w:val="auto"/>
                <w:szCs w:val="21"/>
              </w:rPr>
              <w:t>)</w:t>
            </w:r>
            <w:r w:rsidRPr="00E4340B">
              <w:rPr>
                <w:rFonts w:ascii="宋体" w:eastAsia="宋体" w:hAnsi="宋体" w:cs="宋体"/>
                <w:color w:val="auto"/>
                <w:szCs w:val="21"/>
              </w:rPr>
              <w:t>；</w:t>
            </w:r>
          </w:p>
          <w:p w14:paraId="67521DA5" w14:textId="0B74E06B" w:rsidR="00E4340B" w:rsidRPr="00E4340B" w:rsidRDefault="00E4340B" w:rsidP="007D0B39">
            <w:pPr>
              <w:spacing w:after="83"/>
              <w:rPr>
                <w:rFonts w:ascii="宋体" w:eastAsia="宋体" w:hAnsi="宋体" w:cs="宋体"/>
                <w:color w:val="auto"/>
                <w:szCs w:val="21"/>
              </w:rPr>
            </w:pPr>
            <w:r w:rsidRPr="00E4340B">
              <w:rPr>
                <w:rFonts w:ascii="宋体" w:eastAsia="宋体" w:hAnsi="宋体" w:cs="Calibri"/>
                <w:color w:val="auto"/>
                <w:szCs w:val="21"/>
              </w:rPr>
              <w:t>0x1</w:t>
            </w:r>
            <w:r w:rsidRPr="00E4340B">
              <w:rPr>
                <w:rFonts w:ascii="宋体" w:eastAsia="宋体" w:hAnsi="宋体" w:cs="宋体"/>
                <w:color w:val="auto"/>
                <w:szCs w:val="21"/>
              </w:rPr>
              <w:t>：</w:t>
            </w:r>
            <w:r w:rsidRPr="00E4340B">
              <w:rPr>
                <w:rFonts w:ascii="宋体" w:eastAsia="宋体" w:hAnsi="宋体" w:cs="宋体" w:hint="eastAsia"/>
                <w:color w:val="auto"/>
                <w:szCs w:val="21"/>
              </w:rPr>
              <w:t>打开</w:t>
            </w:r>
            <w:r w:rsidRPr="00E4340B">
              <w:rPr>
                <w:rFonts w:ascii="宋体" w:eastAsia="宋体" w:hAnsi="宋体" w:cs="宋体"/>
                <w:color w:val="auto"/>
                <w:szCs w:val="21"/>
              </w:rPr>
              <w:t>；</w:t>
            </w:r>
          </w:p>
          <w:p w14:paraId="544838CD" w14:textId="3FB670AC" w:rsidR="00E4340B" w:rsidRPr="00E4340B" w:rsidRDefault="00E4340B" w:rsidP="007D0B39">
            <w:pPr>
              <w:spacing w:after="83"/>
              <w:rPr>
                <w:rFonts w:ascii="宋体" w:eastAsia="宋体" w:hAnsi="宋体"/>
                <w:szCs w:val="21"/>
              </w:rPr>
            </w:pPr>
            <w:r w:rsidRPr="00E4340B">
              <w:rPr>
                <w:rFonts w:ascii="宋体" w:eastAsia="宋体" w:hAnsi="宋体" w:cs="Calibri"/>
                <w:color w:val="auto"/>
                <w:szCs w:val="21"/>
              </w:rPr>
              <w:t>0xFF</w:t>
            </w:r>
            <w:r w:rsidR="007D0B39">
              <w:rPr>
                <w:rFonts w:ascii="宋体" w:eastAsia="宋体" w:hAnsi="宋体" w:cs="Calibri"/>
                <w:color w:val="auto"/>
                <w:szCs w:val="21"/>
              </w:rPr>
              <w:t>:</w:t>
            </w:r>
            <w:r w:rsidRPr="00E4340B">
              <w:rPr>
                <w:rFonts w:ascii="宋体" w:eastAsia="宋体" w:hAnsi="宋体" w:cs="宋体"/>
                <w:color w:val="auto"/>
                <w:szCs w:val="21"/>
              </w:rPr>
              <w:t>不支持</w:t>
            </w:r>
          </w:p>
        </w:tc>
        <w:tc>
          <w:tcPr>
            <w:tcW w:w="1164" w:type="pct"/>
            <w:tcBorders>
              <w:top w:val="single" w:sz="4" w:space="0" w:color="000000"/>
              <w:left w:val="single" w:sz="4" w:space="0" w:color="000000"/>
              <w:bottom w:val="single" w:sz="4" w:space="0" w:color="000000"/>
              <w:right w:val="single" w:sz="4" w:space="0" w:color="000000"/>
            </w:tcBorders>
          </w:tcPr>
          <w:p w14:paraId="2FEA601A" w14:textId="77777777" w:rsidR="00E4340B" w:rsidRPr="00E4340B" w:rsidRDefault="00E4340B" w:rsidP="00D05B3B">
            <w:pPr>
              <w:spacing w:after="83"/>
              <w:ind w:left="107" w:firstLine="0"/>
              <w:rPr>
                <w:rFonts w:ascii="宋体" w:eastAsia="宋体" w:hAnsi="宋体" w:cs="Calibri"/>
                <w:color w:val="auto"/>
                <w:szCs w:val="21"/>
              </w:rPr>
            </w:pPr>
          </w:p>
        </w:tc>
      </w:tr>
      <w:tr w:rsidR="00E4340B" w:rsidRPr="006E2E0E" w14:paraId="2043BA6D" w14:textId="4D7580DD" w:rsidTr="008B7164">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C98104" w14:textId="76DDA9C8" w:rsidR="00E4340B" w:rsidRPr="00E4340B" w:rsidRDefault="007D0B39" w:rsidP="007D0B39">
            <w:pPr>
              <w:spacing w:after="0"/>
              <w:ind w:left="3" w:firstLine="0"/>
              <w:jc w:val="center"/>
              <w:rPr>
                <w:rFonts w:ascii="宋体" w:eastAsia="宋体" w:hAnsi="宋体" w:cs="Calibri"/>
                <w:szCs w:val="21"/>
              </w:rPr>
            </w:pPr>
            <w:r>
              <w:rPr>
                <w:rFonts w:ascii="宋体" w:eastAsia="宋体" w:hAnsi="宋体" w:cs="Calibri" w:hint="eastAsia"/>
                <w:szCs w:val="21"/>
              </w:rPr>
              <w:t>1</w:t>
            </w:r>
            <w:r>
              <w:rPr>
                <w:rFonts w:ascii="宋体" w:eastAsia="宋体" w:hAnsi="宋体" w:cs="Calibri"/>
                <w:szCs w:val="21"/>
              </w:rPr>
              <w:t>2</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67376B" w14:textId="77777777" w:rsidR="00E4340B" w:rsidRPr="00E4340B" w:rsidRDefault="00E4340B" w:rsidP="00D05B3B">
            <w:pPr>
              <w:spacing w:after="0"/>
              <w:ind w:left="1" w:firstLine="0"/>
              <w:jc w:val="center"/>
              <w:rPr>
                <w:rFonts w:ascii="宋体" w:eastAsia="宋体" w:hAnsi="宋体" w:cs="宋体"/>
                <w:szCs w:val="21"/>
              </w:rPr>
            </w:pPr>
            <w:r w:rsidRPr="00E4340B">
              <w:rPr>
                <w:rFonts w:ascii="宋体" w:eastAsia="宋体" w:hAnsi="宋体" w:hint="eastAsia"/>
                <w:szCs w:val="21"/>
              </w:rPr>
              <w:t>连接器反馈1</w:t>
            </w:r>
          </w:p>
        </w:tc>
        <w:tc>
          <w:tcPr>
            <w:tcW w:w="10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C5C9DA" w14:textId="550D53C5" w:rsidR="00E4340B" w:rsidRPr="00E4340B" w:rsidRDefault="00E4340B" w:rsidP="00D05B3B">
            <w:pPr>
              <w:spacing w:after="0"/>
              <w:ind w:left="5" w:firstLine="0"/>
              <w:jc w:val="center"/>
              <w:rPr>
                <w:rFonts w:ascii="宋体" w:eastAsia="宋体" w:hAnsi="宋体" w:cs="Calibri"/>
                <w:szCs w:val="21"/>
              </w:rPr>
            </w:pPr>
            <w:r w:rsidRPr="00E4340B">
              <w:rPr>
                <w:rFonts w:ascii="宋体" w:eastAsia="宋体" w:hAnsi="宋体" w:cs="Calibri" w:hint="eastAsia"/>
                <w:szCs w:val="21"/>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CC5B62" w14:textId="77777777" w:rsidR="007D0B39" w:rsidRDefault="00E4340B" w:rsidP="007D0B39">
            <w:pPr>
              <w:spacing w:after="83"/>
              <w:rPr>
                <w:rFonts w:ascii="宋体" w:eastAsia="宋体" w:hAnsi="宋体" w:cs="宋体"/>
                <w:color w:val="auto"/>
                <w:szCs w:val="21"/>
              </w:rPr>
            </w:pPr>
            <w:r w:rsidRPr="00E4340B">
              <w:rPr>
                <w:rFonts w:ascii="宋体" w:eastAsia="宋体" w:hAnsi="宋体" w:cs="Calibri"/>
                <w:color w:val="auto"/>
                <w:szCs w:val="21"/>
              </w:rPr>
              <w:t>0x0</w:t>
            </w:r>
            <w:r w:rsidRPr="00E4340B">
              <w:rPr>
                <w:rFonts w:ascii="宋体" w:eastAsia="宋体" w:hAnsi="宋体" w:cs="宋体"/>
                <w:color w:val="auto"/>
                <w:szCs w:val="21"/>
              </w:rPr>
              <w:t>：</w:t>
            </w:r>
            <w:r w:rsidRPr="00E4340B">
              <w:rPr>
                <w:rFonts w:ascii="宋体" w:eastAsia="宋体" w:hAnsi="宋体" w:cs="宋体" w:hint="eastAsia"/>
                <w:color w:val="auto"/>
                <w:szCs w:val="21"/>
              </w:rPr>
              <w:t>连接</w:t>
            </w:r>
            <w:r w:rsidRPr="00E4340B">
              <w:rPr>
                <w:rFonts w:ascii="宋体" w:eastAsia="宋体" w:hAnsi="宋体" w:cs="宋体"/>
                <w:color w:val="auto"/>
                <w:szCs w:val="21"/>
              </w:rPr>
              <w:t>；</w:t>
            </w:r>
          </w:p>
          <w:p w14:paraId="64DDA30F" w14:textId="1397ACC9" w:rsidR="00E4340B" w:rsidRPr="00E4340B" w:rsidRDefault="00E4340B" w:rsidP="007D0B39">
            <w:pPr>
              <w:spacing w:after="83"/>
              <w:rPr>
                <w:rFonts w:ascii="宋体" w:eastAsia="宋体" w:hAnsi="宋体" w:cs="宋体"/>
                <w:color w:val="auto"/>
                <w:szCs w:val="21"/>
              </w:rPr>
            </w:pPr>
            <w:r w:rsidRPr="00E4340B">
              <w:rPr>
                <w:rFonts w:ascii="宋体" w:eastAsia="宋体" w:hAnsi="宋体" w:cs="Calibri"/>
                <w:color w:val="auto"/>
                <w:szCs w:val="21"/>
              </w:rPr>
              <w:t>0x1</w:t>
            </w:r>
            <w:r w:rsidRPr="00E4340B">
              <w:rPr>
                <w:rFonts w:ascii="宋体" w:eastAsia="宋体" w:hAnsi="宋体" w:cs="宋体"/>
                <w:color w:val="auto"/>
                <w:szCs w:val="21"/>
              </w:rPr>
              <w:t>：</w:t>
            </w:r>
            <w:r w:rsidRPr="00E4340B">
              <w:rPr>
                <w:rFonts w:ascii="宋体" w:eastAsia="宋体" w:hAnsi="宋体" w:cs="宋体" w:hint="eastAsia"/>
                <w:color w:val="auto"/>
                <w:szCs w:val="21"/>
              </w:rPr>
              <w:t>断开</w:t>
            </w:r>
            <w:r w:rsidRPr="00E4340B">
              <w:rPr>
                <w:rFonts w:ascii="宋体" w:eastAsia="宋体" w:hAnsi="宋体" w:cs="Calibri"/>
                <w:color w:val="auto"/>
                <w:szCs w:val="21"/>
              </w:rPr>
              <w:t>(</w:t>
            </w:r>
            <w:r w:rsidRPr="00E4340B">
              <w:rPr>
                <w:rFonts w:ascii="宋体" w:eastAsia="宋体" w:hAnsi="宋体" w:cs="宋体"/>
                <w:color w:val="auto"/>
                <w:szCs w:val="21"/>
              </w:rPr>
              <w:t>默认值</w:t>
            </w:r>
            <w:r w:rsidRPr="00E4340B">
              <w:rPr>
                <w:rFonts w:ascii="宋体" w:eastAsia="宋体" w:hAnsi="宋体" w:cs="Calibri"/>
                <w:color w:val="auto"/>
                <w:szCs w:val="21"/>
              </w:rPr>
              <w:t>)</w:t>
            </w:r>
            <w:r w:rsidRPr="00E4340B">
              <w:rPr>
                <w:rFonts w:ascii="宋体" w:eastAsia="宋体" w:hAnsi="宋体" w:cs="宋体"/>
                <w:color w:val="auto"/>
                <w:szCs w:val="21"/>
              </w:rPr>
              <w:t>；</w:t>
            </w:r>
          </w:p>
          <w:p w14:paraId="25C561C0" w14:textId="7B538BDF" w:rsidR="00E4340B" w:rsidRPr="00E4340B" w:rsidRDefault="00E4340B" w:rsidP="007D0B39">
            <w:pPr>
              <w:spacing w:after="83"/>
              <w:rPr>
                <w:rFonts w:ascii="宋体" w:eastAsia="宋体" w:hAnsi="宋体" w:cs="宋体"/>
                <w:szCs w:val="21"/>
              </w:rPr>
            </w:pPr>
            <w:r w:rsidRPr="00E4340B">
              <w:rPr>
                <w:rFonts w:ascii="宋体" w:eastAsia="宋体" w:hAnsi="宋体" w:cs="Calibri"/>
                <w:color w:val="auto"/>
                <w:szCs w:val="21"/>
              </w:rPr>
              <w:t>0xFF</w:t>
            </w:r>
            <w:r w:rsidR="007D0B39">
              <w:rPr>
                <w:rFonts w:ascii="宋体" w:eastAsia="宋体" w:hAnsi="宋体" w:cs="Calibri"/>
                <w:color w:val="auto"/>
                <w:szCs w:val="21"/>
              </w:rPr>
              <w:t>:</w:t>
            </w:r>
            <w:r w:rsidRPr="00E4340B">
              <w:rPr>
                <w:rFonts w:ascii="宋体" w:eastAsia="宋体" w:hAnsi="宋体" w:cs="宋体"/>
                <w:color w:val="auto"/>
                <w:szCs w:val="21"/>
              </w:rPr>
              <w:t>不支持</w:t>
            </w:r>
          </w:p>
        </w:tc>
        <w:tc>
          <w:tcPr>
            <w:tcW w:w="1164" w:type="pct"/>
            <w:tcBorders>
              <w:top w:val="single" w:sz="4" w:space="0" w:color="000000"/>
              <w:left w:val="single" w:sz="4" w:space="0" w:color="000000"/>
              <w:bottom w:val="single" w:sz="4" w:space="0" w:color="000000"/>
              <w:right w:val="single" w:sz="4" w:space="0" w:color="000000"/>
            </w:tcBorders>
          </w:tcPr>
          <w:p w14:paraId="2FDD79B3" w14:textId="77777777" w:rsidR="00E4340B" w:rsidRPr="00E4340B" w:rsidRDefault="00E4340B" w:rsidP="00D05B3B">
            <w:pPr>
              <w:spacing w:after="83"/>
              <w:ind w:left="107" w:firstLine="0"/>
              <w:rPr>
                <w:rFonts w:ascii="宋体" w:eastAsia="宋体" w:hAnsi="宋体" w:cs="Calibri"/>
                <w:color w:val="auto"/>
                <w:szCs w:val="21"/>
              </w:rPr>
            </w:pPr>
          </w:p>
        </w:tc>
      </w:tr>
      <w:tr w:rsidR="00E4340B" w:rsidRPr="006E2E0E" w14:paraId="272B0AF3" w14:textId="5E929294" w:rsidTr="008B7164">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539980" w14:textId="075B06D9" w:rsidR="00E4340B" w:rsidRPr="00E4340B" w:rsidRDefault="007D0B39" w:rsidP="007D0B39">
            <w:pPr>
              <w:spacing w:after="0"/>
              <w:ind w:left="3" w:firstLine="0"/>
              <w:jc w:val="center"/>
              <w:rPr>
                <w:rFonts w:ascii="宋体" w:eastAsia="宋体" w:hAnsi="宋体" w:cs="Calibri"/>
                <w:szCs w:val="21"/>
              </w:rPr>
            </w:pPr>
            <w:r>
              <w:rPr>
                <w:rFonts w:ascii="宋体" w:eastAsia="宋体" w:hAnsi="宋体" w:cs="Calibri" w:hint="eastAsia"/>
                <w:szCs w:val="21"/>
              </w:rPr>
              <w:t>1</w:t>
            </w:r>
            <w:r>
              <w:rPr>
                <w:rFonts w:ascii="宋体" w:eastAsia="宋体" w:hAnsi="宋体" w:cs="Calibri"/>
                <w:szCs w:val="21"/>
              </w:rPr>
              <w:t>3</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349C4A" w14:textId="77777777" w:rsidR="00E4340B" w:rsidRPr="00E4340B" w:rsidRDefault="00E4340B" w:rsidP="00D05B3B">
            <w:pPr>
              <w:spacing w:after="0"/>
              <w:ind w:left="1" w:firstLine="0"/>
              <w:jc w:val="center"/>
              <w:rPr>
                <w:rFonts w:ascii="宋体" w:eastAsia="宋体" w:hAnsi="宋体" w:cs="宋体"/>
                <w:szCs w:val="21"/>
              </w:rPr>
            </w:pPr>
            <w:r w:rsidRPr="00E4340B">
              <w:rPr>
                <w:rFonts w:ascii="宋体" w:eastAsia="宋体" w:hAnsi="宋体" w:hint="eastAsia"/>
                <w:szCs w:val="21"/>
              </w:rPr>
              <w:t>连接器反馈</w:t>
            </w:r>
            <w:r w:rsidRPr="00E4340B">
              <w:rPr>
                <w:rFonts w:ascii="宋体" w:eastAsia="宋体" w:hAnsi="宋体" w:cs="宋体" w:hint="eastAsia"/>
                <w:szCs w:val="21"/>
              </w:rPr>
              <w:t>2</w:t>
            </w:r>
          </w:p>
        </w:tc>
        <w:tc>
          <w:tcPr>
            <w:tcW w:w="10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5CA618" w14:textId="4F29EC03" w:rsidR="00E4340B" w:rsidRPr="00E4340B" w:rsidRDefault="00E4340B" w:rsidP="00D05B3B">
            <w:pPr>
              <w:spacing w:after="0"/>
              <w:ind w:left="5" w:firstLine="0"/>
              <w:jc w:val="center"/>
              <w:rPr>
                <w:rFonts w:ascii="宋体" w:eastAsia="宋体" w:hAnsi="宋体" w:cs="Calibri"/>
                <w:szCs w:val="21"/>
              </w:rPr>
            </w:pPr>
            <w:r w:rsidRPr="00E4340B">
              <w:rPr>
                <w:rFonts w:ascii="宋体" w:eastAsia="宋体" w:hAnsi="宋体" w:cs="Calibri" w:hint="eastAsia"/>
                <w:szCs w:val="21"/>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76863A" w14:textId="77777777" w:rsidR="007D0B39" w:rsidRDefault="00E4340B" w:rsidP="007D0B39">
            <w:pPr>
              <w:spacing w:after="83"/>
              <w:rPr>
                <w:rFonts w:ascii="宋体" w:eastAsia="宋体" w:hAnsi="宋体" w:cs="宋体"/>
                <w:color w:val="auto"/>
                <w:szCs w:val="21"/>
              </w:rPr>
            </w:pPr>
            <w:r w:rsidRPr="00E4340B">
              <w:rPr>
                <w:rFonts w:ascii="宋体" w:eastAsia="宋体" w:hAnsi="宋体" w:cs="Calibri"/>
                <w:color w:val="auto"/>
                <w:szCs w:val="21"/>
              </w:rPr>
              <w:t>0x0</w:t>
            </w:r>
            <w:r w:rsidRPr="00E4340B">
              <w:rPr>
                <w:rFonts w:ascii="宋体" w:eastAsia="宋体" w:hAnsi="宋体" w:cs="宋体"/>
                <w:color w:val="auto"/>
                <w:szCs w:val="21"/>
              </w:rPr>
              <w:t>：</w:t>
            </w:r>
            <w:r w:rsidRPr="00E4340B">
              <w:rPr>
                <w:rFonts w:ascii="宋体" w:eastAsia="宋体" w:hAnsi="宋体" w:cs="宋体" w:hint="eastAsia"/>
                <w:color w:val="auto"/>
                <w:szCs w:val="21"/>
              </w:rPr>
              <w:t>连接</w:t>
            </w:r>
            <w:r w:rsidRPr="00E4340B">
              <w:rPr>
                <w:rFonts w:ascii="宋体" w:eastAsia="宋体" w:hAnsi="宋体" w:cs="宋体"/>
                <w:color w:val="auto"/>
                <w:szCs w:val="21"/>
              </w:rPr>
              <w:t>；</w:t>
            </w:r>
          </w:p>
          <w:p w14:paraId="7D5C86B6" w14:textId="0D7B624B" w:rsidR="00E4340B" w:rsidRPr="00E4340B" w:rsidRDefault="00E4340B" w:rsidP="007D0B39">
            <w:pPr>
              <w:spacing w:after="83"/>
              <w:rPr>
                <w:rFonts w:ascii="宋体" w:eastAsia="宋体" w:hAnsi="宋体" w:cs="宋体"/>
                <w:color w:val="auto"/>
                <w:szCs w:val="21"/>
              </w:rPr>
            </w:pPr>
            <w:r w:rsidRPr="00E4340B">
              <w:rPr>
                <w:rFonts w:ascii="宋体" w:eastAsia="宋体" w:hAnsi="宋体" w:cs="Calibri"/>
                <w:color w:val="auto"/>
                <w:szCs w:val="21"/>
              </w:rPr>
              <w:t>0x1</w:t>
            </w:r>
            <w:r w:rsidRPr="00E4340B">
              <w:rPr>
                <w:rFonts w:ascii="宋体" w:eastAsia="宋体" w:hAnsi="宋体" w:cs="宋体"/>
                <w:color w:val="auto"/>
                <w:szCs w:val="21"/>
              </w:rPr>
              <w:t>：</w:t>
            </w:r>
            <w:r w:rsidRPr="00E4340B">
              <w:rPr>
                <w:rFonts w:ascii="宋体" w:eastAsia="宋体" w:hAnsi="宋体" w:cs="宋体" w:hint="eastAsia"/>
                <w:color w:val="auto"/>
                <w:szCs w:val="21"/>
              </w:rPr>
              <w:t>断开</w:t>
            </w:r>
            <w:r w:rsidRPr="00E4340B">
              <w:rPr>
                <w:rFonts w:ascii="宋体" w:eastAsia="宋体" w:hAnsi="宋体" w:cs="Calibri"/>
                <w:color w:val="auto"/>
                <w:szCs w:val="21"/>
              </w:rPr>
              <w:t>(</w:t>
            </w:r>
            <w:r w:rsidRPr="00E4340B">
              <w:rPr>
                <w:rFonts w:ascii="宋体" w:eastAsia="宋体" w:hAnsi="宋体" w:cs="宋体"/>
                <w:color w:val="auto"/>
                <w:szCs w:val="21"/>
              </w:rPr>
              <w:t>默认值</w:t>
            </w:r>
            <w:r w:rsidRPr="00E4340B">
              <w:rPr>
                <w:rFonts w:ascii="宋体" w:eastAsia="宋体" w:hAnsi="宋体" w:cs="Calibri"/>
                <w:color w:val="auto"/>
                <w:szCs w:val="21"/>
              </w:rPr>
              <w:t>)</w:t>
            </w:r>
            <w:r w:rsidRPr="00E4340B">
              <w:rPr>
                <w:rFonts w:ascii="宋体" w:eastAsia="宋体" w:hAnsi="宋体" w:cs="宋体"/>
                <w:color w:val="auto"/>
                <w:szCs w:val="21"/>
              </w:rPr>
              <w:t>；</w:t>
            </w:r>
          </w:p>
          <w:p w14:paraId="61A8E376" w14:textId="16500EA0" w:rsidR="00E4340B" w:rsidRPr="00E4340B" w:rsidRDefault="00E4340B" w:rsidP="007D0B39">
            <w:pPr>
              <w:spacing w:after="83"/>
              <w:rPr>
                <w:rFonts w:ascii="宋体" w:eastAsia="宋体" w:hAnsi="宋体" w:cs="宋体"/>
                <w:szCs w:val="21"/>
              </w:rPr>
            </w:pPr>
            <w:r w:rsidRPr="00E4340B">
              <w:rPr>
                <w:rFonts w:ascii="宋体" w:eastAsia="宋体" w:hAnsi="宋体" w:cs="Calibri"/>
                <w:color w:val="auto"/>
                <w:szCs w:val="21"/>
              </w:rPr>
              <w:t>0xFF</w:t>
            </w:r>
            <w:r w:rsidR="007D0B39">
              <w:rPr>
                <w:rFonts w:ascii="宋体" w:eastAsia="宋体" w:hAnsi="宋体" w:cs="Calibri"/>
                <w:color w:val="auto"/>
                <w:szCs w:val="21"/>
              </w:rPr>
              <w:t>:</w:t>
            </w:r>
            <w:r w:rsidRPr="00E4340B">
              <w:rPr>
                <w:rFonts w:ascii="宋体" w:eastAsia="宋体" w:hAnsi="宋体" w:cs="宋体"/>
                <w:color w:val="auto"/>
                <w:szCs w:val="21"/>
              </w:rPr>
              <w:t>不支持</w:t>
            </w:r>
          </w:p>
        </w:tc>
        <w:tc>
          <w:tcPr>
            <w:tcW w:w="1164" w:type="pct"/>
            <w:tcBorders>
              <w:top w:val="single" w:sz="4" w:space="0" w:color="000000"/>
              <w:left w:val="single" w:sz="4" w:space="0" w:color="000000"/>
              <w:bottom w:val="single" w:sz="4" w:space="0" w:color="000000"/>
              <w:right w:val="single" w:sz="4" w:space="0" w:color="000000"/>
            </w:tcBorders>
          </w:tcPr>
          <w:p w14:paraId="380E2DB4" w14:textId="77777777" w:rsidR="00E4340B" w:rsidRPr="00E4340B" w:rsidRDefault="00E4340B" w:rsidP="00D05B3B">
            <w:pPr>
              <w:spacing w:after="83"/>
              <w:ind w:left="107" w:firstLine="0"/>
              <w:rPr>
                <w:rFonts w:ascii="宋体" w:eastAsia="宋体" w:hAnsi="宋体" w:cs="Calibri"/>
                <w:color w:val="auto"/>
                <w:szCs w:val="21"/>
              </w:rPr>
            </w:pPr>
          </w:p>
        </w:tc>
      </w:tr>
      <w:tr w:rsidR="00E4340B" w:rsidRPr="006E2E0E" w14:paraId="21FAA818" w14:textId="12FC287C" w:rsidTr="008B7164">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4FC107" w14:textId="6889367B" w:rsidR="00E4340B" w:rsidRPr="00E4340B" w:rsidRDefault="007D0B39" w:rsidP="007D0B39">
            <w:pPr>
              <w:spacing w:after="0"/>
              <w:ind w:left="3" w:firstLine="0"/>
              <w:jc w:val="center"/>
              <w:rPr>
                <w:rFonts w:ascii="宋体" w:eastAsia="宋体" w:hAnsi="宋体" w:cs="Calibri"/>
                <w:szCs w:val="21"/>
              </w:rPr>
            </w:pPr>
            <w:r>
              <w:rPr>
                <w:rFonts w:ascii="宋体" w:eastAsia="宋体" w:hAnsi="宋体" w:cs="Calibri" w:hint="eastAsia"/>
                <w:szCs w:val="21"/>
              </w:rPr>
              <w:t>1</w:t>
            </w:r>
            <w:r>
              <w:rPr>
                <w:rFonts w:ascii="宋体" w:eastAsia="宋体" w:hAnsi="宋体" w:cs="Calibri"/>
                <w:szCs w:val="21"/>
              </w:rPr>
              <w:t>4</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ACFE96" w14:textId="77777777" w:rsidR="00E4340B" w:rsidRPr="00E4340B" w:rsidRDefault="00E4340B" w:rsidP="00D05B3B">
            <w:pPr>
              <w:spacing w:after="0"/>
              <w:ind w:left="1" w:firstLine="0"/>
              <w:jc w:val="center"/>
              <w:rPr>
                <w:rFonts w:ascii="宋体" w:eastAsia="宋体" w:hAnsi="宋体" w:cs="宋体"/>
                <w:szCs w:val="21"/>
              </w:rPr>
            </w:pPr>
            <w:proofErr w:type="gramStart"/>
            <w:r w:rsidRPr="00E4340B">
              <w:rPr>
                <w:rFonts w:ascii="宋体" w:eastAsia="宋体" w:hAnsi="宋体" w:hint="eastAsia"/>
                <w:szCs w:val="21"/>
              </w:rPr>
              <w:t>电磁阀回检</w:t>
            </w:r>
            <w:proofErr w:type="gramEnd"/>
          </w:p>
        </w:tc>
        <w:tc>
          <w:tcPr>
            <w:tcW w:w="10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AFA08C" w14:textId="184DDA4F" w:rsidR="00E4340B" w:rsidRPr="00E4340B" w:rsidRDefault="00E4340B" w:rsidP="00D05B3B">
            <w:pPr>
              <w:spacing w:after="0"/>
              <w:ind w:left="5" w:firstLine="0"/>
              <w:jc w:val="center"/>
              <w:rPr>
                <w:rFonts w:ascii="宋体" w:eastAsia="宋体" w:hAnsi="宋体" w:cs="Calibri"/>
                <w:szCs w:val="21"/>
              </w:rPr>
            </w:pPr>
            <w:r w:rsidRPr="00E4340B">
              <w:rPr>
                <w:rFonts w:ascii="宋体" w:eastAsia="宋体" w:hAnsi="宋体" w:cs="Calibri" w:hint="eastAsia"/>
                <w:szCs w:val="21"/>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B23AFA" w14:textId="77777777" w:rsidR="007D0B39" w:rsidRDefault="00E4340B" w:rsidP="007D0B39">
            <w:pPr>
              <w:spacing w:after="83"/>
              <w:rPr>
                <w:rFonts w:ascii="宋体" w:eastAsia="宋体" w:hAnsi="宋体" w:cs="宋体"/>
                <w:color w:val="auto"/>
                <w:szCs w:val="21"/>
              </w:rPr>
            </w:pPr>
            <w:r w:rsidRPr="00E4340B">
              <w:rPr>
                <w:rFonts w:ascii="宋体" w:eastAsia="宋体" w:hAnsi="宋体" w:cs="Calibri"/>
                <w:color w:val="auto"/>
                <w:szCs w:val="21"/>
              </w:rPr>
              <w:t>0x0</w:t>
            </w:r>
            <w:r w:rsidRPr="00E4340B">
              <w:rPr>
                <w:rFonts w:ascii="宋体" w:eastAsia="宋体" w:hAnsi="宋体" w:cs="宋体"/>
                <w:color w:val="auto"/>
                <w:szCs w:val="21"/>
              </w:rPr>
              <w:t>：</w:t>
            </w:r>
            <w:r w:rsidRPr="00E4340B">
              <w:rPr>
                <w:rFonts w:ascii="宋体" w:eastAsia="宋体" w:hAnsi="宋体" w:cs="宋体" w:hint="eastAsia"/>
                <w:color w:val="auto"/>
                <w:szCs w:val="21"/>
              </w:rPr>
              <w:t>关闭</w:t>
            </w:r>
            <w:r w:rsidRPr="00E4340B">
              <w:rPr>
                <w:rFonts w:ascii="宋体" w:eastAsia="宋体" w:hAnsi="宋体" w:cs="Calibri"/>
                <w:color w:val="auto"/>
                <w:szCs w:val="21"/>
              </w:rPr>
              <w:t>(</w:t>
            </w:r>
            <w:r w:rsidRPr="00E4340B">
              <w:rPr>
                <w:rFonts w:ascii="宋体" w:eastAsia="宋体" w:hAnsi="宋体" w:cs="宋体"/>
                <w:color w:val="auto"/>
                <w:szCs w:val="21"/>
              </w:rPr>
              <w:t>默认值</w:t>
            </w:r>
            <w:r w:rsidRPr="00E4340B">
              <w:rPr>
                <w:rFonts w:ascii="宋体" w:eastAsia="宋体" w:hAnsi="宋体" w:cs="Calibri"/>
                <w:color w:val="auto"/>
                <w:szCs w:val="21"/>
              </w:rPr>
              <w:t>)</w:t>
            </w:r>
            <w:r w:rsidRPr="00E4340B">
              <w:rPr>
                <w:rFonts w:ascii="宋体" w:eastAsia="宋体" w:hAnsi="宋体" w:cs="宋体"/>
                <w:color w:val="auto"/>
                <w:szCs w:val="21"/>
              </w:rPr>
              <w:t>；</w:t>
            </w:r>
          </w:p>
          <w:p w14:paraId="12AF15D2" w14:textId="5C4330C1" w:rsidR="00E4340B" w:rsidRPr="00E4340B" w:rsidRDefault="00E4340B" w:rsidP="007D0B39">
            <w:pPr>
              <w:spacing w:after="83"/>
              <w:rPr>
                <w:rFonts w:ascii="宋体" w:eastAsia="宋体" w:hAnsi="宋体" w:cs="宋体"/>
                <w:color w:val="auto"/>
                <w:szCs w:val="21"/>
              </w:rPr>
            </w:pPr>
            <w:r w:rsidRPr="00E4340B">
              <w:rPr>
                <w:rFonts w:ascii="宋体" w:eastAsia="宋体" w:hAnsi="宋体" w:cs="Calibri"/>
                <w:color w:val="auto"/>
                <w:szCs w:val="21"/>
              </w:rPr>
              <w:t>0x1</w:t>
            </w:r>
            <w:r w:rsidRPr="00E4340B">
              <w:rPr>
                <w:rFonts w:ascii="宋体" w:eastAsia="宋体" w:hAnsi="宋体" w:cs="宋体"/>
                <w:color w:val="auto"/>
                <w:szCs w:val="21"/>
              </w:rPr>
              <w:t>：</w:t>
            </w:r>
            <w:r w:rsidRPr="00E4340B">
              <w:rPr>
                <w:rFonts w:ascii="宋体" w:eastAsia="宋体" w:hAnsi="宋体" w:cs="宋体" w:hint="eastAsia"/>
                <w:color w:val="auto"/>
                <w:szCs w:val="21"/>
              </w:rPr>
              <w:t>打开</w:t>
            </w:r>
            <w:r w:rsidRPr="00E4340B">
              <w:rPr>
                <w:rFonts w:ascii="宋体" w:eastAsia="宋体" w:hAnsi="宋体" w:cs="宋体"/>
                <w:color w:val="auto"/>
                <w:szCs w:val="21"/>
              </w:rPr>
              <w:t>；</w:t>
            </w:r>
          </w:p>
          <w:p w14:paraId="61E4CF89" w14:textId="7DBCB56E" w:rsidR="00E4340B" w:rsidRPr="00E4340B" w:rsidRDefault="00E4340B" w:rsidP="007D0B39">
            <w:pPr>
              <w:spacing w:after="83"/>
              <w:rPr>
                <w:rFonts w:ascii="宋体" w:eastAsia="宋体" w:hAnsi="宋体" w:cs="宋体"/>
                <w:szCs w:val="21"/>
              </w:rPr>
            </w:pPr>
            <w:r w:rsidRPr="00E4340B">
              <w:rPr>
                <w:rFonts w:ascii="宋体" w:eastAsia="宋体" w:hAnsi="宋体" w:cs="Calibri"/>
                <w:color w:val="auto"/>
                <w:szCs w:val="21"/>
              </w:rPr>
              <w:t>0xFF</w:t>
            </w:r>
            <w:r w:rsidR="007D0B39">
              <w:rPr>
                <w:rFonts w:ascii="宋体" w:eastAsia="宋体" w:hAnsi="宋体" w:cs="Calibri"/>
                <w:color w:val="auto"/>
                <w:szCs w:val="21"/>
              </w:rPr>
              <w:t>:</w:t>
            </w:r>
            <w:r w:rsidRPr="00E4340B">
              <w:rPr>
                <w:rFonts w:ascii="宋体" w:eastAsia="宋体" w:hAnsi="宋体" w:cs="宋体"/>
                <w:color w:val="auto"/>
                <w:szCs w:val="21"/>
              </w:rPr>
              <w:t>不支持</w:t>
            </w:r>
          </w:p>
        </w:tc>
        <w:tc>
          <w:tcPr>
            <w:tcW w:w="1164" w:type="pct"/>
            <w:tcBorders>
              <w:top w:val="single" w:sz="4" w:space="0" w:color="000000"/>
              <w:left w:val="single" w:sz="4" w:space="0" w:color="000000"/>
              <w:bottom w:val="single" w:sz="4" w:space="0" w:color="000000"/>
              <w:right w:val="single" w:sz="4" w:space="0" w:color="000000"/>
            </w:tcBorders>
          </w:tcPr>
          <w:p w14:paraId="6EA9EB92" w14:textId="77777777" w:rsidR="00E4340B" w:rsidRPr="00E4340B" w:rsidRDefault="00E4340B" w:rsidP="00D05B3B">
            <w:pPr>
              <w:spacing w:after="83"/>
              <w:ind w:left="107" w:firstLine="0"/>
              <w:rPr>
                <w:rFonts w:ascii="宋体" w:eastAsia="宋体" w:hAnsi="宋体" w:cs="Calibri"/>
                <w:color w:val="auto"/>
                <w:szCs w:val="21"/>
              </w:rPr>
            </w:pPr>
          </w:p>
        </w:tc>
      </w:tr>
      <w:tr w:rsidR="00E4340B" w:rsidRPr="006E2E0E" w14:paraId="1C2973CB" w14:textId="07BF27AB" w:rsidTr="008B7164">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0F54B9" w14:textId="1594A1B1" w:rsidR="00E4340B" w:rsidRPr="00E4340B" w:rsidRDefault="007D0B39" w:rsidP="007D0B39">
            <w:pPr>
              <w:spacing w:after="0"/>
              <w:ind w:left="3" w:firstLine="0"/>
              <w:jc w:val="center"/>
              <w:rPr>
                <w:rFonts w:ascii="宋体" w:eastAsia="宋体" w:hAnsi="宋体" w:cs="Calibri"/>
                <w:szCs w:val="21"/>
              </w:rPr>
            </w:pPr>
            <w:r>
              <w:rPr>
                <w:rFonts w:ascii="宋体" w:eastAsia="宋体" w:hAnsi="宋体" w:cs="Calibri" w:hint="eastAsia"/>
                <w:szCs w:val="21"/>
              </w:rPr>
              <w:t>1</w:t>
            </w:r>
            <w:r>
              <w:rPr>
                <w:rFonts w:ascii="宋体" w:eastAsia="宋体" w:hAnsi="宋体" w:cs="Calibri"/>
                <w:szCs w:val="21"/>
              </w:rPr>
              <w:t>5</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31F2EE" w14:textId="77777777" w:rsidR="00E4340B" w:rsidRPr="00E4340B" w:rsidRDefault="00E4340B" w:rsidP="00D05B3B">
            <w:pPr>
              <w:spacing w:after="0"/>
              <w:ind w:left="1" w:firstLine="0"/>
              <w:jc w:val="center"/>
              <w:rPr>
                <w:rFonts w:ascii="宋体" w:eastAsia="宋体" w:hAnsi="宋体" w:cs="宋体"/>
                <w:szCs w:val="21"/>
              </w:rPr>
            </w:pPr>
            <w:r w:rsidRPr="00E4340B">
              <w:rPr>
                <w:rFonts w:ascii="宋体" w:eastAsia="宋体" w:hAnsi="宋体" w:hint="eastAsia"/>
                <w:szCs w:val="21"/>
              </w:rPr>
              <w:t>松开磁开回检</w:t>
            </w:r>
          </w:p>
        </w:tc>
        <w:tc>
          <w:tcPr>
            <w:tcW w:w="108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41775D" w14:textId="4B8927A9" w:rsidR="00E4340B" w:rsidRPr="00E4340B" w:rsidRDefault="00E4340B" w:rsidP="00D05B3B">
            <w:pPr>
              <w:spacing w:after="0"/>
              <w:ind w:left="5" w:firstLine="0"/>
              <w:jc w:val="center"/>
              <w:rPr>
                <w:rFonts w:ascii="宋体" w:eastAsia="宋体" w:hAnsi="宋体" w:cs="Calibri"/>
                <w:szCs w:val="21"/>
              </w:rPr>
            </w:pPr>
            <w:r w:rsidRPr="00E4340B">
              <w:rPr>
                <w:rFonts w:ascii="宋体" w:eastAsia="宋体" w:hAnsi="宋体" w:cs="Calibri" w:hint="eastAsia"/>
                <w:szCs w:val="21"/>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63EE85" w14:textId="77777777" w:rsidR="007D0B39" w:rsidRDefault="00E4340B" w:rsidP="007D0B39">
            <w:pPr>
              <w:spacing w:after="83"/>
              <w:rPr>
                <w:rFonts w:ascii="宋体" w:eastAsia="宋体" w:hAnsi="宋体" w:cs="宋体"/>
                <w:color w:val="auto"/>
                <w:szCs w:val="21"/>
              </w:rPr>
            </w:pPr>
            <w:r w:rsidRPr="00E4340B">
              <w:rPr>
                <w:rFonts w:ascii="宋体" w:eastAsia="宋体" w:hAnsi="宋体" w:cs="Calibri"/>
                <w:color w:val="auto"/>
                <w:szCs w:val="21"/>
              </w:rPr>
              <w:t>0x0</w:t>
            </w:r>
            <w:r w:rsidRPr="00E4340B">
              <w:rPr>
                <w:rFonts w:ascii="宋体" w:eastAsia="宋体" w:hAnsi="宋体" w:cs="宋体"/>
                <w:color w:val="auto"/>
                <w:szCs w:val="21"/>
              </w:rPr>
              <w:t>：</w:t>
            </w:r>
            <w:r w:rsidRPr="00E4340B">
              <w:rPr>
                <w:rFonts w:ascii="宋体" w:eastAsia="宋体" w:hAnsi="宋体" w:cs="宋体" w:hint="eastAsia"/>
                <w:color w:val="auto"/>
                <w:szCs w:val="21"/>
              </w:rPr>
              <w:t>上锁</w:t>
            </w:r>
            <w:r w:rsidRPr="00E4340B">
              <w:rPr>
                <w:rFonts w:ascii="宋体" w:eastAsia="宋体" w:hAnsi="宋体" w:cs="Calibri"/>
                <w:color w:val="auto"/>
                <w:szCs w:val="21"/>
              </w:rPr>
              <w:t>(</w:t>
            </w:r>
            <w:r w:rsidRPr="00E4340B">
              <w:rPr>
                <w:rFonts w:ascii="宋体" w:eastAsia="宋体" w:hAnsi="宋体" w:cs="宋体"/>
                <w:color w:val="auto"/>
                <w:szCs w:val="21"/>
              </w:rPr>
              <w:t>默认值</w:t>
            </w:r>
            <w:r w:rsidRPr="00E4340B">
              <w:rPr>
                <w:rFonts w:ascii="宋体" w:eastAsia="宋体" w:hAnsi="宋体" w:cs="Calibri"/>
                <w:color w:val="auto"/>
                <w:szCs w:val="21"/>
              </w:rPr>
              <w:t>)</w:t>
            </w:r>
            <w:r w:rsidRPr="00E4340B">
              <w:rPr>
                <w:rFonts w:ascii="宋体" w:eastAsia="宋体" w:hAnsi="宋体" w:cs="宋体"/>
                <w:color w:val="auto"/>
                <w:szCs w:val="21"/>
              </w:rPr>
              <w:t>；</w:t>
            </w:r>
          </w:p>
          <w:p w14:paraId="6C8D21FE" w14:textId="6753294A" w:rsidR="00E4340B" w:rsidRPr="00E4340B" w:rsidRDefault="00E4340B" w:rsidP="007D0B39">
            <w:pPr>
              <w:spacing w:after="83"/>
              <w:rPr>
                <w:rFonts w:ascii="宋体" w:eastAsia="宋体" w:hAnsi="宋体" w:cs="宋体"/>
                <w:color w:val="auto"/>
                <w:szCs w:val="21"/>
              </w:rPr>
            </w:pPr>
            <w:r w:rsidRPr="00E4340B">
              <w:rPr>
                <w:rFonts w:ascii="宋体" w:eastAsia="宋体" w:hAnsi="宋体" w:cs="Calibri"/>
                <w:color w:val="auto"/>
                <w:szCs w:val="21"/>
              </w:rPr>
              <w:t>0x1</w:t>
            </w:r>
            <w:r w:rsidRPr="00E4340B">
              <w:rPr>
                <w:rFonts w:ascii="宋体" w:eastAsia="宋体" w:hAnsi="宋体" w:cs="宋体"/>
                <w:color w:val="auto"/>
                <w:szCs w:val="21"/>
              </w:rPr>
              <w:t>：</w:t>
            </w:r>
            <w:r w:rsidRPr="00E4340B">
              <w:rPr>
                <w:rFonts w:ascii="宋体" w:eastAsia="宋体" w:hAnsi="宋体" w:cs="宋体" w:hint="eastAsia"/>
                <w:color w:val="auto"/>
                <w:szCs w:val="21"/>
              </w:rPr>
              <w:t>解锁</w:t>
            </w:r>
            <w:r w:rsidRPr="00E4340B">
              <w:rPr>
                <w:rFonts w:ascii="宋体" w:eastAsia="宋体" w:hAnsi="宋体" w:cs="宋体"/>
                <w:color w:val="auto"/>
                <w:szCs w:val="21"/>
              </w:rPr>
              <w:t>；</w:t>
            </w:r>
          </w:p>
          <w:p w14:paraId="7D5E0D19" w14:textId="67C34B0B" w:rsidR="00E4340B" w:rsidRPr="00E4340B" w:rsidRDefault="00E4340B" w:rsidP="007D0B39">
            <w:pPr>
              <w:spacing w:after="83"/>
              <w:rPr>
                <w:rFonts w:ascii="宋体" w:eastAsia="宋体" w:hAnsi="宋体" w:cs="宋体"/>
                <w:szCs w:val="21"/>
              </w:rPr>
            </w:pPr>
            <w:r w:rsidRPr="00E4340B">
              <w:rPr>
                <w:rFonts w:ascii="宋体" w:eastAsia="宋体" w:hAnsi="宋体" w:cs="Calibri"/>
                <w:color w:val="auto"/>
                <w:szCs w:val="21"/>
              </w:rPr>
              <w:t>0xFF</w:t>
            </w:r>
            <w:r w:rsidR="007D0B39">
              <w:rPr>
                <w:rFonts w:ascii="宋体" w:eastAsia="宋体" w:hAnsi="宋体" w:cs="Calibri"/>
                <w:color w:val="auto"/>
                <w:szCs w:val="21"/>
              </w:rPr>
              <w:t>:</w:t>
            </w:r>
            <w:r w:rsidRPr="00E4340B">
              <w:rPr>
                <w:rFonts w:ascii="宋体" w:eastAsia="宋体" w:hAnsi="宋体" w:cs="宋体"/>
                <w:color w:val="auto"/>
                <w:szCs w:val="21"/>
              </w:rPr>
              <w:t>不支持</w:t>
            </w:r>
          </w:p>
        </w:tc>
        <w:tc>
          <w:tcPr>
            <w:tcW w:w="1164" w:type="pct"/>
            <w:tcBorders>
              <w:top w:val="single" w:sz="4" w:space="0" w:color="000000"/>
              <w:left w:val="single" w:sz="4" w:space="0" w:color="000000"/>
              <w:bottom w:val="single" w:sz="4" w:space="0" w:color="000000"/>
              <w:right w:val="single" w:sz="4" w:space="0" w:color="000000"/>
            </w:tcBorders>
          </w:tcPr>
          <w:p w14:paraId="4B6186B0" w14:textId="77777777" w:rsidR="00E4340B" w:rsidRPr="00E4340B" w:rsidRDefault="00E4340B" w:rsidP="00D05B3B">
            <w:pPr>
              <w:spacing w:after="83"/>
              <w:ind w:left="107" w:firstLine="0"/>
              <w:rPr>
                <w:rFonts w:ascii="宋体" w:eastAsia="宋体" w:hAnsi="宋体" w:cs="Calibri"/>
                <w:color w:val="auto"/>
                <w:szCs w:val="21"/>
              </w:rPr>
            </w:pPr>
          </w:p>
        </w:tc>
      </w:tr>
    </w:tbl>
    <w:p w14:paraId="2C6F3AE4" w14:textId="189C66CA" w:rsidR="007D0B39" w:rsidRPr="007D0B39" w:rsidRDefault="007D0B39" w:rsidP="002575C8">
      <w:pPr>
        <w:spacing w:after="0" w:line="400" w:lineRule="exact"/>
        <w:ind w:left="0" w:firstLine="0"/>
        <w:jc w:val="center"/>
        <w:rPr>
          <w:rFonts w:ascii="宋体" w:eastAsia="宋体" w:hAnsi="宋体"/>
        </w:rPr>
      </w:pPr>
      <w:r w:rsidRPr="007D0B39">
        <w:rPr>
          <w:rFonts w:ascii="宋体" w:eastAsia="宋体" w:hAnsi="宋体" w:hint="eastAsia"/>
        </w:rPr>
        <w:t>表</w:t>
      </w:r>
      <w:r w:rsidR="00C01350">
        <w:rPr>
          <w:rFonts w:ascii="宋体" w:eastAsia="宋体" w:hAnsi="宋体"/>
        </w:rPr>
        <w:t>3</w:t>
      </w:r>
      <w:r w:rsidR="002A2750">
        <w:rPr>
          <w:rFonts w:ascii="宋体" w:eastAsia="宋体" w:hAnsi="宋体"/>
        </w:rPr>
        <w:t>-</w:t>
      </w:r>
      <w:r w:rsidRPr="007D0B39">
        <w:rPr>
          <w:rFonts w:ascii="宋体" w:eastAsia="宋体" w:hAnsi="宋体" w:hint="eastAsia"/>
        </w:rPr>
        <w:t>1</w:t>
      </w:r>
      <w:r w:rsidRPr="007D0B39">
        <w:rPr>
          <w:rFonts w:ascii="宋体" w:eastAsia="宋体" w:hAnsi="宋体"/>
        </w:rPr>
        <w:t xml:space="preserve">4 </w:t>
      </w:r>
      <w:r w:rsidR="00C01350">
        <w:rPr>
          <w:rFonts w:ascii="宋体" w:eastAsia="宋体" w:hAnsi="宋体" w:hint="eastAsia"/>
        </w:rPr>
        <w:t>平台</w:t>
      </w:r>
      <w:r w:rsidRPr="007D0B39">
        <w:rPr>
          <w:rFonts w:ascii="宋体" w:eastAsia="宋体" w:hAnsi="宋体" w:hint="eastAsia"/>
        </w:rPr>
        <w:t>应答</w:t>
      </w:r>
      <w:r w:rsidRPr="007D0B39">
        <w:rPr>
          <w:rFonts w:ascii="宋体" w:eastAsia="宋体" w:hAnsi="宋体"/>
        </w:rPr>
        <w:t>—0</w:t>
      </w:r>
      <w:r w:rsidRPr="007D0B39">
        <w:rPr>
          <w:rFonts w:ascii="宋体" w:eastAsia="宋体" w:hAnsi="宋体" w:hint="eastAsia"/>
        </w:rPr>
        <w:t>x</w:t>
      </w:r>
      <w:r w:rsidRPr="007D0B39">
        <w:rPr>
          <w:rFonts w:ascii="宋体" w:eastAsia="宋体" w:hAnsi="宋体"/>
        </w:rPr>
        <w:t>cc</w:t>
      </w:r>
    </w:p>
    <w:tbl>
      <w:tblPr>
        <w:tblW w:w="5000" w:type="pct"/>
        <w:tblLayout w:type="fixed"/>
        <w:tblCellMar>
          <w:top w:w="114" w:type="dxa"/>
          <w:left w:w="201" w:type="dxa"/>
          <w:right w:w="205" w:type="dxa"/>
        </w:tblCellMar>
        <w:tblLook w:val="0000" w:firstRow="0" w:lastRow="0" w:firstColumn="0" w:lastColumn="0" w:noHBand="0" w:noVBand="0"/>
      </w:tblPr>
      <w:tblGrid>
        <w:gridCol w:w="846"/>
        <w:gridCol w:w="1700"/>
        <w:gridCol w:w="1843"/>
        <w:gridCol w:w="2127"/>
        <w:gridCol w:w="1977"/>
      </w:tblGrid>
      <w:tr w:rsidR="00D742C1" w:rsidRPr="006E2E0E" w14:paraId="4D53F602" w14:textId="77777777" w:rsidTr="00607AFD">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3500544" w14:textId="119AB95E" w:rsidR="008B7164" w:rsidRPr="006E2E0E" w:rsidRDefault="008B7164" w:rsidP="008B7164">
            <w:pPr>
              <w:spacing w:after="0"/>
              <w:ind w:left="3" w:firstLine="0"/>
              <w:jc w:val="center"/>
              <w:rPr>
                <w:rFonts w:ascii="宋体" w:eastAsia="宋体" w:hAnsi="宋体" w:cs="Calibri"/>
                <w:sz w:val="18"/>
              </w:rPr>
            </w:pPr>
            <w:r w:rsidRPr="00E4340B">
              <w:rPr>
                <w:rFonts w:ascii="宋体" w:eastAsia="宋体" w:hAnsi="宋体"/>
                <w:w w:val="95"/>
                <w:szCs w:val="21"/>
                <w:lang w:eastAsia="en-US"/>
              </w:rPr>
              <w:t>序</w:t>
            </w:r>
            <w:r>
              <w:rPr>
                <w:rFonts w:ascii="宋体" w:eastAsia="宋体" w:hAnsi="宋体" w:hint="eastAsia"/>
                <w:w w:val="95"/>
                <w:szCs w:val="21"/>
              </w:rPr>
              <w:t>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FE6FE02" w14:textId="77C61480" w:rsidR="008B7164" w:rsidRPr="006E2E0E" w:rsidRDefault="008B7164" w:rsidP="008B7164">
            <w:pPr>
              <w:spacing w:after="0"/>
              <w:ind w:left="1" w:firstLine="0"/>
              <w:jc w:val="center"/>
              <w:rPr>
                <w:rFonts w:ascii="宋体" w:eastAsia="宋体" w:hAnsi="宋体" w:cs="宋体"/>
                <w:sz w:val="18"/>
              </w:rPr>
            </w:pPr>
            <w:r w:rsidRPr="00E4340B">
              <w:rPr>
                <w:rFonts w:ascii="宋体" w:eastAsia="宋体" w:hAnsi="宋体"/>
                <w:w w:val="95"/>
                <w:szCs w:val="21"/>
                <w:lang w:eastAsia="en-US"/>
              </w:rPr>
              <w:t>字段定义</w:t>
            </w:r>
          </w:p>
        </w:tc>
        <w:tc>
          <w:tcPr>
            <w:tcW w:w="10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BAB79C1" w14:textId="1661FECA" w:rsidR="008B7164" w:rsidRPr="006E2E0E" w:rsidRDefault="008B7164" w:rsidP="008B7164">
            <w:pPr>
              <w:spacing w:after="0"/>
              <w:ind w:left="5" w:firstLine="0"/>
              <w:jc w:val="center"/>
              <w:rPr>
                <w:rFonts w:ascii="宋体" w:eastAsia="宋体" w:hAnsi="宋体" w:cs="Calibri"/>
                <w:sz w:val="18"/>
              </w:rPr>
            </w:pPr>
            <w:r w:rsidRPr="008B7164">
              <w:rPr>
                <w:rFonts w:ascii="宋体" w:eastAsia="宋体" w:hAnsi="宋体" w:cs="宋体" w:hint="eastAsia"/>
              </w:rPr>
              <w:t>长度（字节）</w:t>
            </w:r>
          </w:p>
        </w:tc>
        <w:tc>
          <w:tcPr>
            <w:tcW w:w="125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C6AB196" w14:textId="6EF660B8" w:rsidR="008B7164" w:rsidRPr="006E2E0E" w:rsidRDefault="008B7164" w:rsidP="008B7164">
            <w:pPr>
              <w:spacing w:after="0"/>
              <w:ind w:left="6" w:firstLine="0"/>
              <w:jc w:val="center"/>
              <w:rPr>
                <w:rFonts w:ascii="宋体" w:eastAsia="宋体" w:hAnsi="宋体" w:cs="Calibri"/>
                <w:sz w:val="18"/>
              </w:rPr>
            </w:pPr>
            <w:r w:rsidRPr="00E4340B">
              <w:rPr>
                <w:rFonts w:ascii="宋体" w:eastAsia="宋体" w:hAnsi="宋体"/>
                <w:w w:val="95"/>
                <w:szCs w:val="21"/>
                <w:lang w:eastAsia="en-US"/>
              </w:rPr>
              <w:t>参数说明</w:t>
            </w:r>
          </w:p>
        </w:tc>
        <w:tc>
          <w:tcPr>
            <w:tcW w:w="116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42BA47A" w14:textId="7CE96FAC" w:rsidR="008B7164" w:rsidRPr="007D0B39" w:rsidRDefault="008B7164" w:rsidP="008B7164">
            <w:pPr>
              <w:spacing w:after="0"/>
              <w:ind w:left="6" w:firstLine="0"/>
              <w:jc w:val="center"/>
              <w:rPr>
                <w:rFonts w:ascii="宋体" w:eastAsia="宋体" w:hAnsi="宋体"/>
                <w:w w:val="95"/>
                <w:szCs w:val="21"/>
                <w:lang w:eastAsia="en-US"/>
              </w:rPr>
            </w:pPr>
            <w:r>
              <w:rPr>
                <w:rFonts w:ascii="宋体" w:eastAsia="宋体" w:hAnsi="宋体" w:hint="eastAsia"/>
                <w:w w:val="95"/>
                <w:szCs w:val="21"/>
                <w:lang w:eastAsia="en-US"/>
              </w:rPr>
              <w:t>备注</w:t>
            </w:r>
          </w:p>
        </w:tc>
      </w:tr>
      <w:tr w:rsidR="00E4340B" w:rsidRPr="006E2E0E" w14:paraId="504AD0ED" w14:textId="6249128F"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E9E95B" w14:textId="77777777" w:rsidR="00E4340B" w:rsidRPr="007D0B39" w:rsidRDefault="00E4340B" w:rsidP="00D05B3B">
            <w:pPr>
              <w:spacing w:after="0"/>
              <w:ind w:left="3" w:firstLine="0"/>
              <w:jc w:val="center"/>
              <w:rPr>
                <w:rFonts w:ascii="宋体" w:eastAsia="宋体" w:hAnsi="宋体"/>
                <w:szCs w:val="28"/>
              </w:rPr>
            </w:pPr>
            <w:r w:rsidRPr="007D0B39">
              <w:rPr>
                <w:rFonts w:ascii="宋体" w:eastAsia="宋体" w:hAnsi="宋体" w:cs="Calibri"/>
                <w:szCs w:val="28"/>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A9FCE2" w14:textId="77777777" w:rsidR="00E4340B" w:rsidRPr="007D0B39" w:rsidRDefault="00E4340B" w:rsidP="00D05B3B">
            <w:pPr>
              <w:spacing w:after="0"/>
              <w:ind w:left="1" w:firstLine="0"/>
              <w:jc w:val="center"/>
              <w:rPr>
                <w:rFonts w:ascii="宋体" w:eastAsia="宋体" w:hAnsi="宋体"/>
                <w:szCs w:val="28"/>
              </w:rPr>
            </w:pPr>
            <w:r w:rsidRPr="007D0B39">
              <w:rPr>
                <w:rFonts w:ascii="宋体" w:eastAsia="宋体" w:hAnsi="宋体" w:cs="宋体"/>
                <w:szCs w:val="28"/>
              </w:rPr>
              <w:t>执行结果</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57461D" w14:textId="4A22DE3B" w:rsidR="00E4340B" w:rsidRPr="007D0B39" w:rsidRDefault="00E4340B" w:rsidP="00D05B3B">
            <w:pPr>
              <w:spacing w:after="0"/>
              <w:ind w:left="5" w:firstLine="0"/>
              <w:jc w:val="center"/>
              <w:rPr>
                <w:rFonts w:ascii="宋体" w:eastAsia="宋体" w:hAnsi="宋体"/>
                <w:szCs w:val="28"/>
              </w:rPr>
            </w:pPr>
            <w:r w:rsidRPr="007D0B39">
              <w:rPr>
                <w:rFonts w:ascii="宋体" w:eastAsia="宋体" w:hAnsi="宋体" w:cs="Calibri"/>
                <w:szCs w:val="28"/>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C91385" w14:textId="797BC397" w:rsidR="007D0B39" w:rsidRDefault="00E4340B" w:rsidP="007D0B39">
            <w:pPr>
              <w:spacing w:after="0"/>
              <w:ind w:left="6" w:firstLine="0"/>
              <w:rPr>
                <w:rFonts w:ascii="宋体" w:eastAsia="宋体" w:hAnsi="宋体" w:cs="宋体"/>
                <w:szCs w:val="28"/>
              </w:rPr>
            </w:pPr>
            <w:r w:rsidRPr="007D0B39">
              <w:rPr>
                <w:rFonts w:ascii="宋体" w:eastAsia="宋体" w:hAnsi="宋体" w:cs="Calibri"/>
                <w:szCs w:val="28"/>
              </w:rPr>
              <w:t>0x00</w:t>
            </w:r>
            <w:r w:rsidRPr="007D0B39">
              <w:rPr>
                <w:rFonts w:ascii="宋体" w:eastAsia="宋体" w:hAnsi="宋体" w:cs="宋体"/>
                <w:szCs w:val="28"/>
              </w:rPr>
              <w:t>：成功</w:t>
            </w:r>
            <w:r w:rsidR="007D0B39">
              <w:rPr>
                <w:rFonts w:ascii="宋体" w:eastAsia="宋体" w:hAnsi="宋体" w:cs="宋体" w:hint="eastAsia"/>
                <w:szCs w:val="28"/>
              </w:rPr>
              <w:t>；</w:t>
            </w:r>
            <w:r w:rsidRPr="007D0B39">
              <w:rPr>
                <w:rFonts w:ascii="宋体" w:eastAsia="宋体" w:hAnsi="宋体" w:cs="宋体"/>
                <w:szCs w:val="28"/>
              </w:rPr>
              <w:t xml:space="preserve"> </w:t>
            </w:r>
          </w:p>
          <w:p w14:paraId="5829A279" w14:textId="36B4533A" w:rsidR="00E4340B" w:rsidRPr="007D0B39" w:rsidRDefault="00E4340B" w:rsidP="007D0B39">
            <w:pPr>
              <w:spacing w:after="0"/>
              <w:ind w:left="6" w:firstLine="0"/>
              <w:rPr>
                <w:rFonts w:ascii="宋体" w:eastAsia="宋体" w:hAnsi="宋体"/>
                <w:szCs w:val="28"/>
              </w:rPr>
            </w:pPr>
            <w:r w:rsidRPr="007D0B39">
              <w:rPr>
                <w:rFonts w:ascii="宋体" w:eastAsia="宋体" w:hAnsi="宋体" w:cs="Calibri"/>
                <w:szCs w:val="28"/>
              </w:rPr>
              <w:t>0x01</w:t>
            </w:r>
            <w:r w:rsidR="007D0B39">
              <w:rPr>
                <w:rFonts w:ascii="宋体" w:eastAsia="宋体" w:hAnsi="宋体" w:cs="Calibri" w:hint="eastAsia"/>
                <w:szCs w:val="28"/>
              </w:rPr>
              <w:t>：</w:t>
            </w:r>
            <w:r w:rsidRPr="007D0B39">
              <w:rPr>
                <w:rFonts w:ascii="宋体" w:eastAsia="宋体" w:hAnsi="宋体" w:cs="宋体"/>
                <w:szCs w:val="28"/>
              </w:rPr>
              <w:t>失败</w:t>
            </w:r>
          </w:p>
        </w:tc>
        <w:tc>
          <w:tcPr>
            <w:tcW w:w="1164" w:type="pct"/>
            <w:tcBorders>
              <w:top w:val="single" w:sz="4" w:space="0" w:color="000000"/>
              <w:left w:val="single" w:sz="4" w:space="0" w:color="000000"/>
              <w:bottom w:val="single" w:sz="4" w:space="0" w:color="000000"/>
              <w:right w:val="single" w:sz="4" w:space="0" w:color="000000"/>
            </w:tcBorders>
          </w:tcPr>
          <w:p w14:paraId="2859F468" w14:textId="77777777" w:rsidR="00E4340B" w:rsidRPr="007D0B39" w:rsidRDefault="00E4340B" w:rsidP="00D05B3B">
            <w:pPr>
              <w:spacing w:after="0"/>
              <w:ind w:left="6" w:firstLine="0"/>
              <w:jc w:val="center"/>
              <w:rPr>
                <w:rFonts w:ascii="宋体" w:eastAsia="宋体" w:hAnsi="宋体" w:cs="Calibri"/>
                <w:szCs w:val="28"/>
              </w:rPr>
            </w:pPr>
          </w:p>
        </w:tc>
      </w:tr>
    </w:tbl>
    <w:p w14:paraId="4EC6CA72" w14:textId="6BC73274" w:rsidR="00607AFD" w:rsidRPr="00EC0FE5" w:rsidRDefault="00607AFD" w:rsidP="002575C8">
      <w:pPr>
        <w:pStyle w:val="2"/>
        <w:numPr>
          <w:ilvl w:val="2"/>
          <w:numId w:val="15"/>
        </w:numPr>
        <w:spacing w:beforeLines="50" w:before="120" w:after="0"/>
        <w:rPr>
          <w:rFonts w:ascii="黑体" w:eastAsia="黑体" w:hAnsi="黑体"/>
          <w:b w:val="0"/>
          <w:color w:val="0000FF"/>
          <w:sz w:val="21"/>
          <w:szCs w:val="21"/>
        </w:rPr>
      </w:pPr>
      <w:bookmarkStart w:id="896" w:name="_Toc119050743"/>
      <w:r w:rsidRPr="00EC0FE5">
        <w:rPr>
          <w:rFonts w:ascii="黑体" w:eastAsia="黑体" w:hAnsi="黑体" w:hint="eastAsia"/>
          <w:b w:val="0"/>
          <w:color w:val="0000FF"/>
          <w:sz w:val="21"/>
          <w:szCs w:val="21"/>
        </w:rPr>
        <w:t>电池详细参数（0x</w:t>
      </w:r>
      <w:r w:rsidR="00532805" w:rsidRPr="00EC0FE5">
        <w:rPr>
          <w:rFonts w:ascii="黑体" w:eastAsia="黑体" w:hAnsi="黑体"/>
          <w:b w:val="0"/>
          <w:color w:val="0000FF"/>
          <w:sz w:val="21"/>
          <w:szCs w:val="21"/>
        </w:rPr>
        <w:t>2d</w:t>
      </w:r>
      <w:r w:rsidRPr="00EC0FE5">
        <w:rPr>
          <w:rFonts w:ascii="黑体" w:eastAsia="黑体" w:hAnsi="黑体" w:hint="eastAsia"/>
          <w:b w:val="0"/>
          <w:color w:val="0000FF"/>
          <w:sz w:val="21"/>
          <w:szCs w:val="21"/>
        </w:rPr>
        <w:t>）</w:t>
      </w:r>
      <w:bookmarkEnd w:id="896"/>
    </w:p>
    <w:p w14:paraId="03FE0961" w14:textId="28DBF014" w:rsidR="00532805" w:rsidRPr="00585200" w:rsidRDefault="00532805" w:rsidP="00532805">
      <w:pPr>
        <w:rPr>
          <w:rFonts w:eastAsiaTheme="minorEastAsia"/>
          <w:color w:val="0000FF"/>
        </w:rPr>
      </w:pPr>
      <w:bookmarkStart w:id="897" w:name="_Hlk118984293"/>
      <w:r w:rsidRPr="00585200">
        <w:rPr>
          <w:rFonts w:eastAsiaTheme="minorEastAsia" w:hint="eastAsia"/>
          <w:color w:val="0000FF"/>
        </w:rPr>
        <w:t>说明：</w:t>
      </w:r>
      <w:r w:rsidR="004F58B8" w:rsidRPr="00585200">
        <w:rPr>
          <w:rFonts w:eastAsiaTheme="minorEastAsia" w:hint="eastAsia"/>
          <w:color w:val="0000FF"/>
        </w:rPr>
        <w:t>T</w:t>
      </w:r>
      <w:r w:rsidR="004F58B8" w:rsidRPr="00585200">
        <w:rPr>
          <w:rFonts w:eastAsiaTheme="minorEastAsia"/>
          <w:color w:val="0000FF"/>
        </w:rPr>
        <w:t>-BOX</w:t>
      </w:r>
      <w:r w:rsidR="004F58B8" w:rsidRPr="00585200">
        <w:rPr>
          <w:rFonts w:eastAsiaTheme="minorEastAsia" w:hint="eastAsia"/>
          <w:color w:val="0000FF"/>
        </w:rPr>
        <w:t>采集</w:t>
      </w:r>
      <w:r w:rsidR="004F58B8" w:rsidRPr="00585200">
        <w:rPr>
          <w:rFonts w:eastAsiaTheme="minorEastAsia" w:hint="eastAsia"/>
          <w:color w:val="0000FF"/>
        </w:rPr>
        <w:t>C</w:t>
      </w:r>
      <w:r w:rsidR="004F58B8" w:rsidRPr="00585200">
        <w:rPr>
          <w:rFonts w:eastAsiaTheme="minorEastAsia"/>
          <w:color w:val="0000FF"/>
        </w:rPr>
        <w:t>AN</w:t>
      </w:r>
      <w:r w:rsidR="004F58B8" w:rsidRPr="00585200">
        <w:rPr>
          <w:rFonts w:eastAsiaTheme="minorEastAsia" w:hint="eastAsia"/>
          <w:color w:val="0000FF"/>
        </w:rPr>
        <w:t>总线上</w:t>
      </w:r>
      <w:r w:rsidR="004F58B8" w:rsidRPr="00585200">
        <w:rPr>
          <w:rFonts w:eastAsiaTheme="minorEastAsia" w:hint="eastAsia"/>
          <w:color w:val="0000FF"/>
        </w:rPr>
        <w:t>B</w:t>
      </w:r>
      <w:r w:rsidR="004F58B8" w:rsidRPr="00585200">
        <w:rPr>
          <w:rFonts w:eastAsiaTheme="minorEastAsia"/>
          <w:color w:val="0000FF"/>
        </w:rPr>
        <w:t>MS</w:t>
      </w:r>
      <w:r w:rsidR="004F58B8" w:rsidRPr="00585200">
        <w:rPr>
          <w:rFonts w:eastAsiaTheme="minorEastAsia" w:hint="eastAsia"/>
          <w:color w:val="0000FF"/>
        </w:rPr>
        <w:t>电池参数信息，</w:t>
      </w:r>
      <w:r w:rsidR="000466AA" w:rsidRPr="00585200">
        <w:rPr>
          <w:rFonts w:eastAsiaTheme="minorEastAsia" w:hint="eastAsia"/>
          <w:color w:val="0000FF"/>
        </w:rPr>
        <w:t>上报周期，</w:t>
      </w:r>
      <w:commentRangeStart w:id="898"/>
      <w:r w:rsidR="004F58B8" w:rsidRPr="00585200">
        <w:rPr>
          <w:rFonts w:eastAsiaTheme="minorEastAsia" w:hint="eastAsia"/>
          <w:color w:val="0000FF"/>
        </w:rPr>
        <w:t>6</w:t>
      </w:r>
      <w:r w:rsidR="004F58B8" w:rsidRPr="00585200">
        <w:rPr>
          <w:rFonts w:eastAsiaTheme="minorEastAsia"/>
          <w:color w:val="0000FF"/>
        </w:rPr>
        <w:t>0</w:t>
      </w:r>
      <w:r w:rsidR="004F58B8" w:rsidRPr="00585200">
        <w:rPr>
          <w:rFonts w:eastAsiaTheme="minorEastAsia" w:hint="eastAsia"/>
          <w:color w:val="0000FF"/>
        </w:rPr>
        <w:t>s</w:t>
      </w:r>
      <w:commentRangeEnd w:id="898"/>
      <w:r w:rsidR="00507320" w:rsidRPr="00585200">
        <w:rPr>
          <w:rStyle w:val="ad"/>
          <w:color w:val="0000FF"/>
        </w:rPr>
        <w:commentReference w:id="898"/>
      </w:r>
      <w:r w:rsidR="004F58B8" w:rsidRPr="00585200">
        <w:rPr>
          <w:rFonts w:eastAsiaTheme="minorEastAsia" w:hint="eastAsia"/>
          <w:color w:val="0000FF"/>
        </w:rPr>
        <w:t>上报一次。</w:t>
      </w:r>
      <w:r w:rsidR="004F58B8" w:rsidRPr="00585200">
        <w:rPr>
          <w:rFonts w:eastAsiaTheme="minorEastAsia"/>
          <w:color w:val="0000FF"/>
        </w:rPr>
        <w:t xml:space="preserve"> </w:t>
      </w:r>
    </w:p>
    <w:p w14:paraId="4A282D17" w14:textId="68152EAB" w:rsidR="00C01350" w:rsidRPr="00585200" w:rsidRDefault="00C01350" w:rsidP="00C01350">
      <w:pPr>
        <w:jc w:val="center"/>
        <w:rPr>
          <w:rFonts w:ascii="宋体" w:eastAsia="宋体" w:hAnsi="宋体"/>
          <w:color w:val="0000FF"/>
        </w:rPr>
      </w:pPr>
      <w:bookmarkStart w:id="899" w:name="_Hlk118983989"/>
      <w:bookmarkEnd w:id="897"/>
      <w:r w:rsidRPr="00585200">
        <w:rPr>
          <w:rFonts w:ascii="宋体" w:eastAsia="宋体" w:hAnsi="宋体" w:hint="eastAsia"/>
          <w:color w:val="0000FF"/>
        </w:rPr>
        <w:t>表3</w:t>
      </w:r>
      <w:r w:rsidRPr="00585200">
        <w:rPr>
          <w:rFonts w:ascii="宋体" w:eastAsia="宋体" w:hAnsi="宋体"/>
          <w:color w:val="0000FF"/>
        </w:rPr>
        <w:t xml:space="preserve">-15 </w:t>
      </w:r>
      <w:r w:rsidRPr="00585200">
        <w:rPr>
          <w:rFonts w:ascii="宋体" w:eastAsia="宋体" w:hAnsi="宋体" w:hint="eastAsia"/>
          <w:color w:val="0000FF"/>
        </w:rPr>
        <w:t>消息上报</w:t>
      </w:r>
      <w:r w:rsidRPr="00585200">
        <w:rPr>
          <w:rFonts w:ascii="宋体" w:eastAsia="宋体" w:hAnsi="宋体"/>
          <w:color w:val="0000FF"/>
        </w:rPr>
        <w:t>—0</w:t>
      </w:r>
      <w:r w:rsidRPr="00585200">
        <w:rPr>
          <w:rFonts w:ascii="宋体" w:eastAsia="宋体" w:hAnsi="宋体" w:hint="eastAsia"/>
          <w:color w:val="0000FF"/>
        </w:rPr>
        <w:t>x</w:t>
      </w:r>
      <w:r w:rsidRPr="00585200">
        <w:rPr>
          <w:rFonts w:ascii="宋体" w:eastAsia="宋体" w:hAnsi="宋体"/>
          <w:color w:val="0000FF"/>
        </w:rPr>
        <w:t>2d</w:t>
      </w:r>
    </w:p>
    <w:tbl>
      <w:tblPr>
        <w:tblW w:w="5000" w:type="pct"/>
        <w:tblLayout w:type="fixed"/>
        <w:tblCellMar>
          <w:top w:w="114" w:type="dxa"/>
          <w:left w:w="201" w:type="dxa"/>
          <w:right w:w="205" w:type="dxa"/>
        </w:tblCellMar>
        <w:tblLook w:val="0000" w:firstRow="0" w:lastRow="0" w:firstColumn="0" w:lastColumn="0" w:noHBand="0" w:noVBand="0"/>
      </w:tblPr>
      <w:tblGrid>
        <w:gridCol w:w="846"/>
        <w:gridCol w:w="1700"/>
        <w:gridCol w:w="1843"/>
        <w:gridCol w:w="2127"/>
        <w:gridCol w:w="1977"/>
      </w:tblGrid>
      <w:tr w:rsidR="00585200" w:rsidRPr="00585200" w14:paraId="45894F77" w14:textId="77777777" w:rsidTr="001D4987">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bookmarkEnd w:id="899"/>
          <w:p w14:paraId="24521391" w14:textId="0704A0FB" w:rsidR="00C01350" w:rsidRPr="00585200" w:rsidRDefault="00C01350" w:rsidP="00C01350">
            <w:pPr>
              <w:spacing w:after="0"/>
              <w:ind w:left="3" w:firstLine="0"/>
              <w:jc w:val="center"/>
              <w:rPr>
                <w:rFonts w:ascii="宋体" w:eastAsia="宋体" w:hAnsi="宋体" w:cs="Calibri"/>
                <w:color w:val="0000FF"/>
                <w:szCs w:val="28"/>
              </w:rPr>
            </w:pPr>
            <w:r w:rsidRPr="00585200">
              <w:rPr>
                <w:rFonts w:ascii="宋体" w:eastAsia="宋体" w:hAnsi="宋体" w:cs="宋体"/>
                <w:color w:val="0000FF"/>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BC57179" w14:textId="57A06FAF" w:rsidR="00C01350" w:rsidRPr="00585200" w:rsidRDefault="00C01350" w:rsidP="00C01350">
            <w:pPr>
              <w:spacing w:after="0"/>
              <w:ind w:left="1" w:firstLine="0"/>
              <w:jc w:val="center"/>
              <w:rPr>
                <w:rFonts w:ascii="宋体" w:eastAsia="宋体" w:hAnsi="宋体" w:cs="宋体"/>
                <w:color w:val="0000FF"/>
                <w:szCs w:val="28"/>
              </w:rPr>
            </w:pPr>
            <w:r w:rsidRPr="00585200">
              <w:rPr>
                <w:rFonts w:ascii="宋体" w:eastAsia="宋体" w:hAnsi="宋体" w:cs="宋体"/>
                <w:color w:val="0000FF"/>
              </w:rPr>
              <w:t>字段定义</w:t>
            </w:r>
          </w:p>
        </w:tc>
        <w:tc>
          <w:tcPr>
            <w:tcW w:w="10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09F19F4" w14:textId="40E976BF" w:rsidR="00C01350" w:rsidRPr="00585200" w:rsidRDefault="00C01350" w:rsidP="00C01350">
            <w:pPr>
              <w:spacing w:after="0"/>
              <w:ind w:left="5" w:firstLine="0"/>
              <w:jc w:val="center"/>
              <w:rPr>
                <w:rFonts w:ascii="宋体" w:eastAsia="宋体" w:hAnsi="宋体" w:cs="Calibri"/>
                <w:color w:val="0000FF"/>
                <w:szCs w:val="28"/>
              </w:rPr>
            </w:pPr>
            <w:r w:rsidRPr="00585200">
              <w:rPr>
                <w:rFonts w:ascii="宋体" w:eastAsia="宋体" w:hAnsi="宋体" w:cs="宋体" w:hint="eastAsia"/>
                <w:color w:val="0000FF"/>
              </w:rPr>
              <w:t>长度（字节）</w:t>
            </w:r>
          </w:p>
        </w:tc>
        <w:tc>
          <w:tcPr>
            <w:tcW w:w="125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2B38E2A" w14:textId="577D65FC" w:rsidR="00C01350" w:rsidRPr="00585200" w:rsidRDefault="00C01350" w:rsidP="00C01350">
            <w:pPr>
              <w:spacing w:after="0"/>
              <w:ind w:left="6" w:firstLine="0"/>
              <w:rPr>
                <w:rFonts w:ascii="宋体" w:eastAsia="宋体" w:hAnsi="宋体" w:cs="Calibri"/>
                <w:color w:val="0000FF"/>
                <w:szCs w:val="28"/>
              </w:rPr>
            </w:pPr>
            <w:r w:rsidRPr="00585200">
              <w:rPr>
                <w:rFonts w:ascii="宋体" w:eastAsia="宋体" w:hAnsi="宋体" w:cs="宋体" w:hint="eastAsia"/>
                <w:color w:val="0000FF"/>
              </w:rPr>
              <w:t>参数说明</w:t>
            </w:r>
          </w:p>
        </w:tc>
        <w:tc>
          <w:tcPr>
            <w:tcW w:w="116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D61CA02" w14:textId="00BE6445" w:rsidR="00C01350" w:rsidRPr="00585200" w:rsidRDefault="00C01350" w:rsidP="00C01350">
            <w:pPr>
              <w:spacing w:after="0"/>
              <w:ind w:left="6" w:firstLine="0"/>
              <w:jc w:val="center"/>
              <w:rPr>
                <w:rFonts w:ascii="宋体" w:eastAsia="宋体" w:hAnsi="宋体" w:cs="Calibri"/>
                <w:color w:val="0000FF"/>
                <w:szCs w:val="28"/>
              </w:rPr>
            </w:pPr>
            <w:r w:rsidRPr="00585200">
              <w:rPr>
                <w:rFonts w:ascii="宋体" w:eastAsia="宋体" w:hAnsi="宋体" w:cs="宋体" w:hint="eastAsia"/>
                <w:color w:val="0000FF"/>
              </w:rPr>
              <w:t>备注</w:t>
            </w:r>
          </w:p>
        </w:tc>
      </w:tr>
      <w:tr w:rsidR="00585200" w:rsidRPr="00585200" w14:paraId="6FB52991"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0A0D77" w14:textId="140883DC" w:rsidR="002224E6" w:rsidRPr="00585200" w:rsidRDefault="002224E6" w:rsidP="00D05B3B">
            <w:pPr>
              <w:spacing w:after="0"/>
              <w:ind w:left="3" w:firstLine="0"/>
              <w:jc w:val="center"/>
              <w:rPr>
                <w:rFonts w:ascii="宋体" w:eastAsia="宋体" w:hAnsi="宋体" w:cs="Calibri"/>
                <w:color w:val="0000FF"/>
                <w:szCs w:val="28"/>
              </w:rPr>
            </w:pPr>
            <w:r w:rsidRPr="00585200">
              <w:rPr>
                <w:rFonts w:ascii="宋体" w:eastAsia="宋体" w:hAnsi="宋体" w:cs="Calibri" w:hint="eastAsia"/>
                <w:color w:val="0000FF"/>
                <w:szCs w:val="28"/>
              </w:rPr>
              <w:t>0</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B356AF" w14:textId="210DE0FE" w:rsidR="002224E6" w:rsidRPr="00585200" w:rsidRDefault="002224E6" w:rsidP="00D05B3B">
            <w:pPr>
              <w:spacing w:after="0"/>
              <w:ind w:left="1" w:firstLine="0"/>
              <w:jc w:val="center"/>
              <w:rPr>
                <w:rFonts w:ascii="宋体" w:eastAsia="宋体" w:hAnsi="宋体" w:cs="宋体"/>
                <w:color w:val="0000FF"/>
                <w:szCs w:val="28"/>
              </w:rPr>
            </w:pPr>
            <w:r w:rsidRPr="00585200">
              <w:rPr>
                <w:rFonts w:ascii="宋体" w:eastAsia="宋体" w:hAnsi="宋体" w:cs="宋体" w:hint="eastAsia"/>
                <w:color w:val="0000FF"/>
                <w:szCs w:val="28"/>
              </w:rPr>
              <w:t>时间</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116A38" w14:textId="6BFCF5D9" w:rsidR="002224E6" w:rsidRPr="00585200" w:rsidRDefault="002224E6" w:rsidP="00D05B3B">
            <w:pPr>
              <w:spacing w:after="0"/>
              <w:ind w:left="5" w:firstLine="0"/>
              <w:jc w:val="center"/>
              <w:rPr>
                <w:rFonts w:ascii="宋体" w:eastAsia="宋体" w:hAnsi="宋体" w:cs="Calibri"/>
                <w:color w:val="0000FF"/>
                <w:szCs w:val="28"/>
              </w:rPr>
            </w:pPr>
            <w:r w:rsidRPr="00585200">
              <w:rPr>
                <w:rFonts w:ascii="宋体" w:eastAsia="宋体" w:hAnsi="宋体" w:cs="Calibri" w:hint="eastAsia"/>
                <w:color w:val="0000FF"/>
                <w:szCs w:val="28"/>
              </w:rPr>
              <w:t>6</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249686" w14:textId="59F375D9" w:rsidR="002224E6" w:rsidRPr="00585200" w:rsidRDefault="002224E6" w:rsidP="007D0B39">
            <w:pPr>
              <w:spacing w:after="0"/>
              <w:ind w:left="6" w:firstLine="0"/>
              <w:rPr>
                <w:rFonts w:ascii="宋体" w:eastAsia="宋体" w:hAnsi="宋体" w:cs="Calibri"/>
                <w:color w:val="0000FF"/>
                <w:szCs w:val="28"/>
              </w:rPr>
            </w:pPr>
            <w:r w:rsidRPr="00585200">
              <w:rPr>
                <w:rFonts w:ascii="宋体" w:eastAsia="宋体" w:hAnsi="宋体" w:cs="Calibri" w:hint="eastAsia"/>
                <w:color w:val="0000FF"/>
                <w:szCs w:val="28"/>
              </w:rPr>
              <w:t>时间戳</w:t>
            </w:r>
          </w:p>
        </w:tc>
        <w:tc>
          <w:tcPr>
            <w:tcW w:w="1164" w:type="pct"/>
            <w:tcBorders>
              <w:top w:val="single" w:sz="4" w:space="0" w:color="000000"/>
              <w:left w:val="single" w:sz="4" w:space="0" w:color="000000"/>
              <w:bottom w:val="single" w:sz="4" w:space="0" w:color="000000"/>
              <w:right w:val="single" w:sz="4" w:space="0" w:color="000000"/>
            </w:tcBorders>
          </w:tcPr>
          <w:p w14:paraId="7CAF64A6" w14:textId="77777777" w:rsidR="002224E6" w:rsidRPr="00585200" w:rsidRDefault="002224E6" w:rsidP="00D05B3B">
            <w:pPr>
              <w:spacing w:after="0"/>
              <w:ind w:left="6" w:firstLine="0"/>
              <w:jc w:val="center"/>
              <w:rPr>
                <w:rFonts w:ascii="宋体" w:eastAsia="宋体" w:hAnsi="宋体" w:cs="Calibri"/>
                <w:color w:val="0000FF"/>
                <w:szCs w:val="28"/>
              </w:rPr>
            </w:pPr>
          </w:p>
        </w:tc>
      </w:tr>
      <w:tr w:rsidR="00585200" w:rsidRPr="00585200" w14:paraId="1EFD2DE3"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8B4E22" w14:textId="70DF9078" w:rsidR="00C01350" w:rsidRPr="00585200" w:rsidRDefault="002D74BC" w:rsidP="00D05B3B">
            <w:pPr>
              <w:spacing w:after="0"/>
              <w:ind w:left="3" w:firstLine="0"/>
              <w:jc w:val="center"/>
              <w:rPr>
                <w:rFonts w:ascii="宋体" w:eastAsia="宋体" w:hAnsi="宋体" w:cs="Calibri"/>
                <w:color w:val="0000FF"/>
                <w:szCs w:val="28"/>
              </w:rPr>
            </w:pPr>
            <w:r w:rsidRPr="00585200">
              <w:rPr>
                <w:rFonts w:ascii="宋体" w:eastAsia="宋体" w:hAnsi="宋体" w:cs="Calibri" w:hint="eastAsia"/>
                <w:color w:val="0000FF"/>
                <w:szCs w:val="28"/>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41560D" w14:textId="038254B9" w:rsidR="00C01350" w:rsidRPr="00585200" w:rsidRDefault="002D74BC" w:rsidP="00D05B3B">
            <w:pPr>
              <w:spacing w:after="0"/>
              <w:ind w:left="1" w:firstLine="0"/>
              <w:jc w:val="center"/>
              <w:rPr>
                <w:rFonts w:ascii="宋体" w:eastAsia="宋体" w:hAnsi="宋体" w:cs="宋体"/>
                <w:color w:val="0000FF"/>
                <w:szCs w:val="28"/>
              </w:rPr>
            </w:pPr>
            <w:r w:rsidRPr="00585200">
              <w:rPr>
                <w:rFonts w:ascii="宋体" w:eastAsia="宋体" w:hAnsi="宋体" w:cs="宋体" w:hint="eastAsia"/>
                <w:color w:val="0000FF"/>
                <w:szCs w:val="28"/>
              </w:rPr>
              <w:t>电芯温度最大值</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F198D" w14:textId="2DD7D54C" w:rsidR="00C01350" w:rsidRPr="00585200" w:rsidRDefault="002D74BC" w:rsidP="00D05B3B">
            <w:pPr>
              <w:spacing w:after="0"/>
              <w:ind w:left="5" w:firstLine="0"/>
              <w:jc w:val="center"/>
              <w:rPr>
                <w:rFonts w:ascii="宋体" w:eastAsia="宋体" w:hAnsi="宋体" w:cs="Calibri"/>
                <w:color w:val="0000FF"/>
                <w:szCs w:val="28"/>
              </w:rPr>
            </w:pPr>
            <w:r w:rsidRPr="00585200">
              <w:rPr>
                <w:rFonts w:ascii="宋体" w:eastAsia="宋体" w:hAnsi="宋体" w:cs="Calibri" w:hint="eastAsia"/>
                <w:color w:val="0000FF"/>
                <w:szCs w:val="28"/>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715467" w14:textId="76FE950C" w:rsidR="00C01350" w:rsidRPr="00585200" w:rsidRDefault="002D74BC" w:rsidP="007D0B39">
            <w:pPr>
              <w:spacing w:after="0"/>
              <w:ind w:left="6" w:firstLine="0"/>
              <w:rPr>
                <w:rFonts w:ascii="宋体" w:eastAsia="宋体" w:hAnsi="宋体" w:cs="Calibri"/>
                <w:color w:val="0000FF"/>
                <w:szCs w:val="28"/>
              </w:rPr>
            </w:pPr>
            <w:r w:rsidRPr="00585200">
              <w:rPr>
                <w:rFonts w:ascii="宋体" w:eastAsia="宋体" w:hAnsi="宋体" w:cs="Calibri" w:hint="eastAsia"/>
                <w:color w:val="0000FF"/>
                <w:szCs w:val="28"/>
              </w:rPr>
              <w:t>有效值</w:t>
            </w:r>
            <w:r w:rsidRPr="00585200">
              <w:rPr>
                <w:rFonts w:ascii="宋体" w:eastAsia="宋体" w:hAnsi="宋体" w:cs="Calibri"/>
                <w:color w:val="0000FF"/>
                <w:szCs w:val="28"/>
              </w:rPr>
              <w:t xml:space="preserve"> 0~25</w:t>
            </w:r>
            <w:r w:rsidR="00636117" w:rsidRPr="00585200">
              <w:rPr>
                <w:rFonts w:ascii="宋体" w:eastAsia="宋体" w:hAnsi="宋体" w:cs="Calibri"/>
                <w:color w:val="0000FF"/>
                <w:szCs w:val="28"/>
              </w:rPr>
              <w:t>4</w:t>
            </w:r>
            <w:r w:rsidRPr="00585200">
              <w:rPr>
                <w:rFonts w:ascii="宋体" w:eastAsia="宋体" w:hAnsi="宋体" w:cs="Calibri" w:hint="eastAsia"/>
                <w:color w:val="0000FF"/>
                <w:szCs w:val="28"/>
              </w:rPr>
              <w:t>单位</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℃，范围（</w:t>
            </w:r>
            <w:r w:rsidRPr="00585200">
              <w:rPr>
                <w:rFonts w:ascii="宋体" w:eastAsia="宋体" w:hAnsi="宋体" w:cs="Calibri"/>
                <w:color w:val="0000FF"/>
                <w:szCs w:val="28"/>
              </w:rPr>
              <w:t>-50~20</w:t>
            </w:r>
            <w:r w:rsidR="00636117" w:rsidRPr="00585200">
              <w:rPr>
                <w:rFonts w:ascii="宋体" w:eastAsia="宋体" w:hAnsi="宋体" w:cs="Calibri"/>
                <w:color w:val="0000FF"/>
                <w:szCs w:val="28"/>
              </w:rPr>
              <w:t>4</w:t>
            </w:r>
            <w:r w:rsidRPr="00585200">
              <w:rPr>
                <w:rFonts w:ascii="宋体" w:eastAsia="宋体" w:hAnsi="宋体" w:cs="Calibri" w:hint="eastAsia"/>
                <w:color w:val="0000FF"/>
                <w:szCs w:val="28"/>
              </w:rPr>
              <w:t>）℃，偏</w:t>
            </w:r>
            <w:r w:rsidRPr="00585200">
              <w:rPr>
                <w:rFonts w:ascii="宋体" w:eastAsia="宋体" w:hAnsi="宋体" w:cs="Calibri"/>
                <w:color w:val="0000FF"/>
                <w:szCs w:val="28"/>
              </w:rPr>
              <w:t xml:space="preserve"> </w:t>
            </w:r>
            <w:proofErr w:type="gramStart"/>
            <w:r w:rsidRPr="00585200">
              <w:rPr>
                <w:rFonts w:ascii="宋体" w:eastAsia="宋体" w:hAnsi="宋体" w:cs="Calibri" w:hint="eastAsia"/>
                <w:color w:val="0000FF"/>
                <w:szCs w:val="28"/>
              </w:rPr>
              <w:t>移量</w:t>
            </w:r>
            <w:proofErr w:type="gramEnd"/>
            <w:r w:rsidRPr="00585200">
              <w:rPr>
                <w:rFonts w:ascii="宋体" w:eastAsia="宋体" w:hAnsi="宋体" w:cs="Calibri"/>
                <w:color w:val="0000FF"/>
                <w:szCs w:val="28"/>
              </w:rPr>
              <w:t xml:space="preserve"> -50</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1</w:t>
            </w:r>
            <w:r w:rsidRPr="00585200">
              <w:rPr>
                <w:rFonts w:ascii="宋体" w:eastAsia="宋体" w:hAnsi="宋体" w:cs="Calibri" w:hint="eastAsia"/>
                <w:color w:val="0000FF"/>
                <w:szCs w:val="28"/>
              </w:rPr>
              <w:t>℃</w:t>
            </w:r>
            <w:r w:rsidRPr="00585200">
              <w:rPr>
                <w:rFonts w:ascii="宋体" w:eastAsia="宋体" w:hAnsi="宋体" w:cs="Calibri"/>
                <w:color w:val="0000FF"/>
                <w:szCs w:val="28"/>
              </w:rPr>
              <w:t>/bit</w:t>
            </w:r>
            <w:r w:rsidR="00636117" w:rsidRPr="00585200">
              <w:rPr>
                <w:rFonts w:ascii="宋体" w:eastAsia="宋体" w:hAnsi="宋体" w:cs="Calibri" w:hint="eastAsia"/>
                <w:color w:val="0000FF"/>
                <w:szCs w:val="28"/>
              </w:rPr>
              <w:t>；</w:t>
            </w:r>
          </w:p>
          <w:p w14:paraId="44D3EE1F" w14:textId="049EB6F6" w:rsidR="00636117" w:rsidRPr="00585200" w:rsidRDefault="00636117" w:rsidP="007D0B39">
            <w:pPr>
              <w:spacing w:after="0"/>
              <w:ind w:left="6" w:firstLine="0"/>
              <w:rPr>
                <w:rFonts w:ascii="宋体" w:eastAsia="宋体" w:hAnsi="宋体" w:cs="Calibri"/>
                <w:color w:val="0000FF"/>
                <w:szCs w:val="28"/>
              </w:rPr>
            </w:pPr>
            <w:commentRangeStart w:id="900"/>
            <w:r w:rsidRPr="00585200">
              <w:rPr>
                <w:rFonts w:ascii="宋体" w:eastAsia="宋体" w:hAnsi="宋体" w:cs="Calibri" w:hint="eastAsia"/>
                <w:color w:val="0000FF"/>
                <w:szCs w:val="28"/>
              </w:rPr>
              <w:t>0x</w:t>
            </w:r>
            <w:r w:rsidRPr="00585200">
              <w:rPr>
                <w:rFonts w:ascii="宋体" w:eastAsia="宋体" w:hAnsi="宋体" w:cs="Calibri"/>
                <w:color w:val="0000FF"/>
                <w:szCs w:val="28"/>
              </w:rPr>
              <w:t>ff:</w:t>
            </w:r>
            <w:r w:rsidRPr="00585200">
              <w:rPr>
                <w:rFonts w:ascii="宋体" w:eastAsia="宋体" w:hAnsi="宋体" w:cs="Calibri" w:hint="eastAsia"/>
                <w:color w:val="0000FF"/>
                <w:szCs w:val="28"/>
              </w:rPr>
              <w:t>无效</w:t>
            </w:r>
            <w:commentRangeEnd w:id="900"/>
            <w:r w:rsidR="009F5B66" w:rsidRPr="00585200">
              <w:rPr>
                <w:rStyle w:val="ad"/>
                <w:color w:val="0000FF"/>
              </w:rPr>
              <w:commentReference w:id="900"/>
            </w:r>
          </w:p>
        </w:tc>
        <w:tc>
          <w:tcPr>
            <w:tcW w:w="1164" w:type="pct"/>
            <w:tcBorders>
              <w:top w:val="single" w:sz="4" w:space="0" w:color="000000"/>
              <w:left w:val="single" w:sz="4" w:space="0" w:color="000000"/>
              <w:bottom w:val="single" w:sz="4" w:space="0" w:color="000000"/>
              <w:right w:val="single" w:sz="4" w:space="0" w:color="000000"/>
            </w:tcBorders>
          </w:tcPr>
          <w:p w14:paraId="1162E212" w14:textId="77777777" w:rsidR="00C01350" w:rsidRPr="00585200" w:rsidRDefault="00C01350" w:rsidP="00D05B3B">
            <w:pPr>
              <w:spacing w:after="0"/>
              <w:ind w:left="6" w:firstLine="0"/>
              <w:jc w:val="center"/>
              <w:rPr>
                <w:rFonts w:ascii="宋体" w:eastAsia="宋体" w:hAnsi="宋体" w:cs="Calibri"/>
                <w:color w:val="0000FF"/>
                <w:szCs w:val="28"/>
              </w:rPr>
            </w:pPr>
          </w:p>
        </w:tc>
      </w:tr>
      <w:tr w:rsidR="00585200" w:rsidRPr="00585200" w14:paraId="411555A7"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223CA1" w14:textId="0A3845B3" w:rsidR="002D74BC" w:rsidRPr="00585200" w:rsidRDefault="002D74BC" w:rsidP="00D05B3B">
            <w:pPr>
              <w:spacing w:after="0"/>
              <w:ind w:left="3" w:firstLine="0"/>
              <w:jc w:val="center"/>
              <w:rPr>
                <w:rFonts w:ascii="宋体" w:eastAsia="宋体" w:hAnsi="宋体" w:cs="Calibri"/>
                <w:color w:val="0000FF"/>
                <w:szCs w:val="28"/>
              </w:rPr>
            </w:pPr>
            <w:r w:rsidRPr="00585200">
              <w:rPr>
                <w:rFonts w:ascii="宋体" w:eastAsia="宋体" w:hAnsi="宋体" w:cs="Calibri" w:hint="eastAsia"/>
                <w:color w:val="0000FF"/>
                <w:szCs w:val="28"/>
              </w:rPr>
              <w:lastRenderedPageBreak/>
              <w:t>2</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7CA98D" w14:textId="1540ED84" w:rsidR="002D74BC" w:rsidRPr="00585200" w:rsidRDefault="002D74BC" w:rsidP="00D05B3B">
            <w:pPr>
              <w:spacing w:after="0"/>
              <w:ind w:left="1" w:firstLine="0"/>
              <w:jc w:val="center"/>
              <w:rPr>
                <w:rFonts w:ascii="宋体" w:eastAsia="宋体" w:hAnsi="宋体" w:cs="宋体"/>
                <w:color w:val="0000FF"/>
                <w:szCs w:val="28"/>
              </w:rPr>
            </w:pPr>
            <w:r w:rsidRPr="00585200">
              <w:rPr>
                <w:rFonts w:ascii="宋体" w:eastAsia="宋体" w:hAnsi="宋体" w:cs="宋体" w:hint="eastAsia"/>
                <w:color w:val="0000FF"/>
                <w:szCs w:val="28"/>
              </w:rPr>
              <w:t>电芯温度最小值</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8187DA" w14:textId="0DB6B8FF" w:rsidR="002D74BC" w:rsidRPr="00585200" w:rsidRDefault="002D74BC" w:rsidP="00D05B3B">
            <w:pPr>
              <w:spacing w:after="0"/>
              <w:ind w:left="5" w:firstLine="0"/>
              <w:jc w:val="center"/>
              <w:rPr>
                <w:rFonts w:ascii="宋体" w:eastAsia="宋体" w:hAnsi="宋体" w:cs="Calibri"/>
                <w:color w:val="0000FF"/>
                <w:szCs w:val="28"/>
              </w:rPr>
            </w:pPr>
            <w:r w:rsidRPr="00585200">
              <w:rPr>
                <w:rFonts w:ascii="宋体" w:eastAsia="宋体" w:hAnsi="宋体" w:cs="Calibri" w:hint="eastAsia"/>
                <w:color w:val="0000FF"/>
                <w:szCs w:val="28"/>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61E8DB" w14:textId="77777777" w:rsidR="00636117" w:rsidRPr="00585200" w:rsidRDefault="00636117" w:rsidP="00636117">
            <w:pPr>
              <w:spacing w:after="0"/>
              <w:ind w:left="6" w:firstLine="0"/>
              <w:rPr>
                <w:rFonts w:ascii="宋体" w:eastAsia="宋体" w:hAnsi="宋体" w:cs="Calibri"/>
                <w:color w:val="0000FF"/>
                <w:szCs w:val="28"/>
              </w:rPr>
            </w:pPr>
            <w:r w:rsidRPr="00585200">
              <w:rPr>
                <w:rFonts w:ascii="宋体" w:eastAsia="宋体" w:hAnsi="宋体" w:cs="Calibri" w:hint="eastAsia"/>
                <w:color w:val="0000FF"/>
                <w:szCs w:val="28"/>
              </w:rPr>
              <w:t>有效值</w:t>
            </w:r>
            <w:r w:rsidRPr="00585200">
              <w:rPr>
                <w:rFonts w:ascii="宋体" w:eastAsia="宋体" w:hAnsi="宋体" w:cs="Calibri"/>
                <w:color w:val="0000FF"/>
                <w:szCs w:val="28"/>
              </w:rPr>
              <w:t xml:space="preserve"> 0~254</w:t>
            </w:r>
            <w:r w:rsidRPr="00585200">
              <w:rPr>
                <w:rFonts w:ascii="宋体" w:eastAsia="宋体" w:hAnsi="宋体" w:cs="Calibri" w:hint="eastAsia"/>
                <w:color w:val="0000FF"/>
                <w:szCs w:val="28"/>
              </w:rPr>
              <w:t>单位</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℃，范围（</w:t>
            </w:r>
            <w:r w:rsidRPr="00585200">
              <w:rPr>
                <w:rFonts w:ascii="宋体" w:eastAsia="宋体" w:hAnsi="宋体" w:cs="Calibri"/>
                <w:color w:val="0000FF"/>
                <w:szCs w:val="28"/>
              </w:rPr>
              <w:t>-50~204</w:t>
            </w:r>
            <w:r w:rsidRPr="00585200">
              <w:rPr>
                <w:rFonts w:ascii="宋体" w:eastAsia="宋体" w:hAnsi="宋体" w:cs="Calibri" w:hint="eastAsia"/>
                <w:color w:val="0000FF"/>
                <w:szCs w:val="28"/>
              </w:rPr>
              <w:t>）℃，偏</w:t>
            </w:r>
            <w:r w:rsidRPr="00585200">
              <w:rPr>
                <w:rFonts w:ascii="宋体" w:eastAsia="宋体" w:hAnsi="宋体" w:cs="Calibri"/>
                <w:color w:val="0000FF"/>
                <w:szCs w:val="28"/>
              </w:rPr>
              <w:t xml:space="preserve"> </w:t>
            </w:r>
            <w:proofErr w:type="gramStart"/>
            <w:r w:rsidRPr="00585200">
              <w:rPr>
                <w:rFonts w:ascii="宋体" w:eastAsia="宋体" w:hAnsi="宋体" w:cs="Calibri" w:hint="eastAsia"/>
                <w:color w:val="0000FF"/>
                <w:szCs w:val="28"/>
              </w:rPr>
              <w:t>移量</w:t>
            </w:r>
            <w:proofErr w:type="gramEnd"/>
            <w:r w:rsidRPr="00585200">
              <w:rPr>
                <w:rFonts w:ascii="宋体" w:eastAsia="宋体" w:hAnsi="宋体" w:cs="Calibri"/>
                <w:color w:val="0000FF"/>
                <w:szCs w:val="28"/>
              </w:rPr>
              <w:t xml:space="preserve"> -50</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1</w:t>
            </w:r>
            <w:r w:rsidRPr="00585200">
              <w:rPr>
                <w:rFonts w:ascii="宋体" w:eastAsia="宋体" w:hAnsi="宋体" w:cs="Calibri" w:hint="eastAsia"/>
                <w:color w:val="0000FF"/>
                <w:szCs w:val="28"/>
              </w:rPr>
              <w:t>℃</w:t>
            </w:r>
            <w:r w:rsidRPr="00585200">
              <w:rPr>
                <w:rFonts w:ascii="宋体" w:eastAsia="宋体" w:hAnsi="宋体" w:cs="Calibri"/>
                <w:color w:val="0000FF"/>
                <w:szCs w:val="28"/>
              </w:rPr>
              <w:t>/bit</w:t>
            </w:r>
            <w:r w:rsidRPr="00585200">
              <w:rPr>
                <w:rFonts w:ascii="宋体" w:eastAsia="宋体" w:hAnsi="宋体" w:cs="Calibri" w:hint="eastAsia"/>
                <w:color w:val="0000FF"/>
                <w:szCs w:val="28"/>
              </w:rPr>
              <w:t>；</w:t>
            </w:r>
          </w:p>
          <w:p w14:paraId="0B4572F7" w14:textId="7D2EDC64" w:rsidR="002D74BC" w:rsidRPr="00585200" w:rsidRDefault="00636117" w:rsidP="00636117">
            <w:pPr>
              <w:spacing w:after="0"/>
              <w:ind w:left="6" w:firstLine="0"/>
              <w:rPr>
                <w:rFonts w:ascii="宋体" w:eastAsia="宋体" w:hAnsi="宋体" w:cs="Calibri"/>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02582D20" w14:textId="77777777" w:rsidR="002D74BC" w:rsidRPr="00585200" w:rsidRDefault="002D74BC" w:rsidP="00D05B3B">
            <w:pPr>
              <w:spacing w:after="0"/>
              <w:ind w:left="6" w:firstLine="0"/>
              <w:jc w:val="center"/>
              <w:rPr>
                <w:rFonts w:ascii="宋体" w:eastAsia="宋体" w:hAnsi="宋体" w:cs="Calibri"/>
                <w:color w:val="0000FF"/>
                <w:szCs w:val="28"/>
              </w:rPr>
            </w:pPr>
          </w:p>
        </w:tc>
      </w:tr>
      <w:tr w:rsidR="00585200" w:rsidRPr="00585200" w14:paraId="78BF8780"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46BEDA" w14:textId="15A31DD9" w:rsidR="002D74BC" w:rsidRPr="00585200" w:rsidRDefault="002D74BC" w:rsidP="00D05B3B">
            <w:pPr>
              <w:spacing w:after="0"/>
              <w:ind w:left="3" w:firstLine="0"/>
              <w:jc w:val="center"/>
              <w:rPr>
                <w:rFonts w:ascii="宋体" w:eastAsia="宋体" w:hAnsi="宋体" w:cs="Calibri"/>
                <w:color w:val="0000FF"/>
                <w:szCs w:val="28"/>
              </w:rPr>
            </w:pPr>
            <w:r w:rsidRPr="00585200">
              <w:rPr>
                <w:rFonts w:ascii="宋体" w:eastAsia="宋体" w:hAnsi="宋体" w:cs="Calibri" w:hint="eastAsia"/>
                <w:color w:val="0000FF"/>
                <w:szCs w:val="28"/>
              </w:rPr>
              <w:t>3</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14765C" w14:textId="7C9EE462" w:rsidR="002D74BC" w:rsidRPr="00585200" w:rsidRDefault="002D74BC" w:rsidP="00D05B3B">
            <w:pPr>
              <w:spacing w:after="0"/>
              <w:ind w:left="1" w:firstLine="0"/>
              <w:jc w:val="center"/>
              <w:rPr>
                <w:rFonts w:ascii="宋体" w:eastAsia="宋体" w:hAnsi="宋体" w:cs="宋体"/>
                <w:color w:val="0000FF"/>
                <w:szCs w:val="28"/>
              </w:rPr>
            </w:pPr>
            <w:r w:rsidRPr="00585200">
              <w:rPr>
                <w:rFonts w:ascii="宋体" w:eastAsia="宋体" w:hAnsi="宋体" w:cs="宋体" w:hint="eastAsia"/>
                <w:color w:val="0000FF"/>
                <w:szCs w:val="28"/>
              </w:rPr>
              <w:t>电芯温度平均值</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0D4DA2" w14:textId="69C5D31E" w:rsidR="002D74BC" w:rsidRPr="00585200" w:rsidRDefault="002D74BC" w:rsidP="00D05B3B">
            <w:pPr>
              <w:spacing w:after="0"/>
              <w:ind w:left="5" w:firstLine="0"/>
              <w:jc w:val="center"/>
              <w:rPr>
                <w:rFonts w:ascii="宋体" w:eastAsia="宋体" w:hAnsi="宋体" w:cs="Calibri"/>
                <w:color w:val="0000FF"/>
                <w:szCs w:val="28"/>
              </w:rPr>
            </w:pPr>
            <w:r w:rsidRPr="00585200">
              <w:rPr>
                <w:rFonts w:ascii="宋体" w:eastAsia="宋体" w:hAnsi="宋体" w:cs="Calibri" w:hint="eastAsia"/>
                <w:color w:val="0000FF"/>
                <w:szCs w:val="28"/>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905291" w14:textId="77777777" w:rsidR="00636117" w:rsidRPr="00585200" w:rsidRDefault="00636117" w:rsidP="00636117">
            <w:pPr>
              <w:spacing w:after="0"/>
              <w:ind w:left="6" w:firstLine="0"/>
              <w:rPr>
                <w:rFonts w:ascii="宋体" w:eastAsia="宋体" w:hAnsi="宋体" w:cs="Calibri"/>
                <w:color w:val="0000FF"/>
                <w:szCs w:val="28"/>
              </w:rPr>
            </w:pPr>
            <w:r w:rsidRPr="00585200">
              <w:rPr>
                <w:rFonts w:ascii="宋体" w:eastAsia="宋体" w:hAnsi="宋体" w:cs="Calibri" w:hint="eastAsia"/>
                <w:color w:val="0000FF"/>
                <w:szCs w:val="28"/>
              </w:rPr>
              <w:t>有效值</w:t>
            </w:r>
            <w:r w:rsidRPr="00585200">
              <w:rPr>
                <w:rFonts w:ascii="宋体" w:eastAsia="宋体" w:hAnsi="宋体" w:cs="Calibri"/>
                <w:color w:val="0000FF"/>
                <w:szCs w:val="28"/>
              </w:rPr>
              <w:t xml:space="preserve"> 0~254</w:t>
            </w:r>
            <w:r w:rsidRPr="00585200">
              <w:rPr>
                <w:rFonts w:ascii="宋体" w:eastAsia="宋体" w:hAnsi="宋体" w:cs="Calibri" w:hint="eastAsia"/>
                <w:color w:val="0000FF"/>
                <w:szCs w:val="28"/>
              </w:rPr>
              <w:t>单位</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℃，范围（</w:t>
            </w:r>
            <w:r w:rsidRPr="00585200">
              <w:rPr>
                <w:rFonts w:ascii="宋体" w:eastAsia="宋体" w:hAnsi="宋体" w:cs="Calibri"/>
                <w:color w:val="0000FF"/>
                <w:szCs w:val="28"/>
              </w:rPr>
              <w:t>-50~204</w:t>
            </w:r>
            <w:r w:rsidRPr="00585200">
              <w:rPr>
                <w:rFonts w:ascii="宋体" w:eastAsia="宋体" w:hAnsi="宋体" w:cs="Calibri" w:hint="eastAsia"/>
                <w:color w:val="0000FF"/>
                <w:szCs w:val="28"/>
              </w:rPr>
              <w:t>）℃，偏</w:t>
            </w:r>
            <w:r w:rsidRPr="00585200">
              <w:rPr>
                <w:rFonts w:ascii="宋体" w:eastAsia="宋体" w:hAnsi="宋体" w:cs="Calibri"/>
                <w:color w:val="0000FF"/>
                <w:szCs w:val="28"/>
              </w:rPr>
              <w:t xml:space="preserve"> </w:t>
            </w:r>
            <w:proofErr w:type="gramStart"/>
            <w:r w:rsidRPr="00585200">
              <w:rPr>
                <w:rFonts w:ascii="宋体" w:eastAsia="宋体" w:hAnsi="宋体" w:cs="Calibri" w:hint="eastAsia"/>
                <w:color w:val="0000FF"/>
                <w:szCs w:val="28"/>
              </w:rPr>
              <w:t>移量</w:t>
            </w:r>
            <w:proofErr w:type="gramEnd"/>
            <w:r w:rsidRPr="00585200">
              <w:rPr>
                <w:rFonts w:ascii="宋体" w:eastAsia="宋体" w:hAnsi="宋体" w:cs="Calibri"/>
                <w:color w:val="0000FF"/>
                <w:szCs w:val="28"/>
              </w:rPr>
              <w:t xml:space="preserve"> -50</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1</w:t>
            </w:r>
            <w:r w:rsidRPr="00585200">
              <w:rPr>
                <w:rFonts w:ascii="宋体" w:eastAsia="宋体" w:hAnsi="宋体" w:cs="Calibri" w:hint="eastAsia"/>
                <w:color w:val="0000FF"/>
                <w:szCs w:val="28"/>
              </w:rPr>
              <w:t>℃</w:t>
            </w:r>
            <w:r w:rsidRPr="00585200">
              <w:rPr>
                <w:rFonts w:ascii="宋体" w:eastAsia="宋体" w:hAnsi="宋体" w:cs="Calibri"/>
                <w:color w:val="0000FF"/>
                <w:szCs w:val="28"/>
              </w:rPr>
              <w:t>/bit</w:t>
            </w:r>
            <w:r w:rsidRPr="00585200">
              <w:rPr>
                <w:rFonts w:ascii="宋体" w:eastAsia="宋体" w:hAnsi="宋体" w:cs="Calibri" w:hint="eastAsia"/>
                <w:color w:val="0000FF"/>
                <w:szCs w:val="28"/>
              </w:rPr>
              <w:t>；</w:t>
            </w:r>
          </w:p>
          <w:p w14:paraId="4A68321E" w14:textId="2EBC3CA6" w:rsidR="002D74BC" w:rsidRPr="00585200" w:rsidRDefault="00636117" w:rsidP="00636117">
            <w:pPr>
              <w:spacing w:after="0"/>
              <w:ind w:left="6" w:firstLine="0"/>
              <w:rPr>
                <w:rFonts w:ascii="宋体" w:eastAsia="宋体" w:hAnsi="宋体" w:cs="Calibri"/>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1A5782D1" w14:textId="77777777" w:rsidR="002D74BC" w:rsidRPr="00585200" w:rsidRDefault="002D74BC" w:rsidP="00D05B3B">
            <w:pPr>
              <w:spacing w:after="0"/>
              <w:ind w:left="6" w:firstLine="0"/>
              <w:jc w:val="center"/>
              <w:rPr>
                <w:rFonts w:ascii="宋体" w:eastAsia="宋体" w:hAnsi="宋体" w:cs="Calibri"/>
                <w:color w:val="0000FF"/>
                <w:szCs w:val="28"/>
              </w:rPr>
            </w:pPr>
          </w:p>
        </w:tc>
      </w:tr>
      <w:tr w:rsidR="00585200" w:rsidRPr="00585200" w14:paraId="74B593EB"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46BA4E" w14:textId="3CB074D3" w:rsidR="002D74BC" w:rsidRPr="00585200" w:rsidRDefault="002D74BC" w:rsidP="00D05B3B">
            <w:pPr>
              <w:spacing w:after="0"/>
              <w:ind w:left="3" w:firstLine="0"/>
              <w:jc w:val="center"/>
              <w:rPr>
                <w:rFonts w:ascii="宋体" w:eastAsia="宋体" w:hAnsi="宋体" w:cs="Calibri"/>
                <w:color w:val="0000FF"/>
                <w:szCs w:val="28"/>
              </w:rPr>
            </w:pPr>
            <w:r w:rsidRPr="00585200">
              <w:rPr>
                <w:rFonts w:ascii="宋体" w:eastAsia="宋体" w:hAnsi="宋体" w:cs="Calibri" w:hint="eastAsia"/>
                <w:color w:val="0000FF"/>
                <w:szCs w:val="28"/>
              </w:rPr>
              <w:t>4</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661A60" w14:textId="79A0C3B4" w:rsidR="002D74BC" w:rsidRPr="00585200" w:rsidRDefault="002D74BC" w:rsidP="00D05B3B">
            <w:pPr>
              <w:spacing w:after="0"/>
              <w:ind w:left="1" w:firstLine="0"/>
              <w:jc w:val="center"/>
              <w:rPr>
                <w:rFonts w:ascii="宋体" w:eastAsia="宋体" w:hAnsi="宋体" w:cs="宋体"/>
                <w:color w:val="0000FF"/>
                <w:szCs w:val="28"/>
              </w:rPr>
            </w:pPr>
            <w:r w:rsidRPr="00585200">
              <w:rPr>
                <w:rFonts w:ascii="宋体" w:eastAsia="宋体" w:hAnsi="宋体" w:cs="宋体" w:hint="eastAsia"/>
                <w:color w:val="0000FF"/>
                <w:szCs w:val="28"/>
              </w:rPr>
              <w:t>电芯温度最大</w:t>
            </w:r>
            <w:proofErr w:type="gramStart"/>
            <w:r w:rsidRPr="00585200">
              <w:rPr>
                <w:rFonts w:ascii="宋体" w:eastAsia="宋体" w:hAnsi="宋体" w:cs="宋体" w:hint="eastAsia"/>
                <w:color w:val="0000FF"/>
                <w:szCs w:val="28"/>
              </w:rPr>
              <w:t>值所在</w:t>
            </w:r>
            <w:proofErr w:type="gramEnd"/>
            <w:r w:rsidRPr="00585200">
              <w:rPr>
                <w:rFonts w:ascii="宋体" w:eastAsia="宋体" w:hAnsi="宋体" w:cs="宋体"/>
                <w:color w:val="0000FF"/>
                <w:szCs w:val="28"/>
              </w:rPr>
              <w:t>CSC</w:t>
            </w:r>
            <w:r w:rsidRPr="00585200">
              <w:rPr>
                <w:rFonts w:ascii="宋体" w:eastAsia="宋体" w:hAnsi="宋体" w:cs="宋体" w:hint="eastAsia"/>
                <w:color w:val="0000FF"/>
                <w:szCs w:val="28"/>
              </w:rPr>
              <w:t>编号</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0EBF1F" w14:textId="7CC68EA9" w:rsidR="002D74BC" w:rsidRPr="00585200" w:rsidRDefault="002D74BC" w:rsidP="00D05B3B">
            <w:pPr>
              <w:spacing w:after="0"/>
              <w:ind w:left="5" w:firstLine="0"/>
              <w:jc w:val="center"/>
              <w:rPr>
                <w:rFonts w:ascii="宋体" w:eastAsia="宋体" w:hAnsi="宋体" w:cs="Calibri"/>
                <w:color w:val="0000FF"/>
                <w:szCs w:val="28"/>
              </w:rPr>
            </w:pPr>
            <w:r w:rsidRPr="00585200">
              <w:rPr>
                <w:rFonts w:ascii="宋体" w:eastAsia="宋体" w:hAnsi="宋体" w:cs="Calibri" w:hint="eastAsia"/>
                <w:color w:val="0000FF"/>
                <w:szCs w:val="28"/>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034045" w14:textId="09966D9A" w:rsidR="002D74BC" w:rsidRPr="00585200" w:rsidRDefault="002D74BC" w:rsidP="007D0B39">
            <w:pPr>
              <w:spacing w:after="0"/>
              <w:ind w:left="6" w:firstLine="0"/>
              <w:rPr>
                <w:rFonts w:ascii="宋体" w:eastAsia="宋体" w:hAnsi="宋体" w:cs="Calibri"/>
                <w:color w:val="0000FF"/>
                <w:szCs w:val="28"/>
              </w:rPr>
            </w:pPr>
            <w:r w:rsidRPr="00585200">
              <w:rPr>
                <w:rFonts w:ascii="宋体" w:eastAsia="宋体" w:hAnsi="宋体" w:cs="Calibri" w:hint="eastAsia"/>
                <w:color w:val="0000FF"/>
                <w:szCs w:val="28"/>
              </w:rPr>
              <w:t>范围（</w:t>
            </w:r>
            <w:r w:rsidRPr="00585200">
              <w:rPr>
                <w:rFonts w:ascii="宋体" w:eastAsia="宋体" w:hAnsi="宋体" w:cs="Calibri"/>
                <w:color w:val="0000FF"/>
                <w:szCs w:val="28"/>
              </w:rPr>
              <w:t>1~25</w:t>
            </w:r>
            <w:r w:rsidR="00636117" w:rsidRPr="00585200">
              <w:rPr>
                <w:rFonts w:ascii="宋体" w:eastAsia="宋体" w:hAnsi="宋体" w:cs="Calibri"/>
                <w:color w:val="0000FF"/>
                <w:szCs w:val="28"/>
              </w:rPr>
              <w:t>4</w:t>
            </w:r>
            <w:r w:rsidR="00636117"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1/bit</w:t>
            </w:r>
            <w:r w:rsidR="00636117" w:rsidRPr="00585200">
              <w:rPr>
                <w:rFonts w:ascii="宋体" w:eastAsia="宋体" w:hAnsi="宋体" w:cs="Calibri" w:hint="eastAsia"/>
                <w:color w:val="0000FF"/>
                <w:szCs w:val="28"/>
              </w:rPr>
              <w:t>；</w:t>
            </w:r>
          </w:p>
          <w:p w14:paraId="68C6F7D4" w14:textId="5E8A896D" w:rsidR="00636117" w:rsidRPr="00585200" w:rsidRDefault="00636117" w:rsidP="007D0B39">
            <w:pPr>
              <w:spacing w:after="0"/>
              <w:ind w:left="6" w:firstLine="0"/>
              <w:rPr>
                <w:rFonts w:ascii="宋体" w:eastAsia="宋体" w:hAnsi="宋体" w:cs="Calibri"/>
                <w:color w:val="0000FF"/>
                <w:szCs w:val="28"/>
              </w:rPr>
            </w:pPr>
            <w:commentRangeStart w:id="901"/>
            <w:r w:rsidRPr="00585200">
              <w:rPr>
                <w:rFonts w:ascii="宋体" w:eastAsia="宋体" w:hAnsi="宋体" w:cs="Calibri" w:hint="eastAsia"/>
                <w:color w:val="0000FF"/>
                <w:szCs w:val="28"/>
              </w:rPr>
              <w:t>0x</w:t>
            </w:r>
            <w:r w:rsidRPr="00585200">
              <w:rPr>
                <w:rFonts w:ascii="宋体" w:eastAsia="宋体" w:hAnsi="宋体" w:cs="Calibri"/>
                <w:color w:val="0000FF"/>
                <w:szCs w:val="28"/>
              </w:rPr>
              <w:t>ff:</w:t>
            </w:r>
            <w:r w:rsidRPr="00585200">
              <w:rPr>
                <w:rFonts w:ascii="宋体" w:eastAsia="宋体" w:hAnsi="宋体" w:cs="Calibri" w:hint="eastAsia"/>
                <w:color w:val="0000FF"/>
                <w:szCs w:val="28"/>
              </w:rPr>
              <w:t>无效</w:t>
            </w:r>
            <w:commentRangeEnd w:id="901"/>
            <w:r w:rsidR="009F5B66" w:rsidRPr="00585200">
              <w:rPr>
                <w:rStyle w:val="ad"/>
                <w:color w:val="0000FF"/>
              </w:rPr>
              <w:commentReference w:id="901"/>
            </w:r>
          </w:p>
        </w:tc>
        <w:tc>
          <w:tcPr>
            <w:tcW w:w="1164" w:type="pct"/>
            <w:tcBorders>
              <w:top w:val="single" w:sz="4" w:space="0" w:color="000000"/>
              <w:left w:val="single" w:sz="4" w:space="0" w:color="000000"/>
              <w:bottom w:val="single" w:sz="4" w:space="0" w:color="000000"/>
              <w:right w:val="single" w:sz="4" w:space="0" w:color="000000"/>
            </w:tcBorders>
          </w:tcPr>
          <w:p w14:paraId="341E6BB0" w14:textId="77777777" w:rsidR="002D74BC" w:rsidRPr="00585200" w:rsidRDefault="002D74BC" w:rsidP="00D05B3B">
            <w:pPr>
              <w:spacing w:after="0"/>
              <w:ind w:left="6" w:firstLine="0"/>
              <w:jc w:val="center"/>
              <w:rPr>
                <w:rFonts w:ascii="宋体" w:eastAsia="宋体" w:hAnsi="宋体" w:cs="Calibri"/>
                <w:color w:val="0000FF"/>
                <w:szCs w:val="28"/>
              </w:rPr>
            </w:pPr>
          </w:p>
        </w:tc>
      </w:tr>
      <w:tr w:rsidR="00585200" w:rsidRPr="00585200" w14:paraId="0D8A546B"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2DDDB0" w14:textId="14C04221" w:rsidR="00636117" w:rsidRPr="00585200" w:rsidRDefault="00636117" w:rsidP="00636117">
            <w:pPr>
              <w:spacing w:after="0"/>
              <w:ind w:left="3" w:firstLine="0"/>
              <w:jc w:val="center"/>
              <w:rPr>
                <w:rFonts w:ascii="宋体" w:eastAsia="宋体" w:hAnsi="宋体" w:cs="Calibri"/>
                <w:color w:val="0000FF"/>
                <w:szCs w:val="28"/>
              </w:rPr>
            </w:pPr>
            <w:r w:rsidRPr="00585200">
              <w:rPr>
                <w:rFonts w:ascii="宋体" w:eastAsia="宋体" w:hAnsi="宋体" w:cs="Calibri" w:hint="eastAsia"/>
                <w:color w:val="0000FF"/>
                <w:szCs w:val="28"/>
              </w:rPr>
              <w:t>5</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9E8CF8" w14:textId="42218C55" w:rsidR="00636117" w:rsidRPr="00585200" w:rsidRDefault="00636117" w:rsidP="00636117">
            <w:pPr>
              <w:spacing w:after="0"/>
              <w:ind w:left="1" w:firstLine="0"/>
              <w:jc w:val="center"/>
              <w:rPr>
                <w:rFonts w:ascii="宋体" w:eastAsia="宋体" w:hAnsi="宋体" w:cs="宋体"/>
                <w:color w:val="0000FF"/>
                <w:szCs w:val="28"/>
              </w:rPr>
            </w:pPr>
            <w:r w:rsidRPr="00585200">
              <w:rPr>
                <w:rFonts w:ascii="宋体" w:eastAsia="宋体" w:hAnsi="宋体" w:cs="宋体" w:hint="eastAsia"/>
                <w:color w:val="0000FF"/>
                <w:szCs w:val="28"/>
              </w:rPr>
              <w:t>电芯温度最大</w:t>
            </w:r>
            <w:proofErr w:type="gramStart"/>
            <w:r w:rsidRPr="00585200">
              <w:rPr>
                <w:rFonts w:ascii="宋体" w:eastAsia="宋体" w:hAnsi="宋体" w:cs="宋体" w:hint="eastAsia"/>
                <w:color w:val="0000FF"/>
                <w:szCs w:val="28"/>
              </w:rPr>
              <w:t>值所在</w:t>
            </w:r>
            <w:proofErr w:type="gramEnd"/>
            <w:r w:rsidRPr="00585200">
              <w:rPr>
                <w:rFonts w:ascii="宋体" w:eastAsia="宋体" w:hAnsi="宋体" w:cs="宋体"/>
                <w:color w:val="0000FF"/>
                <w:szCs w:val="28"/>
              </w:rPr>
              <w:t>CSC</w:t>
            </w:r>
            <w:r w:rsidRPr="00585200">
              <w:rPr>
                <w:rFonts w:ascii="宋体" w:eastAsia="宋体" w:hAnsi="宋体" w:cs="宋体" w:hint="eastAsia"/>
                <w:color w:val="0000FF"/>
                <w:szCs w:val="28"/>
              </w:rPr>
              <w:t>编号内温度探针编号</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C92CC60" w14:textId="5EEF67D9" w:rsidR="00636117" w:rsidRPr="00585200" w:rsidRDefault="00636117" w:rsidP="00636117">
            <w:pPr>
              <w:spacing w:after="0"/>
              <w:ind w:left="5" w:firstLine="0"/>
              <w:jc w:val="center"/>
              <w:rPr>
                <w:rFonts w:ascii="宋体" w:eastAsia="宋体" w:hAnsi="宋体" w:cs="Calibri"/>
                <w:color w:val="0000FF"/>
                <w:szCs w:val="28"/>
              </w:rPr>
            </w:pPr>
            <w:r w:rsidRPr="00585200">
              <w:rPr>
                <w:rFonts w:ascii="宋体" w:eastAsia="宋体" w:hAnsi="宋体" w:cs="Calibri" w:hint="eastAsia"/>
                <w:color w:val="0000FF"/>
                <w:szCs w:val="28"/>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20D622" w14:textId="77777777" w:rsidR="00636117" w:rsidRPr="00585200" w:rsidRDefault="00636117" w:rsidP="00636117">
            <w:pPr>
              <w:spacing w:after="0"/>
              <w:ind w:left="6" w:firstLine="0"/>
              <w:rPr>
                <w:rFonts w:ascii="宋体" w:eastAsia="宋体" w:hAnsi="宋体" w:cs="Calibri"/>
                <w:color w:val="0000FF"/>
                <w:szCs w:val="28"/>
              </w:rPr>
            </w:pPr>
            <w:r w:rsidRPr="00585200">
              <w:rPr>
                <w:rFonts w:ascii="宋体" w:eastAsia="宋体" w:hAnsi="宋体" w:cs="Calibri" w:hint="eastAsia"/>
                <w:color w:val="0000FF"/>
                <w:szCs w:val="28"/>
              </w:rPr>
              <w:t>范围（</w:t>
            </w:r>
            <w:r w:rsidRPr="00585200">
              <w:rPr>
                <w:rFonts w:ascii="宋体" w:eastAsia="宋体" w:hAnsi="宋体" w:cs="Calibri"/>
                <w:color w:val="0000FF"/>
                <w:szCs w:val="28"/>
              </w:rPr>
              <w:t>1~254</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1/bit</w:t>
            </w:r>
            <w:r w:rsidRPr="00585200">
              <w:rPr>
                <w:rFonts w:ascii="宋体" w:eastAsia="宋体" w:hAnsi="宋体" w:cs="Calibri" w:hint="eastAsia"/>
                <w:color w:val="0000FF"/>
                <w:szCs w:val="28"/>
              </w:rPr>
              <w:t>；</w:t>
            </w:r>
          </w:p>
          <w:p w14:paraId="06B76741" w14:textId="0DC3AE05" w:rsidR="00636117" w:rsidRPr="00585200" w:rsidRDefault="00636117" w:rsidP="00636117">
            <w:pPr>
              <w:spacing w:after="0"/>
              <w:ind w:left="6" w:firstLine="0"/>
              <w:rPr>
                <w:rFonts w:ascii="宋体" w:eastAsia="宋体" w:hAnsi="宋体" w:cs="Calibri"/>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4500DD10" w14:textId="77777777" w:rsidR="00636117" w:rsidRPr="00585200" w:rsidRDefault="00636117" w:rsidP="00636117">
            <w:pPr>
              <w:spacing w:after="0"/>
              <w:ind w:left="6" w:firstLine="0"/>
              <w:jc w:val="center"/>
              <w:rPr>
                <w:rFonts w:ascii="宋体" w:eastAsia="宋体" w:hAnsi="宋体" w:cs="Calibri"/>
                <w:color w:val="0000FF"/>
                <w:szCs w:val="28"/>
              </w:rPr>
            </w:pPr>
          </w:p>
        </w:tc>
      </w:tr>
      <w:tr w:rsidR="00585200" w:rsidRPr="00585200" w14:paraId="1033D43B"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A6BFD5" w14:textId="074C0C30" w:rsidR="00636117" w:rsidRPr="00585200" w:rsidRDefault="00636117" w:rsidP="00636117">
            <w:pPr>
              <w:spacing w:after="0"/>
              <w:ind w:left="3" w:firstLine="0"/>
              <w:jc w:val="center"/>
              <w:rPr>
                <w:rFonts w:ascii="宋体" w:eastAsia="宋体" w:hAnsi="宋体" w:cs="Calibri"/>
                <w:color w:val="0000FF"/>
                <w:szCs w:val="28"/>
              </w:rPr>
            </w:pPr>
            <w:r w:rsidRPr="00585200">
              <w:rPr>
                <w:rFonts w:ascii="宋体" w:eastAsia="宋体" w:hAnsi="宋体" w:cs="Calibri" w:hint="eastAsia"/>
                <w:color w:val="0000FF"/>
                <w:szCs w:val="28"/>
              </w:rPr>
              <w:t>6</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1A2092" w14:textId="5DE7DFAF" w:rsidR="00636117" w:rsidRPr="00585200" w:rsidRDefault="00636117" w:rsidP="00636117">
            <w:pPr>
              <w:spacing w:after="0"/>
              <w:ind w:left="1" w:firstLine="0"/>
              <w:jc w:val="center"/>
              <w:rPr>
                <w:rFonts w:ascii="宋体" w:eastAsia="宋体" w:hAnsi="宋体" w:cs="宋体"/>
                <w:color w:val="0000FF"/>
                <w:szCs w:val="28"/>
              </w:rPr>
            </w:pPr>
            <w:r w:rsidRPr="00585200">
              <w:rPr>
                <w:rFonts w:ascii="宋体" w:eastAsia="宋体" w:hAnsi="宋体" w:cs="宋体" w:hint="eastAsia"/>
                <w:color w:val="0000FF"/>
                <w:szCs w:val="28"/>
              </w:rPr>
              <w:t>电芯温度最小值所在</w:t>
            </w:r>
            <w:r w:rsidRPr="00585200">
              <w:rPr>
                <w:rFonts w:ascii="宋体" w:eastAsia="宋体" w:hAnsi="宋体" w:cs="宋体"/>
                <w:color w:val="0000FF"/>
                <w:szCs w:val="28"/>
              </w:rPr>
              <w:t>CSC</w:t>
            </w:r>
            <w:r w:rsidRPr="00585200">
              <w:rPr>
                <w:rFonts w:ascii="宋体" w:eastAsia="宋体" w:hAnsi="宋体" w:cs="宋体" w:hint="eastAsia"/>
                <w:color w:val="0000FF"/>
                <w:szCs w:val="28"/>
              </w:rPr>
              <w:t>编号</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608B34" w14:textId="72E48A05" w:rsidR="00636117" w:rsidRPr="00585200" w:rsidRDefault="00636117" w:rsidP="00636117">
            <w:pPr>
              <w:spacing w:after="0"/>
              <w:ind w:left="5" w:firstLine="0"/>
              <w:jc w:val="center"/>
              <w:rPr>
                <w:rFonts w:ascii="宋体" w:eastAsia="宋体" w:hAnsi="宋体" w:cs="Calibri"/>
                <w:color w:val="0000FF"/>
                <w:szCs w:val="28"/>
              </w:rPr>
            </w:pPr>
            <w:r w:rsidRPr="00585200">
              <w:rPr>
                <w:rFonts w:ascii="宋体" w:eastAsia="宋体" w:hAnsi="宋体" w:cs="Calibri" w:hint="eastAsia"/>
                <w:color w:val="0000FF"/>
                <w:szCs w:val="28"/>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46BC4A" w14:textId="77777777" w:rsidR="00636117" w:rsidRPr="00585200" w:rsidRDefault="00636117" w:rsidP="00636117">
            <w:pPr>
              <w:spacing w:after="0"/>
              <w:ind w:left="6" w:firstLine="0"/>
              <w:rPr>
                <w:rFonts w:ascii="宋体" w:eastAsia="宋体" w:hAnsi="宋体" w:cs="Calibri"/>
                <w:color w:val="0000FF"/>
                <w:szCs w:val="28"/>
              </w:rPr>
            </w:pPr>
            <w:r w:rsidRPr="00585200">
              <w:rPr>
                <w:rFonts w:ascii="宋体" w:eastAsia="宋体" w:hAnsi="宋体" w:cs="Calibri" w:hint="eastAsia"/>
                <w:color w:val="0000FF"/>
                <w:szCs w:val="28"/>
              </w:rPr>
              <w:t>范围（</w:t>
            </w:r>
            <w:r w:rsidRPr="00585200">
              <w:rPr>
                <w:rFonts w:ascii="宋体" w:eastAsia="宋体" w:hAnsi="宋体" w:cs="Calibri"/>
                <w:color w:val="0000FF"/>
                <w:szCs w:val="28"/>
              </w:rPr>
              <w:t>1~254</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1/bit</w:t>
            </w:r>
            <w:r w:rsidRPr="00585200">
              <w:rPr>
                <w:rFonts w:ascii="宋体" w:eastAsia="宋体" w:hAnsi="宋体" w:cs="Calibri" w:hint="eastAsia"/>
                <w:color w:val="0000FF"/>
                <w:szCs w:val="28"/>
              </w:rPr>
              <w:t>；</w:t>
            </w:r>
          </w:p>
          <w:p w14:paraId="64C947FE" w14:textId="66B2365A" w:rsidR="00636117" w:rsidRPr="00585200" w:rsidRDefault="00636117" w:rsidP="00636117">
            <w:pPr>
              <w:spacing w:after="0"/>
              <w:ind w:left="6" w:firstLine="0"/>
              <w:rPr>
                <w:rFonts w:ascii="宋体" w:eastAsia="宋体" w:hAnsi="宋体" w:cs="Calibri"/>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18DBD017" w14:textId="77777777" w:rsidR="00636117" w:rsidRPr="00585200" w:rsidRDefault="00636117" w:rsidP="00636117">
            <w:pPr>
              <w:spacing w:after="0"/>
              <w:ind w:left="6" w:firstLine="0"/>
              <w:jc w:val="center"/>
              <w:rPr>
                <w:rFonts w:ascii="宋体" w:eastAsia="宋体" w:hAnsi="宋体" w:cs="Calibri"/>
                <w:color w:val="0000FF"/>
                <w:szCs w:val="28"/>
              </w:rPr>
            </w:pPr>
          </w:p>
        </w:tc>
      </w:tr>
      <w:tr w:rsidR="00585200" w:rsidRPr="00585200" w14:paraId="510FB368"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F09D57" w14:textId="08613BA2" w:rsidR="00636117" w:rsidRPr="00585200" w:rsidRDefault="00636117" w:rsidP="00636117">
            <w:pPr>
              <w:spacing w:after="0"/>
              <w:ind w:left="3" w:firstLine="0"/>
              <w:jc w:val="center"/>
              <w:rPr>
                <w:rFonts w:ascii="宋体" w:eastAsia="宋体" w:hAnsi="宋体" w:cs="Calibri"/>
                <w:color w:val="0000FF"/>
                <w:szCs w:val="28"/>
              </w:rPr>
            </w:pPr>
            <w:r w:rsidRPr="00585200">
              <w:rPr>
                <w:rFonts w:ascii="宋体" w:eastAsia="宋体" w:hAnsi="宋体" w:cs="Calibri" w:hint="eastAsia"/>
                <w:color w:val="0000FF"/>
                <w:szCs w:val="28"/>
              </w:rPr>
              <w:t>7</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D0C2C8" w14:textId="29C20D68" w:rsidR="00636117" w:rsidRPr="00585200" w:rsidRDefault="00636117" w:rsidP="00636117">
            <w:pPr>
              <w:spacing w:after="0"/>
              <w:ind w:left="1" w:firstLine="0"/>
              <w:jc w:val="center"/>
              <w:rPr>
                <w:rFonts w:ascii="宋体" w:eastAsia="宋体" w:hAnsi="宋体" w:cs="宋体"/>
                <w:color w:val="0000FF"/>
                <w:szCs w:val="28"/>
              </w:rPr>
            </w:pPr>
            <w:r w:rsidRPr="00585200">
              <w:rPr>
                <w:rFonts w:ascii="宋体" w:eastAsia="宋体" w:hAnsi="宋体" w:cs="宋体" w:hint="eastAsia"/>
                <w:color w:val="0000FF"/>
                <w:szCs w:val="28"/>
              </w:rPr>
              <w:t>电芯温度最小值所在</w:t>
            </w:r>
            <w:r w:rsidRPr="00585200">
              <w:rPr>
                <w:rFonts w:ascii="宋体" w:eastAsia="宋体" w:hAnsi="宋体" w:cs="宋体"/>
                <w:color w:val="0000FF"/>
                <w:szCs w:val="28"/>
              </w:rPr>
              <w:t xml:space="preserve"> CSC</w:t>
            </w:r>
            <w:r w:rsidRPr="00585200">
              <w:rPr>
                <w:rFonts w:ascii="宋体" w:eastAsia="宋体" w:hAnsi="宋体" w:cs="宋体" w:hint="eastAsia"/>
                <w:color w:val="0000FF"/>
                <w:szCs w:val="28"/>
              </w:rPr>
              <w:t>内温度探针编号</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CD6AFD" w14:textId="10584186" w:rsidR="00636117" w:rsidRPr="00585200" w:rsidRDefault="00636117" w:rsidP="00636117">
            <w:pPr>
              <w:spacing w:after="0"/>
              <w:ind w:left="5" w:firstLine="0"/>
              <w:jc w:val="center"/>
              <w:rPr>
                <w:rFonts w:ascii="宋体" w:eastAsia="宋体" w:hAnsi="宋体" w:cs="Calibri"/>
                <w:color w:val="0000FF"/>
                <w:szCs w:val="28"/>
              </w:rPr>
            </w:pPr>
            <w:r w:rsidRPr="00585200">
              <w:rPr>
                <w:rFonts w:ascii="宋体" w:eastAsia="宋体" w:hAnsi="宋体" w:cs="Calibri" w:hint="eastAsia"/>
                <w:color w:val="0000FF"/>
                <w:szCs w:val="28"/>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97E025" w14:textId="77777777" w:rsidR="00636117" w:rsidRPr="00585200" w:rsidRDefault="00636117" w:rsidP="00636117">
            <w:pPr>
              <w:spacing w:after="0"/>
              <w:ind w:left="6" w:firstLine="0"/>
              <w:rPr>
                <w:rFonts w:ascii="宋体" w:eastAsia="宋体" w:hAnsi="宋体" w:cs="Calibri"/>
                <w:color w:val="0000FF"/>
                <w:szCs w:val="28"/>
              </w:rPr>
            </w:pPr>
            <w:r w:rsidRPr="00585200">
              <w:rPr>
                <w:rFonts w:ascii="宋体" w:eastAsia="宋体" w:hAnsi="宋体" w:cs="Calibri" w:hint="eastAsia"/>
                <w:color w:val="0000FF"/>
                <w:szCs w:val="28"/>
              </w:rPr>
              <w:t>范围（</w:t>
            </w:r>
            <w:r w:rsidRPr="00585200">
              <w:rPr>
                <w:rFonts w:ascii="宋体" w:eastAsia="宋体" w:hAnsi="宋体" w:cs="Calibri"/>
                <w:color w:val="0000FF"/>
                <w:szCs w:val="28"/>
              </w:rPr>
              <w:t>1~254</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1/bit</w:t>
            </w:r>
            <w:r w:rsidRPr="00585200">
              <w:rPr>
                <w:rFonts w:ascii="宋体" w:eastAsia="宋体" w:hAnsi="宋体" w:cs="Calibri" w:hint="eastAsia"/>
                <w:color w:val="0000FF"/>
                <w:szCs w:val="28"/>
              </w:rPr>
              <w:t>；</w:t>
            </w:r>
          </w:p>
          <w:p w14:paraId="6F8E6152" w14:textId="427EC5BB" w:rsidR="00636117" w:rsidRPr="00585200" w:rsidRDefault="00636117" w:rsidP="00636117">
            <w:pPr>
              <w:spacing w:after="0"/>
              <w:ind w:left="6" w:firstLine="0"/>
              <w:rPr>
                <w:rFonts w:ascii="宋体" w:eastAsia="宋体" w:hAnsi="宋体" w:cs="Calibri"/>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443878E8" w14:textId="77777777" w:rsidR="00636117" w:rsidRPr="00585200" w:rsidRDefault="00636117" w:rsidP="00636117">
            <w:pPr>
              <w:spacing w:after="0"/>
              <w:ind w:left="6" w:firstLine="0"/>
              <w:jc w:val="center"/>
              <w:rPr>
                <w:rFonts w:ascii="宋体" w:eastAsia="宋体" w:hAnsi="宋体" w:cs="Calibri"/>
                <w:color w:val="0000FF"/>
                <w:szCs w:val="28"/>
              </w:rPr>
            </w:pPr>
          </w:p>
        </w:tc>
      </w:tr>
      <w:tr w:rsidR="00585200" w:rsidRPr="00585200" w14:paraId="0FC2CE1D"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C6E0DF" w14:textId="154BD476" w:rsidR="00636117" w:rsidRPr="00585200" w:rsidRDefault="00636117" w:rsidP="00636117">
            <w:pPr>
              <w:spacing w:after="0"/>
              <w:ind w:left="3" w:firstLine="0"/>
              <w:jc w:val="center"/>
              <w:rPr>
                <w:rFonts w:ascii="宋体" w:eastAsia="宋体" w:hAnsi="宋体" w:cs="Calibri"/>
                <w:color w:val="0000FF"/>
                <w:szCs w:val="28"/>
              </w:rPr>
            </w:pPr>
            <w:r w:rsidRPr="00585200">
              <w:rPr>
                <w:rFonts w:ascii="宋体" w:eastAsia="宋体" w:hAnsi="宋体" w:cs="Calibri" w:hint="eastAsia"/>
                <w:color w:val="0000FF"/>
                <w:szCs w:val="28"/>
              </w:rPr>
              <w:t>8</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AD75F2" w14:textId="5F3674B2" w:rsidR="00636117" w:rsidRPr="00585200" w:rsidRDefault="00636117" w:rsidP="00636117">
            <w:pPr>
              <w:spacing w:after="0"/>
              <w:ind w:left="1" w:firstLine="0"/>
              <w:jc w:val="center"/>
              <w:rPr>
                <w:rFonts w:ascii="宋体" w:eastAsia="宋体" w:hAnsi="宋体" w:cs="宋体"/>
                <w:color w:val="0000FF"/>
                <w:szCs w:val="28"/>
              </w:rPr>
            </w:pPr>
            <w:r w:rsidRPr="00585200">
              <w:rPr>
                <w:rFonts w:ascii="宋体" w:eastAsia="宋体" w:hAnsi="宋体" w:cs="宋体" w:hint="eastAsia"/>
                <w:color w:val="0000FF"/>
                <w:szCs w:val="28"/>
              </w:rPr>
              <w:t>电芯电压最大</w:t>
            </w:r>
            <w:proofErr w:type="gramStart"/>
            <w:r w:rsidRPr="00585200">
              <w:rPr>
                <w:rFonts w:ascii="宋体" w:eastAsia="宋体" w:hAnsi="宋体" w:cs="宋体" w:hint="eastAsia"/>
                <w:color w:val="0000FF"/>
                <w:szCs w:val="28"/>
              </w:rPr>
              <w:t>值所在</w:t>
            </w:r>
            <w:proofErr w:type="gramEnd"/>
            <w:r w:rsidRPr="00585200">
              <w:rPr>
                <w:rFonts w:ascii="宋体" w:eastAsia="宋体" w:hAnsi="宋体" w:cs="宋体"/>
                <w:color w:val="0000FF"/>
                <w:szCs w:val="28"/>
              </w:rPr>
              <w:t>CSC</w:t>
            </w:r>
            <w:r w:rsidRPr="00585200">
              <w:rPr>
                <w:rFonts w:ascii="宋体" w:eastAsia="宋体" w:hAnsi="宋体" w:cs="宋体" w:hint="eastAsia"/>
                <w:color w:val="0000FF"/>
                <w:szCs w:val="28"/>
              </w:rPr>
              <w:t>编号</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92A1D4" w14:textId="5A2F2C9D" w:rsidR="00636117" w:rsidRPr="00585200" w:rsidRDefault="00636117" w:rsidP="00636117">
            <w:pPr>
              <w:spacing w:after="0"/>
              <w:ind w:left="5" w:firstLine="0"/>
              <w:jc w:val="center"/>
              <w:rPr>
                <w:rFonts w:ascii="宋体" w:eastAsia="宋体" w:hAnsi="宋体" w:cs="Calibri"/>
                <w:color w:val="0000FF"/>
                <w:szCs w:val="28"/>
              </w:rPr>
            </w:pPr>
            <w:r w:rsidRPr="00585200">
              <w:rPr>
                <w:rFonts w:ascii="宋体" w:eastAsia="宋体" w:hAnsi="宋体" w:cs="Calibri"/>
                <w:color w:val="0000FF"/>
                <w:szCs w:val="28"/>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EC8DF1" w14:textId="77777777" w:rsidR="00636117" w:rsidRPr="00585200" w:rsidRDefault="00636117" w:rsidP="00636117">
            <w:pPr>
              <w:spacing w:after="0"/>
              <w:ind w:left="6" w:firstLine="0"/>
              <w:rPr>
                <w:rFonts w:ascii="宋体" w:eastAsia="宋体" w:hAnsi="宋体" w:cs="Calibri"/>
                <w:color w:val="0000FF"/>
                <w:szCs w:val="28"/>
              </w:rPr>
            </w:pPr>
            <w:r w:rsidRPr="00585200">
              <w:rPr>
                <w:rFonts w:ascii="宋体" w:eastAsia="宋体" w:hAnsi="宋体" w:cs="Calibri" w:hint="eastAsia"/>
                <w:color w:val="0000FF"/>
                <w:szCs w:val="28"/>
              </w:rPr>
              <w:t>范围（</w:t>
            </w:r>
            <w:r w:rsidRPr="00585200">
              <w:rPr>
                <w:rFonts w:ascii="宋体" w:eastAsia="宋体" w:hAnsi="宋体" w:cs="Calibri"/>
                <w:color w:val="0000FF"/>
                <w:szCs w:val="28"/>
              </w:rPr>
              <w:t>1~254</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1/bit</w:t>
            </w:r>
            <w:r w:rsidRPr="00585200">
              <w:rPr>
                <w:rFonts w:ascii="宋体" w:eastAsia="宋体" w:hAnsi="宋体" w:cs="Calibri" w:hint="eastAsia"/>
                <w:color w:val="0000FF"/>
                <w:szCs w:val="28"/>
              </w:rPr>
              <w:t>；</w:t>
            </w:r>
          </w:p>
          <w:p w14:paraId="5657157C" w14:textId="130E4513" w:rsidR="00636117" w:rsidRPr="00585200" w:rsidRDefault="00636117" w:rsidP="00636117">
            <w:pPr>
              <w:spacing w:after="0"/>
              <w:ind w:left="6" w:firstLine="0"/>
              <w:rPr>
                <w:rFonts w:ascii="宋体" w:eastAsia="宋体" w:hAnsi="宋体" w:cs="Calibri"/>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65E01D39" w14:textId="77777777" w:rsidR="00636117" w:rsidRPr="00585200" w:rsidRDefault="00636117" w:rsidP="00636117">
            <w:pPr>
              <w:spacing w:after="0"/>
              <w:ind w:left="6" w:firstLine="0"/>
              <w:jc w:val="center"/>
              <w:rPr>
                <w:rFonts w:ascii="宋体" w:eastAsia="宋体" w:hAnsi="宋体" w:cs="Calibri"/>
                <w:color w:val="0000FF"/>
                <w:szCs w:val="28"/>
              </w:rPr>
            </w:pPr>
          </w:p>
        </w:tc>
      </w:tr>
      <w:tr w:rsidR="00585200" w:rsidRPr="00585200" w14:paraId="4C411B43"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7509A9" w14:textId="0CFF0037" w:rsidR="00636117" w:rsidRPr="00585200" w:rsidRDefault="00636117" w:rsidP="00636117">
            <w:pPr>
              <w:spacing w:after="0"/>
              <w:ind w:left="3" w:firstLine="0"/>
              <w:jc w:val="center"/>
              <w:rPr>
                <w:rFonts w:ascii="宋体" w:eastAsia="宋体" w:hAnsi="宋体" w:cs="Calibri"/>
                <w:color w:val="0000FF"/>
                <w:szCs w:val="28"/>
              </w:rPr>
            </w:pPr>
            <w:r w:rsidRPr="00585200">
              <w:rPr>
                <w:rFonts w:ascii="宋体" w:eastAsia="宋体" w:hAnsi="宋体" w:cs="Calibri" w:hint="eastAsia"/>
                <w:color w:val="0000FF"/>
                <w:szCs w:val="28"/>
              </w:rPr>
              <w:t>9</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00722A" w14:textId="233494E7" w:rsidR="00636117" w:rsidRPr="00585200" w:rsidRDefault="00636117" w:rsidP="00636117">
            <w:pPr>
              <w:spacing w:after="0"/>
              <w:ind w:left="1" w:firstLine="0"/>
              <w:jc w:val="center"/>
              <w:rPr>
                <w:rFonts w:ascii="宋体" w:eastAsia="宋体" w:hAnsi="宋体" w:cs="宋体"/>
                <w:color w:val="0000FF"/>
                <w:szCs w:val="28"/>
              </w:rPr>
            </w:pPr>
            <w:r w:rsidRPr="00585200">
              <w:rPr>
                <w:rFonts w:ascii="宋体" w:eastAsia="宋体" w:hAnsi="宋体" w:cs="宋体" w:hint="eastAsia"/>
                <w:color w:val="0000FF"/>
                <w:szCs w:val="28"/>
              </w:rPr>
              <w:t>电芯电压最大</w:t>
            </w:r>
            <w:proofErr w:type="gramStart"/>
            <w:r w:rsidRPr="00585200">
              <w:rPr>
                <w:rFonts w:ascii="宋体" w:eastAsia="宋体" w:hAnsi="宋体" w:cs="宋体" w:hint="eastAsia"/>
                <w:color w:val="0000FF"/>
                <w:szCs w:val="28"/>
              </w:rPr>
              <w:t>值所在</w:t>
            </w:r>
            <w:proofErr w:type="gramEnd"/>
            <w:r w:rsidRPr="00585200">
              <w:rPr>
                <w:rFonts w:ascii="宋体" w:eastAsia="宋体" w:hAnsi="宋体" w:cs="宋体"/>
                <w:color w:val="0000FF"/>
                <w:szCs w:val="28"/>
              </w:rPr>
              <w:t>CSC</w:t>
            </w:r>
            <w:r w:rsidRPr="00585200">
              <w:rPr>
                <w:rFonts w:ascii="宋体" w:eastAsia="宋体" w:hAnsi="宋体" w:cs="宋体" w:hint="eastAsia"/>
                <w:color w:val="0000FF"/>
                <w:szCs w:val="28"/>
              </w:rPr>
              <w:t>内单体编号</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285999" w14:textId="359A4824" w:rsidR="00636117" w:rsidRPr="00585200" w:rsidRDefault="00636117" w:rsidP="00636117">
            <w:pPr>
              <w:spacing w:after="0"/>
              <w:ind w:left="5" w:firstLine="0"/>
              <w:jc w:val="center"/>
              <w:rPr>
                <w:rFonts w:ascii="宋体" w:eastAsia="宋体" w:hAnsi="宋体" w:cs="Calibri"/>
                <w:color w:val="0000FF"/>
                <w:szCs w:val="28"/>
              </w:rPr>
            </w:pPr>
            <w:r w:rsidRPr="00585200">
              <w:rPr>
                <w:rFonts w:ascii="宋体" w:eastAsia="宋体" w:hAnsi="宋体" w:cs="Calibri" w:hint="eastAsia"/>
                <w:color w:val="0000FF"/>
                <w:szCs w:val="28"/>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F1B9BA" w14:textId="77777777" w:rsidR="00636117" w:rsidRPr="00585200" w:rsidRDefault="00636117" w:rsidP="00636117">
            <w:pPr>
              <w:spacing w:after="0"/>
              <w:ind w:left="6" w:firstLine="0"/>
              <w:rPr>
                <w:rFonts w:ascii="宋体" w:eastAsia="宋体" w:hAnsi="宋体" w:cs="Calibri"/>
                <w:color w:val="0000FF"/>
                <w:szCs w:val="28"/>
              </w:rPr>
            </w:pPr>
            <w:r w:rsidRPr="00585200">
              <w:rPr>
                <w:rFonts w:ascii="宋体" w:eastAsia="宋体" w:hAnsi="宋体" w:cs="Calibri" w:hint="eastAsia"/>
                <w:color w:val="0000FF"/>
                <w:szCs w:val="28"/>
              </w:rPr>
              <w:t>范围（</w:t>
            </w:r>
            <w:r w:rsidRPr="00585200">
              <w:rPr>
                <w:rFonts w:ascii="宋体" w:eastAsia="宋体" w:hAnsi="宋体" w:cs="Calibri"/>
                <w:color w:val="0000FF"/>
                <w:szCs w:val="28"/>
              </w:rPr>
              <w:t>1~254</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1/bit</w:t>
            </w:r>
            <w:r w:rsidRPr="00585200">
              <w:rPr>
                <w:rFonts w:ascii="宋体" w:eastAsia="宋体" w:hAnsi="宋体" w:cs="Calibri" w:hint="eastAsia"/>
                <w:color w:val="0000FF"/>
                <w:szCs w:val="28"/>
              </w:rPr>
              <w:t>；</w:t>
            </w:r>
          </w:p>
          <w:p w14:paraId="59022017" w14:textId="5B6EED95" w:rsidR="00636117" w:rsidRPr="00585200" w:rsidRDefault="00636117" w:rsidP="00636117">
            <w:pPr>
              <w:spacing w:after="0"/>
              <w:ind w:left="6" w:firstLine="0"/>
              <w:rPr>
                <w:rFonts w:ascii="宋体" w:eastAsia="宋体" w:hAnsi="宋体" w:cs="Calibri"/>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41960692" w14:textId="77777777" w:rsidR="00636117" w:rsidRPr="00585200" w:rsidRDefault="00636117" w:rsidP="00636117">
            <w:pPr>
              <w:spacing w:after="0"/>
              <w:ind w:left="6" w:firstLine="0"/>
              <w:jc w:val="center"/>
              <w:rPr>
                <w:rFonts w:ascii="宋体" w:eastAsia="宋体" w:hAnsi="宋体" w:cs="Calibri"/>
                <w:color w:val="0000FF"/>
                <w:szCs w:val="28"/>
              </w:rPr>
            </w:pPr>
          </w:p>
        </w:tc>
      </w:tr>
      <w:tr w:rsidR="00585200" w:rsidRPr="00585200" w14:paraId="4E090439"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5425EE" w14:textId="5EEA4528" w:rsidR="00636117" w:rsidRPr="00585200" w:rsidRDefault="00636117" w:rsidP="00636117">
            <w:pPr>
              <w:spacing w:after="0"/>
              <w:ind w:left="3" w:firstLine="0"/>
              <w:jc w:val="center"/>
              <w:rPr>
                <w:rFonts w:ascii="宋体" w:eastAsia="宋体" w:hAnsi="宋体" w:cs="Calibri"/>
                <w:color w:val="0000FF"/>
                <w:szCs w:val="28"/>
              </w:rPr>
            </w:pPr>
            <w:r w:rsidRPr="00585200">
              <w:rPr>
                <w:rFonts w:ascii="宋体" w:eastAsia="宋体" w:hAnsi="宋体" w:cs="Calibri" w:hint="eastAsia"/>
                <w:color w:val="0000FF"/>
                <w:szCs w:val="28"/>
              </w:rPr>
              <w:t>1</w:t>
            </w:r>
            <w:r w:rsidRPr="00585200">
              <w:rPr>
                <w:rFonts w:ascii="宋体" w:eastAsia="宋体" w:hAnsi="宋体" w:cs="Calibri"/>
                <w:color w:val="0000FF"/>
                <w:szCs w:val="28"/>
              </w:rPr>
              <w:t>0</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402A33" w14:textId="3F81E5B1" w:rsidR="00636117" w:rsidRPr="00585200" w:rsidRDefault="00636117" w:rsidP="00636117">
            <w:pPr>
              <w:spacing w:after="0"/>
              <w:ind w:left="1" w:firstLine="0"/>
              <w:jc w:val="center"/>
              <w:rPr>
                <w:rFonts w:ascii="宋体" w:eastAsia="宋体" w:hAnsi="宋体" w:cs="宋体"/>
                <w:color w:val="0000FF"/>
                <w:szCs w:val="28"/>
              </w:rPr>
            </w:pPr>
            <w:r w:rsidRPr="00585200">
              <w:rPr>
                <w:rFonts w:ascii="宋体" w:eastAsia="宋体" w:hAnsi="宋体" w:cs="宋体" w:hint="eastAsia"/>
                <w:color w:val="0000FF"/>
                <w:szCs w:val="28"/>
              </w:rPr>
              <w:t>电芯电压最小值所在</w:t>
            </w:r>
            <w:r w:rsidRPr="00585200">
              <w:rPr>
                <w:rFonts w:ascii="宋体" w:eastAsia="宋体" w:hAnsi="宋体" w:cs="宋体"/>
                <w:color w:val="0000FF"/>
                <w:szCs w:val="28"/>
              </w:rPr>
              <w:t>CSC</w:t>
            </w:r>
            <w:r w:rsidRPr="00585200">
              <w:rPr>
                <w:rFonts w:ascii="宋体" w:eastAsia="宋体" w:hAnsi="宋体" w:cs="宋体" w:hint="eastAsia"/>
                <w:color w:val="0000FF"/>
                <w:szCs w:val="28"/>
              </w:rPr>
              <w:t>编号</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9FC16A" w14:textId="00DF0AF6" w:rsidR="00636117" w:rsidRPr="00585200" w:rsidRDefault="00636117" w:rsidP="00636117">
            <w:pPr>
              <w:spacing w:after="0"/>
              <w:ind w:left="5" w:firstLine="0"/>
              <w:jc w:val="center"/>
              <w:rPr>
                <w:rFonts w:ascii="宋体" w:eastAsia="宋体" w:hAnsi="宋体" w:cs="Calibri"/>
                <w:color w:val="0000FF"/>
                <w:szCs w:val="28"/>
              </w:rPr>
            </w:pPr>
            <w:r w:rsidRPr="00585200">
              <w:rPr>
                <w:rFonts w:ascii="宋体" w:eastAsia="宋体" w:hAnsi="宋体" w:cs="Calibri" w:hint="eastAsia"/>
                <w:color w:val="0000FF"/>
                <w:szCs w:val="28"/>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178437" w14:textId="77777777" w:rsidR="00636117" w:rsidRPr="00585200" w:rsidRDefault="00636117" w:rsidP="00636117">
            <w:pPr>
              <w:spacing w:after="0"/>
              <w:ind w:left="6" w:firstLine="0"/>
              <w:rPr>
                <w:rFonts w:ascii="宋体" w:eastAsia="宋体" w:hAnsi="宋体" w:cs="Calibri"/>
                <w:color w:val="0000FF"/>
                <w:szCs w:val="28"/>
              </w:rPr>
            </w:pPr>
            <w:r w:rsidRPr="00585200">
              <w:rPr>
                <w:rFonts w:ascii="宋体" w:eastAsia="宋体" w:hAnsi="宋体" w:cs="Calibri" w:hint="eastAsia"/>
                <w:color w:val="0000FF"/>
                <w:szCs w:val="28"/>
              </w:rPr>
              <w:t>范围（</w:t>
            </w:r>
            <w:r w:rsidRPr="00585200">
              <w:rPr>
                <w:rFonts w:ascii="宋体" w:eastAsia="宋体" w:hAnsi="宋体" w:cs="Calibri"/>
                <w:color w:val="0000FF"/>
                <w:szCs w:val="28"/>
              </w:rPr>
              <w:t>1~254</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1/bit</w:t>
            </w:r>
            <w:r w:rsidRPr="00585200">
              <w:rPr>
                <w:rFonts w:ascii="宋体" w:eastAsia="宋体" w:hAnsi="宋体" w:cs="Calibri" w:hint="eastAsia"/>
                <w:color w:val="0000FF"/>
                <w:szCs w:val="28"/>
              </w:rPr>
              <w:t>；</w:t>
            </w:r>
          </w:p>
          <w:p w14:paraId="0DCBE603" w14:textId="253821A0" w:rsidR="00636117" w:rsidRPr="00585200" w:rsidRDefault="00636117" w:rsidP="00636117">
            <w:pPr>
              <w:spacing w:after="0"/>
              <w:ind w:left="6" w:firstLine="0"/>
              <w:rPr>
                <w:rFonts w:ascii="宋体" w:eastAsia="宋体" w:hAnsi="宋体" w:cs="Calibri"/>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6243C725" w14:textId="77777777" w:rsidR="00636117" w:rsidRPr="00585200" w:rsidRDefault="00636117" w:rsidP="00636117">
            <w:pPr>
              <w:spacing w:after="0"/>
              <w:ind w:left="6" w:firstLine="0"/>
              <w:jc w:val="center"/>
              <w:rPr>
                <w:rFonts w:ascii="宋体" w:eastAsia="宋体" w:hAnsi="宋体" w:cs="Calibri"/>
                <w:color w:val="0000FF"/>
                <w:szCs w:val="28"/>
              </w:rPr>
            </w:pPr>
          </w:p>
        </w:tc>
      </w:tr>
      <w:tr w:rsidR="00585200" w:rsidRPr="00585200" w14:paraId="4483F603"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84359B" w14:textId="0D49E7FB" w:rsidR="00636117" w:rsidRPr="00585200" w:rsidRDefault="00636117" w:rsidP="00636117">
            <w:pPr>
              <w:spacing w:after="0"/>
              <w:ind w:left="3" w:firstLine="0"/>
              <w:jc w:val="center"/>
              <w:rPr>
                <w:rFonts w:ascii="宋体" w:eastAsia="宋体" w:hAnsi="宋体" w:cs="Calibri"/>
                <w:color w:val="0000FF"/>
                <w:szCs w:val="28"/>
              </w:rPr>
            </w:pPr>
            <w:r w:rsidRPr="00585200">
              <w:rPr>
                <w:rFonts w:ascii="宋体" w:eastAsia="宋体" w:hAnsi="宋体" w:cs="Calibri" w:hint="eastAsia"/>
                <w:color w:val="0000FF"/>
                <w:szCs w:val="28"/>
              </w:rPr>
              <w:t>1</w:t>
            </w:r>
            <w:r w:rsidRPr="00585200">
              <w:rPr>
                <w:rFonts w:ascii="宋体" w:eastAsia="宋体" w:hAnsi="宋体" w:cs="Calibri"/>
                <w:color w:val="0000FF"/>
                <w:szCs w:val="28"/>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092965" w14:textId="4B80145F" w:rsidR="00636117" w:rsidRPr="00585200" w:rsidRDefault="00636117" w:rsidP="00636117">
            <w:pPr>
              <w:spacing w:after="0"/>
              <w:ind w:left="1" w:firstLine="0"/>
              <w:jc w:val="center"/>
              <w:rPr>
                <w:rFonts w:ascii="宋体" w:eastAsia="宋体" w:hAnsi="宋体" w:cs="宋体"/>
                <w:color w:val="0000FF"/>
                <w:szCs w:val="28"/>
              </w:rPr>
            </w:pPr>
            <w:r w:rsidRPr="00585200">
              <w:rPr>
                <w:rFonts w:ascii="宋体" w:eastAsia="宋体" w:hAnsi="宋体" w:cs="宋体" w:hint="eastAsia"/>
                <w:color w:val="0000FF"/>
                <w:szCs w:val="28"/>
              </w:rPr>
              <w:t>电芯电压最小值所在</w:t>
            </w:r>
            <w:r w:rsidRPr="00585200">
              <w:rPr>
                <w:rFonts w:ascii="宋体" w:eastAsia="宋体" w:hAnsi="宋体" w:cs="宋体"/>
                <w:color w:val="0000FF"/>
                <w:szCs w:val="28"/>
              </w:rPr>
              <w:t>CSC</w:t>
            </w:r>
            <w:r w:rsidRPr="00585200">
              <w:rPr>
                <w:rFonts w:ascii="宋体" w:eastAsia="宋体" w:hAnsi="宋体" w:cs="宋体" w:hint="eastAsia"/>
                <w:color w:val="0000FF"/>
                <w:szCs w:val="28"/>
              </w:rPr>
              <w:t>内单体编号</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85B000" w14:textId="5114337B" w:rsidR="00636117" w:rsidRPr="00585200" w:rsidRDefault="00636117" w:rsidP="00636117">
            <w:pPr>
              <w:spacing w:after="0"/>
              <w:ind w:left="5" w:firstLine="0"/>
              <w:jc w:val="center"/>
              <w:rPr>
                <w:rFonts w:ascii="宋体" w:eastAsia="宋体" w:hAnsi="宋体" w:cs="Calibri"/>
                <w:color w:val="0000FF"/>
                <w:szCs w:val="28"/>
              </w:rPr>
            </w:pPr>
            <w:r w:rsidRPr="00585200">
              <w:rPr>
                <w:rFonts w:ascii="宋体" w:eastAsia="宋体" w:hAnsi="宋体" w:cs="Calibri" w:hint="eastAsia"/>
                <w:color w:val="0000FF"/>
                <w:szCs w:val="28"/>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4C12CB" w14:textId="77777777" w:rsidR="00636117" w:rsidRPr="00585200" w:rsidRDefault="00636117" w:rsidP="00636117">
            <w:pPr>
              <w:spacing w:after="0"/>
              <w:ind w:left="6" w:firstLine="0"/>
              <w:rPr>
                <w:rFonts w:ascii="宋体" w:eastAsia="宋体" w:hAnsi="宋体" w:cs="Calibri"/>
                <w:color w:val="0000FF"/>
                <w:szCs w:val="28"/>
              </w:rPr>
            </w:pPr>
            <w:r w:rsidRPr="00585200">
              <w:rPr>
                <w:rFonts w:ascii="宋体" w:eastAsia="宋体" w:hAnsi="宋体" w:cs="Calibri" w:hint="eastAsia"/>
                <w:color w:val="0000FF"/>
                <w:szCs w:val="28"/>
              </w:rPr>
              <w:t>范围（</w:t>
            </w:r>
            <w:r w:rsidRPr="00585200">
              <w:rPr>
                <w:rFonts w:ascii="宋体" w:eastAsia="宋体" w:hAnsi="宋体" w:cs="Calibri"/>
                <w:color w:val="0000FF"/>
                <w:szCs w:val="28"/>
              </w:rPr>
              <w:t>1~254</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1/bit</w:t>
            </w:r>
            <w:r w:rsidRPr="00585200">
              <w:rPr>
                <w:rFonts w:ascii="宋体" w:eastAsia="宋体" w:hAnsi="宋体" w:cs="Calibri" w:hint="eastAsia"/>
                <w:color w:val="0000FF"/>
                <w:szCs w:val="28"/>
              </w:rPr>
              <w:t>；</w:t>
            </w:r>
          </w:p>
          <w:p w14:paraId="3EBDE590" w14:textId="2479FEA4" w:rsidR="00636117" w:rsidRPr="00585200" w:rsidRDefault="00636117" w:rsidP="00636117">
            <w:pPr>
              <w:spacing w:after="0"/>
              <w:ind w:left="6" w:firstLine="0"/>
              <w:rPr>
                <w:rFonts w:ascii="宋体" w:eastAsia="宋体" w:hAnsi="宋体" w:cs="Calibri"/>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161CAA65" w14:textId="77777777" w:rsidR="00636117" w:rsidRPr="00585200" w:rsidRDefault="00636117" w:rsidP="00636117">
            <w:pPr>
              <w:spacing w:after="0"/>
              <w:ind w:left="6" w:firstLine="0"/>
              <w:jc w:val="center"/>
              <w:rPr>
                <w:rFonts w:ascii="宋体" w:eastAsia="宋体" w:hAnsi="宋体" w:cs="Calibri"/>
                <w:color w:val="0000FF"/>
                <w:szCs w:val="28"/>
              </w:rPr>
            </w:pPr>
          </w:p>
        </w:tc>
      </w:tr>
      <w:tr w:rsidR="00585200" w:rsidRPr="00585200" w14:paraId="7CED15AC"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1FE174" w14:textId="32889623" w:rsidR="00DF5B7A" w:rsidRPr="00585200" w:rsidRDefault="00DF5B7A" w:rsidP="00D05B3B">
            <w:pPr>
              <w:spacing w:after="0"/>
              <w:ind w:left="3" w:firstLine="0"/>
              <w:jc w:val="center"/>
              <w:rPr>
                <w:rFonts w:ascii="宋体" w:eastAsia="宋体" w:hAnsi="宋体" w:cs="Calibri"/>
                <w:color w:val="0000FF"/>
                <w:szCs w:val="28"/>
              </w:rPr>
            </w:pPr>
            <w:r w:rsidRPr="00585200">
              <w:rPr>
                <w:rFonts w:ascii="宋体" w:eastAsia="宋体" w:hAnsi="宋体" w:cs="Calibri" w:hint="eastAsia"/>
                <w:color w:val="0000FF"/>
                <w:szCs w:val="28"/>
              </w:rPr>
              <w:t>1</w:t>
            </w:r>
            <w:r w:rsidRPr="00585200">
              <w:rPr>
                <w:rFonts w:ascii="宋体" w:eastAsia="宋体" w:hAnsi="宋体" w:cs="Calibri"/>
                <w:color w:val="0000FF"/>
                <w:szCs w:val="28"/>
              </w:rPr>
              <w:t>2</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191DEA" w14:textId="756869A3" w:rsidR="00DF5B7A" w:rsidRPr="00585200" w:rsidRDefault="00DF5B7A" w:rsidP="00D05B3B">
            <w:pPr>
              <w:spacing w:after="0"/>
              <w:ind w:left="1" w:firstLine="0"/>
              <w:jc w:val="center"/>
              <w:rPr>
                <w:rFonts w:ascii="宋体" w:eastAsia="宋体" w:hAnsi="宋体" w:cs="宋体"/>
                <w:color w:val="0000FF"/>
                <w:szCs w:val="28"/>
              </w:rPr>
            </w:pPr>
            <w:r w:rsidRPr="00585200">
              <w:rPr>
                <w:rFonts w:ascii="宋体" w:eastAsia="宋体" w:hAnsi="宋体" w:cs="宋体" w:hint="eastAsia"/>
                <w:color w:val="0000FF"/>
                <w:szCs w:val="28"/>
              </w:rPr>
              <w:t>预留</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9DA71A" w14:textId="7AE5BE9C" w:rsidR="00DF5B7A" w:rsidRPr="00585200" w:rsidRDefault="00DF5B7A" w:rsidP="00D05B3B">
            <w:pPr>
              <w:spacing w:after="0"/>
              <w:ind w:left="5" w:firstLine="0"/>
              <w:jc w:val="center"/>
              <w:rPr>
                <w:rFonts w:ascii="宋体" w:eastAsia="宋体" w:hAnsi="宋体" w:cs="Calibri"/>
                <w:color w:val="0000FF"/>
                <w:szCs w:val="28"/>
              </w:rPr>
            </w:pPr>
            <w:r w:rsidRPr="00585200">
              <w:rPr>
                <w:rFonts w:ascii="宋体" w:eastAsia="宋体" w:hAnsi="宋体" w:cs="Calibri" w:hint="eastAsia"/>
                <w:color w:val="0000FF"/>
                <w:szCs w:val="28"/>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20451E" w14:textId="77777777" w:rsidR="00DF5B7A" w:rsidRPr="00585200" w:rsidRDefault="00DF5B7A" w:rsidP="007D0B39">
            <w:pPr>
              <w:spacing w:after="0"/>
              <w:ind w:left="6" w:firstLine="0"/>
              <w:rPr>
                <w:rFonts w:ascii="宋体" w:eastAsia="宋体" w:hAnsi="宋体" w:cs="Calibri"/>
                <w:color w:val="0000FF"/>
                <w:szCs w:val="28"/>
              </w:rPr>
            </w:pPr>
          </w:p>
        </w:tc>
        <w:tc>
          <w:tcPr>
            <w:tcW w:w="1164" w:type="pct"/>
            <w:tcBorders>
              <w:top w:val="single" w:sz="4" w:space="0" w:color="000000"/>
              <w:left w:val="single" w:sz="4" w:space="0" w:color="000000"/>
              <w:bottom w:val="single" w:sz="4" w:space="0" w:color="000000"/>
              <w:right w:val="single" w:sz="4" w:space="0" w:color="000000"/>
            </w:tcBorders>
          </w:tcPr>
          <w:p w14:paraId="15088457" w14:textId="77777777" w:rsidR="00DF5B7A" w:rsidRPr="00585200" w:rsidRDefault="00DF5B7A" w:rsidP="00D05B3B">
            <w:pPr>
              <w:spacing w:after="0"/>
              <w:ind w:left="6" w:firstLine="0"/>
              <w:jc w:val="center"/>
              <w:rPr>
                <w:rFonts w:ascii="宋体" w:eastAsia="宋体" w:hAnsi="宋体" w:cs="Calibri"/>
                <w:color w:val="0000FF"/>
                <w:szCs w:val="28"/>
              </w:rPr>
            </w:pPr>
          </w:p>
        </w:tc>
      </w:tr>
      <w:tr w:rsidR="00585200" w:rsidRPr="00585200" w14:paraId="7CECCA71" w14:textId="77777777" w:rsidTr="00DF5B7A">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3BDF9E" w14:textId="61AB7E3D" w:rsidR="00DF5B7A" w:rsidRPr="00585200" w:rsidRDefault="00DF5B7A" w:rsidP="00D05B3B">
            <w:pPr>
              <w:spacing w:after="0"/>
              <w:ind w:left="3" w:firstLine="0"/>
              <w:jc w:val="center"/>
              <w:rPr>
                <w:rFonts w:ascii="宋体" w:eastAsia="宋体" w:hAnsi="宋体" w:cs="Calibri"/>
                <w:color w:val="0000FF"/>
                <w:szCs w:val="28"/>
              </w:rPr>
            </w:pPr>
            <w:r w:rsidRPr="00585200">
              <w:rPr>
                <w:rFonts w:ascii="宋体" w:eastAsia="宋体" w:hAnsi="宋体" w:cs="Calibri" w:hint="eastAsia"/>
                <w:color w:val="0000FF"/>
                <w:szCs w:val="28"/>
              </w:rPr>
              <w:t>1</w:t>
            </w:r>
            <w:r w:rsidRPr="00585200">
              <w:rPr>
                <w:rFonts w:ascii="宋体" w:eastAsia="宋体" w:hAnsi="宋体" w:cs="Calibri"/>
                <w:color w:val="0000FF"/>
                <w:szCs w:val="28"/>
              </w:rPr>
              <w:t>3</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FE7674" w14:textId="0C36861E" w:rsidR="00DF5B7A" w:rsidRPr="00585200" w:rsidRDefault="00DF5B7A" w:rsidP="00D05B3B">
            <w:pPr>
              <w:spacing w:after="0"/>
              <w:ind w:left="1" w:firstLine="0"/>
              <w:jc w:val="center"/>
              <w:rPr>
                <w:rFonts w:ascii="宋体" w:eastAsia="宋体" w:hAnsi="宋体" w:cs="宋体"/>
                <w:color w:val="0000FF"/>
                <w:szCs w:val="28"/>
              </w:rPr>
            </w:pPr>
            <w:r w:rsidRPr="00585200">
              <w:rPr>
                <w:rFonts w:ascii="宋体" w:eastAsia="宋体" w:hAnsi="宋体" w:cs="宋体" w:hint="eastAsia"/>
                <w:color w:val="0000FF"/>
                <w:szCs w:val="28"/>
              </w:rPr>
              <w:t>电池包正极绝缘值</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1339F9" w14:textId="65AB8C32" w:rsidR="00DF5B7A" w:rsidRPr="00585200" w:rsidRDefault="00DF5B7A" w:rsidP="00D05B3B">
            <w:pPr>
              <w:spacing w:after="0"/>
              <w:ind w:left="5" w:firstLine="0"/>
              <w:jc w:val="center"/>
              <w:rPr>
                <w:rFonts w:ascii="宋体" w:eastAsia="宋体" w:hAnsi="宋体" w:cs="Calibri"/>
                <w:color w:val="0000FF"/>
                <w:szCs w:val="28"/>
              </w:rPr>
            </w:pPr>
            <w:r w:rsidRPr="00585200">
              <w:rPr>
                <w:rFonts w:ascii="宋体" w:eastAsia="宋体" w:hAnsi="宋体" w:cs="Calibri" w:hint="eastAsia"/>
                <w:color w:val="0000FF"/>
                <w:szCs w:val="28"/>
              </w:rPr>
              <w:t>2</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F3B2B0" w14:textId="061A06ED" w:rsidR="00DF5B7A" w:rsidRPr="00585200" w:rsidRDefault="00DF5B7A" w:rsidP="00DF5B7A">
            <w:pPr>
              <w:spacing w:after="0"/>
              <w:ind w:left="6" w:firstLine="0"/>
              <w:jc w:val="both"/>
              <w:rPr>
                <w:rFonts w:ascii="宋体" w:eastAsia="宋体" w:hAnsi="宋体" w:cs="Calibri"/>
                <w:color w:val="0000FF"/>
                <w:szCs w:val="28"/>
              </w:rPr>
            </w:pPr>
            <w:r w:rsidRPr="00585200">
              <w:rPr>
                <w:rFonts w:ascii="宋体" w:eastAsia="宋体" w:hAnsi="宋体" w:cs="Calibri" w:hint="eastAsia"/>
                <w:color w:val="0000FF"/>
                <w:szCs w:val="28"/>
              </w:rPr>
              <w:t>有效值</w:t>
            </w:r>
            <w:r w:rsidRPr="00585200">
              <w:rPr>
                <w:rFonts w:ascii="宋体" w:eastAsia="宋体" w:hAnsi="宋体" w:cs="Calibri"/>
                <w:color w:val="0000FF"/>
                <w:szCs w:val="28"/>
              </w:rPr>
              <w:t xml:space="preserve"> 0~6553</w:t>
            </w:r>
            <w:r w:rsidR="00636117" w:rsidRPr="00585200">
              <w:rPr>
                <w:rFonts w:ascii="宋体" w:eastAsia="宋体" w:hAnsi="宋体" w:cs="Calibri"/>
                <w:color w:val="0000FF"/>
                <w:szCs w:val="28"/>
              </w:rPr>
              <w:t>4</w:t>
            </w:r>
            <w:r w:rsidRPr="00585200">
              <w:rPr>
                <w:rFonts w:ascii="宋体" w:eastAsia="宋体" w:hAnsi="宋体" w:cs="Calibri" w:hint="eastAsia"/>
                <w:color w:val="0000FF"/>
                <w:szCs w:val="28"/>
              </w:rPr>
              <w:t>单位</w:t>
            </w:r>
            <w:r w:rsidRPr="00585200">
              <w:rPr>
                <w:rFonts w:ascii="宋体" w:eastAsia="宋体" w:hAnsi="宋体" w:cs="Calibri"/>
                <w:color w:val="0000FF"/>
                <w:szCs w:val="28"/>
              </w:rPr>
              <w:t xml:space="preserve"> kohm</w:t>
            </w:r>
            <w:r w:rsidRPr="00585200">
              <w:rPr>
                <w:rFonts w:ascii="宋体" w:eastAsia="宋体" w:hAnsi="宋体" w:cs="Calibri" w:hint="eastAsia"/>
                <w:color w:val="0000FF"/>
                <w:szCs w:val="28"/>
              </w:rPr>
              <w:t>，范围</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lastRenderedPageBreak/>
              <w:t>（</w:t>
            </w:r>
            <w:r w:rsidRPr="00585200">
              <w:rPr>
                <w:rFonts w:ascii="宋体" w:eastAsia="宋体" w:hAnsi="宋体" w:cs="Calibri"/>
                <w:color w:val="0000FF"/>
                <w:szCs w:val="28"/>
              </w:rPr>
              <w:t>0~6553</w:t>
            </w:r>
            <w:r w:rsidR="00636117" w:rsidRPr="00585200">
              <w:rPr>
                <w:rFonts w:ascii="宋体" w:eastAsia="宋体" w:hAnsi="宋体" w:cs="Calibri"/>
                <w:color w:val="0000FF"/>
                <w:szCs w:val="28"/>
              </w:rPr>
              <w:t>4</w:t>
            </w:r>
            <w:r w:rsidRPr="00585200">
              <w:rPr>
                <w:rFonts w:ascii="宋体" w:eastAsia="宋体" w:hAnsi="宋体" w:cs="Calibri" w:hint="eastAsia"/>
                <w:color w:val="0000FF"/>
                <w:szCs w:val="28"/>
              </w:rPr>
              <w:t>），偏移量</w:t>
            </w:r>
            <w:r w:rsidRPr="00585200">
              <w:rPr>
                <w:rFonts w:ascii="宋体" w:eastAsia="宋体" w:hAnsi="宋体" w:cs="Calibri"/>
                <w:color w:val="0000FF"/>
                <w:szCs w:val="28"/>
              </w:rPr>
              <w:t xml:space="preserve"> 0</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1 kohm/bit</w:t>
            </w:r>
            <w:r w:rsidR="00D21371" w:rsidRPr="00585200">
              <w:rPr>
                <w:rFonts w:ascii="宋体" w:eastAsia="宋体" w:hAnsi="宋体" w:cs="Calibri" w:hint="eastAsia"/>
                <w:color w:val="0000FF"/>
                <w:szCs w:val="28"/>
              </w:rPr>
              <w:t>；</w:t>
            </w:r>
          </w:p>
          <w:p w14:paraId="71A3ECC8" w14:textId="68E9751E" w:rsidR="00636117" w:rsidRPr="00585200" w:rsidRDefault="00636117" w:rsidP="00DF5B7A">
            <w:pPr>
              <w:spacing w:after="0"/>
              <w:ind w:left="6" w:firstLine="0"/>
              <w:jc w:val="both"/>
              <w:rPr>
                <w:rFonts w:ascii="宋体" w:eastAsia="宋体" w:hAnsi="宋体" w:cs="Calibri"/>
                <w:color w:val="0000FF"/>
                <w:szCs w:val="28"/>
              </w:rPr>
            </w:pPr>
            <w:commentRangeStart w:id="902"/>
            <w:r w:rsidRPr="00585200">
              <w:rPr>
                <w:rFonts w:ascii="宋体" w:eastAsia="宋体" w:hAnsi="宋体" w:cs="Calibri" w:hint="eastAsia"/>
                <w:color w:val="0000FF"/>
                <w:szCs w:val="28"/>
              </w:rPr>
              <w:t>0x</w:t>
            </w:r>
            <w:r w:rsidRPr="00585200">
              <w:rPr>
                <w:rFonts w:ascii="宋体" w:eastAsia="宋体" w:hAnsi="宋体" w:cs="Calibri"/>
                <w:color w:val="0000FF"/>
                <w:szCs w:val="28"/>
              </w:rPr>
              <w:t>ffff:</w:t>
            </w:r>
            <w:r w:rsidRPr="00585200">
              <w:rPr>
                <w:rFonts w:ascii="宋体" w:eastAsia="宋体" w:hAnsi="宋体" w:cs="Calibri" w:hint="eastAsia"/>
                <w:color w:val="0000FF"/>
                <w:szCs w:val="28"/>
              </w:rPr>
              <w:t>无效</w:t>
            </w:r>
            <w:commentRangeEnd w:id="902"/>
            <w:r w:rsidR="009F5B66" w:rsidRPr="00585200">
              <w:rPr>
                <w:rStyle w:val="ad"/>
                <w:color w:val="0000FF"/>
              </w:rPr>
              <w:commentReference w:id="902"/>
            </w:r>
          </w:p>
        </w:tc>
        <w:tc>
          <w:tcPr>
            <w:tcW w:w="1164" w:type="pct"/>
            <w:tcBorders>
              <w:top w:val="single" w:sz="4" w:space="0" w:color="000000"/>
              <w:left w:val="single" w:sz="4" w:space="0" w:color="000000"/>
              <w:bottom w:val="single" w:sz="4" w:space="0" w:color="000000"/>
              <w:right w:val="single" w:sz="4" w:space="0" w:color="000000"/>
            </w:tcBorders>
          </w:tcPr>
          <w:p w14:paraId="38BFA114" w14:textId="77777777" w:rsidR="00DF5B7A" w:rsidRPr="00585200" w:rsidRDefault="00DF5B7A" w:rsidP="00D05B3B">
            <w:pPr>
              <w:spacing w:after="0"/>
              <w:ind w:left="6" w:firstLine="0"/>
              <w:jc w:val="center"/>
              <w:rPr>
                <w:rFonts w:ascii="宋体" w:eastAsia="宋体" w:hAnsi="宋体" w:cs="Calibri"/>
                <w:color w:val="0000FF"/>
                <w:szCs w:val="28"/>
              </w:rPr>
            </w:pPr>
          </w:p>
        </w:tc>
      </w:tr>
      <w:tr w:rsidR="00585200" w:rsidRPr="00585200" w14:paraId="6FBE66FB" w14:textId="77777777" w:rsidTr="00DF5B7A">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1A998E" w14:textId="3C827892" w:rsidR="00636117" w:rsidRPr="00585200" w:rsidRDefault="00636117" w:rsidP="00636117">
            <w:pPr>
              <w:spacing w:after="0"/>
              <w:ind w:left="3" w:firstLine="0"/>
              <w:jc w:val="center"/>
              <w:rPr>
                <w:rFonts w:ascii="宋体" w:eastAsia="宋体" w:hAnsi="宋体" w:cs="Calibri"/>
                <w:color w:val="0000FF"/>
                <w:szCs w:val="28"/>
              </w:rPr>
            </w:pPr>
            <w:r w:rsidRPr="00585200">
              <w:rPr>
                <w:rFonts w:ascii="宋体" w:eastAsia="宋体" w:hAnsi="宋体" w:cs="Calibri" w:hint="eastAsia"/>
                <w:color w:val="0000FF"/>
                <w:szCs w:val="28"/>
              </w:rPr>
              <w:t>1</w:t>
            </w:r>
            <w:r w:rsidRPr="00585200">
              <w:rPr>
                <w:rFonts w:ascii="宋体" w:eastAsia="宋体" w:hAnsi="宋体" w:cs="Calibri"/>
                <w:color w:val="0000FF"/>
                <w:szCs w:val="28"/>
              </w:rPr>
              <w:t>4</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81BC6B" w14:textId="2B489770" w:rsidR="00636117" w:rsidRPr="00585200" w:rsidRDefault="00636117" w:rsidP="00636117">
            <w:pPr>
              <w:spacing w:after="0"/>
              <w:ind w:left="1" w:firstLine="0"/>
              <w:jc w:val="center"/>
              <w:rPr>
                <w:rFonts w:ascii="宋体" w:eastAsia="宋体" w:hAnsi="宋体" w:cs="宋体"/>
                <w:color w:val="0000FF"/>
                <w:szCs w:val="28"/>
              </w:rPr>
            </w:pPr>
            <w:r w:rsidRPr="00585200">
              <w:rPr>
                <w:rFonts w:ascii="宋体" w:eastAsia="宋体" w:hAnsi="宋体" w:cs="宋体" w:hint="eastAsia"/>
                <w:color w:val="0000FF"/>
                <w:szCs w:val="28"/>
              </w:rPr>
              <w:t>电池包负极绝缘值</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263AEC" w14:textId="603C6032" w:rsidR="00636117" w:rsidRPr="00585200" w:rsidRDefault="00636117" w:rsidP="00636117">
            <w:pPr>
              <w:spacing w:after="0"/>
              <w:ind w:left="5" w:firstLine="0"/>
              <w:jc w:val="center"/>
              <w:rPr>
                <w:rFonts w:ascii="宋体" w:eastAsia="宋体" w:hAnsi="宋体" w:cs="Calibri"/>
                <w:color w:val="0000FF"/>
                <w:szCs w:val="28"/>
              </w:rPr>
            </w:pPr>
            <w:r w:rsidRPr="00585200">
              <w:rPr>
                <w:rFonts w:ascii="宋体" w:eastAsia="宋体" w:hAnsi="宋体" w:cs="Calibri" w:hint="eastAsia"/>
                <w:color w:val="0000FF"/>
                <w:szCs w:val="28"/>
              </w:rPr>
              <w:t>2</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0D4306" w14:textId="2ED28AE4" w:rsidR="00636117" w:rsidRPr="00585200" w:rsidRDefault="00636117" w:rsidP="00636117">
            <w:pPr>
              <w:spacing w:after="0"/>
              <w:ind w:left="6" w:firstLine="0"/>
              <w:jc w:val="both"/>
              <w:rPr>
                <w:rFonts w:ascii="宋体" w:eastAsia="宋体" w:hAnsi="宋体" w:cs="Calibri"/>
                <w:color w:val="0000FF"/>
                <w:szCs w:val="28"/>
              </w:rPr>
            </w:pPr>
            <w:r w:rsidRPr="00585200">
              <w:rPr>
                <w:rFonts w:ascii="宋体" w:eastAsia="宋体" w:hAnsi="宋体" w:cs="Calibri" w:hint="eastAsia"/>
                <w:color w:val="0000FF"/>
                <w:szCs w:val="28"/>
              </w:rPr>
              <w:t>有效值</w:t>
            </w:r>
            <w:r w:rsidRPr="00585200">
              <w:rPr>
                <w:rFonts w:ascii="宋体" w:eastAsia="宋体" w:hAnsi="宋体" w:cs="Calibri"/>
                <w:color w:val="0000FF"/>
                <w:szCs w:val="28"/>
              </w:rPr>
              <w:t xml:space="preserve"> 0~65534</w:t>
            </w:r>
            <w:r w:rsidRPr="00585200">
              <w:rPr>
                <w:rFonts w:ascii="宋体" w:eastAsia="宋体" w:hAnsi="宋体" w:cs="Calibri" w:hint="eastAsia"/>
                <w:color w:val="0000FF"/>
                <w:szCs w:val="28"/>
              </w:rPr>
              <w:t>单位</w:t>
            </w:r>
            <w:r w:rsidRPr="00585200">
              <w:rPr>
                <w:rFonts w:ascii="宋体" w:eastAsia="宋体" w:hAnsi="宋体" w:cs="Calibri"/>
                <w:color w:val="0000FF"/>
                <w:szCs w:val="28"/>
              </w:rPr>
              <w:t xml:space="preserve"> kohm</w:t>
            </w:r>
            <w:r w:rsidRPr="00585200">
              <w:rPr>
                <w:rFonts w:ascii="宋体" w:eastAsia="宋体" w:hAnsi="宋体" w:cs="Calibri" w:hint="eastAsia"/>
                <w:color w:val="0000FF"/>
                <w:szCs w:val="28"/>
              </w:rPr>
              <w:t>，范围</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w:t>
            </w:r>
            <w:r w:rsidRPr="00585200">
              <w:rPr>
                <w:rFonts w:ascii="宋体" w:eastAsia="宋体" w:hAnsi="宋体" w:cs="Calibri"/>
                <w:color w:val="0000FF"/>
                <w:szCs w:val="28"/>
              </w:rPr>
              <w:t>0~65534</w:t>
            </w:r>
            <w:r w:rsidRPr="00585200">
              <w:rPr>
                <w:rFonts w:ascii="宋体" w:eastAsia="宋体" w:hAnsi="宋体" w:cs="Calibri" w:hint="eastAsia"/>
                <w:color w:val="0000FF"/>
                <w:szCs w:val="28"/>
              </w:rPr>
              <w:t>），偏移量</w:t>
            </w:r>
            <w:r w:rsidRPr="00585200">
              <w:rPr>
                <w:rFonts w:ascii="宋体" w:eastAsia="宋体" w:hAnsi="宋体" w:cs="Calibri"/>
                <w:color w:val="0000FF"/>
                <w:szCs w:val="28"/>
              </w:rPr>
              <w:t xml:space="preserve"> 0</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1 kohm/bit</w:t>
            </w:r>
            <w:r w:rsidR="00D21371" w:rsidRPr="00585200">
              <w:rPr>
                <w:rFonts w:ascii="宋体" w:eastAsia="宋体" w:hAnsi="宋体" w:cs="Calibri" w:hint="eastAsia"/>
                <w:color w:val="0000FF"/>
                <w:szCs w:val="28"/>
              </w:rPr>
              <w:t>；</w:t>
            </w:r>
          </w:p>
          <w:p w14:paraId="20AF58DC" w14:textId="69D13D74" w:rsidR="00636117" w:rsidRPr="00585200" w:rsidRDefault="00636117" w:rsidP="00636117">
            <w:pPr>
              <w:spacing w:after="0"/>
              <w:ind w:left="6" w:firstLine="0"/>
              <w:jc w:val="both"/>
              <w:rPr>
                <w:rFonts w:ascii="宋体" w:eastAsia="宋体" w:hAnsi="宋体" w:cs="Calibri"/>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01F0C3B2" w14:textId="77777777" w:rsidR="00636117" w:rsidRPr="00585200" w:rsidRDefault="00636117" w:rsidP="00636117">
            <w:pPr>
              <w:spacing w:after="0"/>
              <w:ind w:left="6" w:firstLine="0"/>
              <w:jc w:val="center"/>
              <w:rPr>
                <w:rFonts w:ascii="宋体" w:eastAsia="宋体" w:hAnsi="宋体" w:cs="Calibri"/>
                <w:color w:val="0000FF"/>
                <w:szCs w:val="28"/>
              </w:rPr>
            </w:pPr>
          </w:p>
        </w:tc>
      </w:tr>
      <w:tr w:rsidR="00585200" w:rsidRPr="00585200" w14:paraId="7111F315" w14:textId="77777777" w:rsidTr="00DF5B7A">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EA2E7A" w14:textId="629756E1" w:rsidR="00DF5B7A" w:rsidRPr="00585200" w:rsidRDefault="00DF5B7A" w:rsidP="00D05B3B">
            <w:pPr>
              <w:spacing w:after="0"/>
              <w:ind w:left="3" w:firstLine="0"/>
              <w:jc w:val="center"/>
              <w:rPr>
                <w:rFonts w:ascii="宋体" w:eastAsia="宋体" w:hAnsi="宋体" w:cs="Calibri"/>
                <w:color w:val="0000FF"/>
                <w:szCs w:val="28"/>
              </w:rPr>
            </w:pPr>
            <w:r w:rsidRPr="00585200">
              <w:rPr>
                <w:rFonts w:ascii="宋体" w:eastAsia="宋体" w:hAnsi="宋体" w:cs="Calibri" w:hint="eastAsia"/>
                <w:color w:val="0000FF"/>
                <w:szCs w:val="28"/>
              </w:rPr>
              <w:t>1</w:t>
            </w:r>
            <w:r w:rsidRPr="00585200">
              <w:rPr>
                <w:rFonts w:ascii="宋体" w:eastAsia="宋体" w:hAnsi="宋体" w:cs="Calibri"/>
                <w:color w:val="0000FF"/>
                <w:szCs w:val="28"/>
              </w:rPr>
              <w:t>5</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05CE0C" w14:textId="0883E00B" w:rsidR="00DF5B7A" w:rsidRPr="00585200" w:rsidRDefault="00DF5B7A" w:rsidP="00D05B3B">
            <w:pPr>
              <w:spacing w:after="0"/>
              <w:ind w:left="1" w:firstLine="0"/>
              <w:jc w:val="center"/>
              <w:rPr>
                <w:rFonts w:ascii="宋体" w:eastAsia="宋体" w:hAnsi="宋体" w:cs="宋体"/>
                <w:color w:val="0000FF"/>
                <w:szCs w:val="28"/>
              </w:rPr>
            </w:pPr>
            <w:r w:rsidRPr="00585200">
              <w:rPr>
                <w:rFonts w:ascii="宋体" w:eastAsia="宋体" w:hAnsi="宋体" w:cs="宋体" w:hint="eastAsia"/>
                <w:color w:val="0000FF"/>
                <w:szCs w:val="28"/>
              </w:rPr>
              <w:t>电池端高压（主继电器内侧）</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BE6006" w14:textId="0435E843" w:rsidR="00DF5B7A" w:rsidRPr="00585200" w:rsidRDefault="00DF5B7A" w:rsidP="00D05B3B">
            <w:pPr>
              <w:spacing w:after="0"/>
              <w:ind w:left="5" w:firstLine="0"/>
              <w:jc w:val="center"/>
              <w:rPr>
                <w:rFonts w:ascii="宋体" w:eastAsia="宋体" w:hAnsi="宋体" w:cs="Calibri"/>
                <w:color w:val="0000FF"/>
                <w:szCs w:val="28"/>
              </w:rPr>
            </w:pPr>
            <w:r w:rsidRPr="00585200">
              <w:rPr>
                <w:rFonts w:ascii="宋体" w:eastAsia="宋体" w:hAnsi="宋体" w:cs="Calibri" w:hint="eastAsia"/>
                <w:color w:val="0000FF"/>
                <w:szCs w:val="28"/>
              </w:rPr>
              <w:t>2</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1F815B" w14:textId="111C18CB" w:rsidR="00DF5B7A" w:rsidRPr="00585200" w:rsidRDefault="00DF5B7A" w:rsidP="00DF5B7A">
            <w:pPr>
              <w:spacing w:after="0"/>
              <w:ind w:left="6" w:firstLine="0"/>
              <w:jc w:val="both"/>
              <w:rPr>
                <w:rFonts w:ascii="宋体" w:eastAsia="宋体" w:hAnsi="宋体" w:cs="Calibri"/>
                <w:color w:val="0000FF"/>
                <w:szCs w:val="28"/>
              </w:rPr>
            </w:pPr>
            <w:r w:rsidRPr="00585200">
              <w:rPr>
                <w:rFonts w:ascii="宋体" w:eastAsia="宋体" w:hAnsi="宋体" w:cs="Calibri" w:hint="eastAsia"/>
                <w:color w:val="0000FF"/>
                <w:szCs w:val="28"/>
              </w:rPr>
              <w:t>有效值</w:t>
            </w:r>
            <w:r w:rsidRPr="00585200">
              <w:rPr>
                <w:rFonts w:ascii="宋体" w:eastAsia="宋体" w:hAnsi="宋体" w:cs="Calibri"/>
                <w:color w:val="0000FF"/>
                <w:szCs w:val="28"/>
              </w:rPr>
              <w:t xml:space="preserve"> 0~6553</w:t>
            </w:r>
            <w:r w:rsidR="00636117" w:rsidRPr="00585200">
              <w:rPr>
                <w:rFonts w:ascii="宋体" w:eastAsia="宋体" w:hAnsi="宋体" w:cs="Calibri"/>
                <w:color w:val="0000FF"/>
                <w:szCs w:val="28"/>
              </w:rPr>
              <w:t>4</w:t>
            </w:r>
            <w:r w:rsidRPr="00585200">
              <w:rPr>
                <w:rFonts w:ascii="宋体" w:eastAsia="宋体" w:hAnsi="宋体" w:cs="Calibri" w:hint="eastAsia"/>
                <w:color w:val="0000FF"/>
                <w:szCs w:val="28"/>
              </w:rPr>
              <w:t>，单位</w:t>
            </w:r>
            <w:r w:rsidRPr="00585200">
              <w:rPr>
                <w:rFonts w:ascii="宋体" w:eastAsia="宋体" w:hAnsi="宋体" w:cs="Calibri"/>
                <w:color w:val="0000FF"/>
                <w:szCs w:val="28"/>
              </w:rPr>
              <w:t xml:space="preserve"> V</w:t>
            </w:r>
            <w:r w:rsidRPr="00585200">
              <w:rPr>
                <w:rFonts w:ascii="宋体" w:eastAsia="宋体" w:hAnsi="宋体" w:cs="Calibri" w:hint="eastAsia"/>
                <w:color w:val="0000FF"/>
                <w:szCs w:val="28"/>
              </w:rPr>
              <w:t>，范围（</w:t>
            </w:r>
            <w:r w:rsidRPr="00585200">
              <w:rPr>
                <w:rFonts w:ascii="宋体" w:eastAsia="宋体" w:hAnsi="宋体" w:cs="Calibri"/>
                <w:color w:val="0000FF"/>
                <w:szCs w:val="28"/>
              </w:rPr>
              <w:t>0~6553.</w:t>
            </w:r>
            <w:r w:rsidR="00636117" w:rsidRPr="00585200">
              <w:rPr>
                <w:rFonts w:ascii="宋体" w:eastAsia="宋体" w:hAnsi="宋体" w:cs="Calibri"/>
                <w:color w:val="0000FF"/>
                <w:szCs w:val="28"/>
              </w:rPr>
              <w:t>4</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V</w:t>
            </w:r>
            <w:r w:rsidRPr="00585200">
              <w:rPr>
                <w:rFonts w:ascii="宋体" w:eastAsia="宋体" w:hAnsi="宋体" w:cs="Calibri" w:hint="eastAsia"/>
                <w:color w:val="0000FF"/>
                <w:szCs w:val="28"/>
              </w:rPr>
              <w:t>，偏移量</w:t>
            </w:r>
            <w:r w:rsidRPr="00585200">
              <w:rPr>
                <w:rFonts w:ascii="宋体" w:eastAsia="宋体" w:hAnsi="宋体" w:cs="Calibri"/>
                <w:color w:val="0000FF"/>
                <w:szCs w:val="28"/>
              </w:rPr>
              <w:t xml:space="preserve"> 0</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0.1V/bit</w:t>
            </w:r>
            <w:r w:rsidR="00636117" w:rsidRPr="00585200">
              <w:rPr>
                <w:rFonts w:ascii="宋体" w:eastAsia="宋体" w:hAnsi="宋体" w:cs="Calibri" w:hint="eastAsia"/>
                <w:color w:val="0000FF"/>
                <w:szCs w:val="28"/>
              </w:rPr>
              <w:t>；</w:t>
            </w:r>
          </w:p>
          <w:p w14:paraId="0376B2D4" w14:textId="606C308D" w:rsidR="00636117" w:rsidRPr="00585200" w:rsidRDefault="00636117" w:rsidP="00DF5B7A">
            <w:pPr>
              <w:spacing w:after="0"/>
              <w:ind w:left="6" w:firstLine="0"/>
              <w:jc w:val="both"/>
              <w:rPr>
                <w:rFonts w:ascii="宋体" w:eastAsia="宋体" w:hAnsi="宋体" w:cs="Calibri"/>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7BB73106" w14:textId="77777777" w:rsidR="00DF5B7A" w:rsidRPr="00585200" w:rsidRDefault="00DF5B7A" w:rsidP="00D05B3B">
            <w:pPr>
              <w:spacing w:after="0"/>
              <w:ind w:left="6" w:firstLine="0"/>
              <w:jc w:val="center"/>
              <w:rPr>
                <w:rFonts w:ascii="宋体" w:eastAsia="宋体" w:hAnsi="宋体" w:cs="Calibri"/>
                <w:color w:val="0000FF"/>
                <w:szCs w:val="28"/>
              </w:rPr>
            </w:pPr>
          </w:p>
        </w:tc>
      </w:tr>
      <w:tr w:rsidR="00585200" w:rsidRPr="00585200" w14:paraId="0BD34B91" w14:textId="77777777" w:rsidTr="00DF5B7A">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8E04A1" w14:textId="045FB48E" w:rsidR="00D21371" w:rsidRPr="00585200" w:rsidRDefault="00D21371" w:rsidP="00D21371">
            <w:pPr>
              <w:spacing w:after="0"/>
              <w:ind w:left="3" w:firstLine="0"/>
              <w:jc w:val="center"/>
              <w:rPr>
                <w:rFonts w:ascii="宋体" w:eastAsia="宋体" w:hAnsi="宋体" w:cs="Calibri"/>
                <w:color w:val="0000FF"/>
                <w:szCs w:val="28"/>
              </w:rPr>
            </w:pPr>
            <w:r w:rsidRPr="00585200">
              <w:rPr>
                <w:rFonts w:ascii="宋体" w:eastAsia="宋体" w:hAnsi="宋体" w:cs="Calibri" w:hint="eastAsia"/>
                <w:color w:val="0000FF"/>
                <w:szCs w:val="28"/>
              </w:rPr>
              <w:t>1</w:t>
            </w:r>
            <w:r w:rsidRPr="00585200">
              <w:rPr>
                <w:rFonts w:ascii="宋体" w:eastAsia="宋体" w:hAnsi="宋体" w:cs="Calibri"/>
                <w:color w:val="0000FF"/>
                <w:szCs w:val="28"/>
              </w:rPr>
              <w:t>6</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5483AF" w14:textId="14199A3F" w:rsidR="00D21371" w:rsidRPr="00585200" w:rsidRDefault="00D21371" w:rsidP="00D21371">
            <w:pPr>
              <w:spacing w:after="0"/>
              <w:ind w:left="1" w:firstLine="0"/>
              <w:jc w:val="center"/>
              <w:rPr>
                <w:rFonts w:ascii="宋体" w:eastAsia="宋体" w:hAnsi="宋体" w:cs="宋体"/>
                <w:color w:val="0000FF"/>
                <w:szCs w:val="28"/>
              </w:rPr>
            </w:pPr>
            <w:r w:rsidRPr="00585200">
              <w:rPr>
                <w:rFonts w:ascii="宋体" w:eastAsia="宋体" w:hAnsi="宋体" w:cs="宋体" w:hint="eastAsia"/>
                <w:color w:val="0000FF"/>
                <w:szCs w:val="28"/>
              </w:rPr>
              <w:t>母线端高压（主继电器外侧）</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4C9954" w14:textId="7AFDFDE1" w:rsidR="00D21371" w:rsidRPr="00585200" w:rsidRDefault="00D21371" w:rsidP="00D21371">
            <w:pPr>
              <w:spacing w:after="0"/>
              <w:ind w:left="5" w:firstLine="0"/>
              <w:jc w:val="center"/>
              <w:rPr>
                <w:rFonts w:ascii="宋体" w:eastAsia="宋体" w:hAnsi="宋体" w:cs="Calibri"/>
                <w:color w:val="0000FF"/>
                <w:szCs w:val="28"/>
              </w:rPr>
            </w:pPr>
            <w:r w:rsidRPr="00585200">
              <w:rPr>
                <w:rFonts w:ascii="宋体" w:eastAsia="宋体" w:hAnsi="宋体" w:cs="Calibri" w:hint="eastAsia"/>
                <w:color w:val="0000FF"/>
                <w:szCs w:val="28"/>
              </w:rPr>
              <w:t>2</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78BBDE" w14:textId="77777777" w:rsidR="00D21371" w:rsidRPr="00585200" w:rsidRDefault="00D21371" w:rsidP="00D21371">
            <w:pPr>
              <w:spacing w:after="0"/>
              <w:ind w:left="6" w:firstLine="0"/>
              <w:jc w:val="both"/>
              <w:rPr>
                <w:rFonts w:ascii="宋体" w:eastAsia="宋体" w:hAnsi="宋体" w:cs="Calibri"/>
                <w:color w:val="0000FF"/>
                <w:szCs w:val="28"/>
              </w:rPr>
            </w:pPr>
            <w:r w:rsidRPr="00585200">
              <w:rPr>
                <w:rFonts w:ascii="宋体" w:eastAsia="宋体" w:hAnsi="宋体" w:cs="Calibri" w:hint="eastAsia"/>
                <w:color w:val="0000FF"/>
                <w:szCs w:val="28"/>
              </w:rPr>
              <w:t>有效值</w:t>
            </w:r>
            <w:r w:rsidRPr="00585200">
              <w:rPr>
                <w:rFonts w:ascii="宋体" w:eastAsia="宋体" w:hAnsi="宋体" w:cs="Calibri"/>
                <w:color w:val="0000FF"/>
                <w:szCs w:val="28"/>
              </w:rPr>
              <w:t xml:space="preserve"> 0~65534</w:t>
            </w:r>
            <w:r w:rsidRPr="00585200">
              <w:rPr>
                <w:rFonts w:ascii="宋体" w:eastAsia="宋体" w:hAnsi="宋体" w:cs="Calibri" w:hint="eastAsia"/>
                <w:color w:val="0000FF"/>
                <w:szCs w:val="28"/>
              </w:rPr>
              <w:t>，单位</w:t>
            </w:r>
            <w:r w:rsidRPr="00585200">
              <w:rPr>
                <w:rFonts w:ascii="宋体" w:eastAsia="宋体" w:hAnsi="宋体" w:cs="Calibri"/>
                <w:color w:val="0000FF"/>
                <w:szCs w:val="28"/>
              </w:rPr>
              <w:t xml:space="preserve"> V</w:t>
            </w:r>
            <w:r w:rsidRPr="00585200">
              <w:rPr>
                <w:rFonts w:ascii="宋体" w:eastAsia="宋体" w:hAnsi="宋体" w:cs="Calibri" w:hint="eastAsia"/>
                <w:color w:val="0000FF"/>
                <w:szCs w:val="28"/>
              </w:rPr>
              <w:t>，范围（</w:t>
            </w:r>
            <w:r w:rsidRPr="00585200">
              <w:rPr>
                <w:rFonts w:ascii="宋体" w:eastAsia="宋体" w:hAnsi="宋体" w:cs="Calibri"/>
                <w:color w:val="0000FF"/>
                <w:szCs w:val="28"/>
              </w:rPr>
              <w:t>0~6553.4</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V</w:t>
            </w:r>
            <w:r w:rsidRPr="00585200">
              <w:rPr>
                <w:rFonts w:ascii="宋体" w:eastAsia="宋体" w:hAnsi="宋体" w:cs="Calibri" w:hint="eastAsia"/>
                <w:color w:val="0000FF"/>
                <w:szCs w:val="28"/>
              </w:rPr>
              <w:t>，偏移量</w:t>
            </w:r>
            <w:r w:rsidRPr="00585200">
              <w:rPr>
                <w:rFonts w:ascii="宋体" w:eastAsia="宋体" w:hAnsi="宋体" w:cs="Calibri"/>
                <w:color w:val="0000FF"/>
                <w:szCs w:val="28"/>
              </w:rPr>
              <w:t xml:space="preserve"> 0</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0.1V/bit</w:t>
            </w:r>
            <w:r w:rsidRPr="00585200">
              <w:rPr>
                <w:rFonts w:ascii="宋体" w:eastAsia="宋体" w:hAnsi="宋体" w:cs="Calibri" w:hint="eastAsia"/>
                <w:color w:val="0000FF"/>
                <w:szCs w:val="28"/>
              </w:rPr>
              <w:t>；</w:t>
            </w:r>
          </w:p>
          <w:p w14:paraId="2FA313AB" w14:textId="4ACC1C66" w:rsidR="00D21371" w:rsidRPr="00585200" w:rsidRDefault="00D21371" w:rsidP="00D21371">
            <w:pPr>
              <w:spacing w:after="0"/>
              <w:ind w:left="6" w:firstLine="0"/>
              <w:jc w:val="both"/>
              <w:rPr>
                <w:rFonts w:ascii="宋体" w:eastAsia="宋体" w:hAnsi="宋体" w:cs="Calibri"/>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1E364D08" w14:textId="77777777" w:rsidR="00D21371" w:rsidRPr="00585200" w:rsidRDefault="00D21371" w:rsidP="00D21371">
            <w:pPr>
              <w:spacing w:after="0"/>
              <w:ind w:left="6" w:firstLine="0"/>
              <w:jc w:val="center"/>
              <w:rPr>
                <w:rFonts w:ascii="宋体" w:eastAsia="宋体" w:hAnsi="宋体" w:cs="Calibri"/>
                <w:color w:val="0000FF"/>
                <w:szCs w:val="28"/>
              </w:rPr>
            </w:pPr>
          </w:p>
        </w:tc>
      </w:tr>
      <w:tr w:rsidR="00585200" w:rsidRPr="00585200" w14:paraId="1D6B262C" w14:textId="77777777" w:rsidTr="00DF5B7A">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BCB3A1" w14:textId="623448EA" w:rsidR="00DF5B7A" w:rsidRPr="00585200" w:rsidRDefault="00DF5B7A" w:rsidP="00D05B3B">
            <w:pPr>
              <w:spacing w:after="0"/>
              <w:ind w:left="3" w:firstLine="0"/>
              <w:jc w:val="center"/>
              <w:rPr>
                <w:rFonts w:ascii="宋体" w:eastAsia="宋体" w:hAnsi="宋体" w:cs="Calibri"/>
                <w:color w:val="0000FF"/>
                <w:szCs w:val="28"/>
              </w:rPr>
            </w:pPr>
            <w:r w:rsidRPr="00585200">
              <w:rPr>
                <w:rFonts w:ascii="宋体" w:eastAsia="宋体" w:hAnsi="宋体" w:cs="Calibri" w:hint="eastAsia"/>
                <w:color w:val="0000FF"/>
                <w:szCs w:val="28"/>
              </w:rPr>
              <w:t>1</w:t>
            </w:r>
            <w:r w:rsidRPr="00585200">
              <w:rPr>
                <w:rFonts w:ascii="宋体" w:eastAsia="宋体" w:hAnsi="宋体" w:cs="Calibri"/>
                <w:color w:val="0000FF"/>
                <w:szCs w:val="28"/>
              </w:rPr>
              <w:t>7</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44175C" w14:textId="6CC8120D" w:rsidR="00DF5B7A" w:rsidRPr="00585200" w:rsidRDefault="00DF5B7A" w:rsidP="00D05B3B">
            <w:pPr>
              <w:spacing w:after="0"/>
              <w:ind w:left="1" w:firstLine="0"/>
              <w:jc w:val="center"/>
              <w:rPr>
                <w:rFonts w:ascii="宋体" w:eastAsia="宋体" w:hAnsi="宋体" w:cs="宋体"/>
                <w:color w:val="0000FF"/>
                <w:szCs w:val="28"/>
              </w:rPr>
            </w:pPr>
            <w:r w:rsidRPr="00585200">
              <w:rPr>
                <w:rFonts w:ascii="宋体" w:eastAsia="宋体" w:hAnsi="宋体" w:cs="宋体" w:hint="eastAsia"/>
                <w:color w:val="0000FF"/>
                <w:szCs w:val="28"/>
              </w:rPr>
              <w:t>电芯电压最大值</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40DF2B" w14:textId="532A40DB" w:rsidR="00DF5B7A" w:rsidRPr="00585200" w:rsidRDefault="00DF5B7A" w:rsidP="00D05B3B">
            <w:pPr>
              <w:spacing w:after="0"/>
              <w:ind w:left="5" w:firstLine="0"/>
              <w:jc w:val="center"/>
              <w:rPr>
                <w:rFonts w:ascii="宋体" w:eastAsia="宋体" w:hAnsi="宋体" w:cs="Calibri"/>
                <w:color w:val="0000FF"/>
                <w:szCs w:val="28"/>
              </w:rPr>
            </w:pPr>
            <w:r w:rsidRPr="00585200">
              <w:rPr>
                <w:rFonts w:ascii="宋体" w:eastAsia="宋体" w:hAnsi="宋体" w:cs="Calibri" w:hint="eastAsia"/>
                <w:color w:val="0000FF"/>
                <w:szCs w:val="28"/>
              </w:rPr>
              <w:t>2</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71896E" w14:textId="18C3BE32" w:rsidR="00DF5B7A" w:rsidRPr="00585200" w:rsidRDefault="00DF5B7A" w:rsidP="00DF5B7A">
            <w:pPr>
              <w:spacing w:after="0"/>
              <w:ind w:left="6" w:firstLine="0"/>
              <w:jc w:val="both"/>
              <w:rPr>
                <w:rFonts w:ascii="宋体" w:eastAsia="宋体" w:hAnsi="宋体" w:cs="Calibri"/>
                <w:color w:val="0000FF"/>
                <w:szCs w:val="28"/>
              </w:rPr>
            </w:pPr>
            <w:r w:rsidRPr="00585200">
              <w:rPr>
                <w:rFonts w:ascii="宋体" w:eastAsia="宋体" w:hAnsi="宋体" w:cs="Calibri" w:hint="eastAsia"/>
                <w:color w:val="0000FF"/>
                <w:szCs w:val="28"/>
              </w:rPr>
              <w:t>有效值</w:t>
            </w:r>
            <w:r w:rsidRPr="00585200">
              <w:rPr>
                <w:rFonts w:ascii="宋体" w:eastAsia="宋体" w:hAnsi="宋体" w:cs="Calibri"/>
                <w:color w:val="0000FF"/>
                <w:szCs w:val="28"/>
              </w:rPr>
              <w:t xml:space="preserve"> 0~6553</w:t>
            </w:r>
            <w:r w:rsidR="00D21371" w:rsidRPr="00585200">
              <w:rPr>
                <w:rFonts w:ascii="宋体" w:eastAsia="宋体" w:hAnsi="宋体" w:cs="Calibri"/>
                <w:color w:val="0000FF"/>
                <w:szCs w:val="28"/>
              </w:rPr>
              <w:t>4</w:t>
            </w:r>
            <w:r w:rsidRPr="00585200">
              <w:rPr>
                <w:rFonts w:ascii="宋体" w:eastAsia="宋体" w:hAnsi="宋体" w:cs="Calibri" w:hint="eastAsia"/>
                <w:color w:val="0000FF"/>
                <w:szCs w:val="28"/>
              </w:rPr>
              <w:t>，单位</w:t>
            </w:r>
            <w:r w:rsidRPr="00585200">
              <w:rPr>
                <w:rFonts w:ascii="宋体" w:eastAsia="宋体" w:hAnsi="宋体" w:cs="Calibri"/>
                <w:color w:val="0000FF"/>
                <w:szCs w:val="28"/>
              </w:rPr>
              <w:t>V</w:t>
            </w:r>
            <w:r w:rsidRPr="00585200">
              <w:rPr>
                <w:rFonts w:ascii="宋体" w:eastAsia="宋体" w:hAnsi="宋体" w:cs="Calibri" w:hint="eastAsia"/>
                <w:color w:val="0000FF"/>
                <w:szCs w:val="28"/>
              </w:rPr>
              <w:t>，范围（</w:t>
            </w:r>
            <w:r w:rsidRPr="00585200">
              <w:rPr>
                <w:rFonts w:ascii="宋体" w:eastAsia="宋体" w:hAnsi="宋体" w:cs="Calibri"/>
                <w:color w:val="0000FF"/>
                <w:szCs w:val="28"/>
              </w:rPr>
              <w:t>0~65.53</w:t>
            </w:r>
            <w:r w:rsidR="00D21371" w:rsidRPr="00585200">
              <w:rPr>
                <w:rFonts w:ascii="宋体" w:eastAsia="宋体" w:hAnsi="宋体" w:cs="Calibri"/>
                <w:color w:val="0000FF"/>
                <w:szCs w:val="28"/>
              </w:rPr>
              <w:t>4</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V</w:t>
            </w:r>
            <w:r w:rsidRPr="00585200">
              <w:rPr>
                <w:rFonts w:ascii="宋体" w:eastAsia="宋体" w:hAnsi="宋体" w:cs="Calibri" w:hint="eastAsia"/>
                <w:color w:val="0000FF"/>
                <w:szCs w:val="28"/>
              </w:rPr>
              <w:t>，偏移量</w:t>
            </w:r>
            <w:r w:rsidRPr="00585200">
              <w:rPr>
                <w:rFonts w:ascii="宋体" w:eastAsia="宋体" w:hAnsi="宋体" w:cs="Calibri"/>
                <w:color w:val="0000FF"/>
                <w:szCs w:val="28"/>
              </w:rPr>
              <w:t xml:space="preserve"> 0</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0.001V/bit</w:t>
            </w:r>
            <w:r w:rsidR="00D21371" w:rsidRPr="00585200">
              <w:rPr>
                <w:rFonts w:ascii="宋体" w:eastAsia="宋体" w:hAnsi="宋体" w:cs="Calibri" w:hint="eastAsia"/>
                <w:color w:val="0000FF"/>
                <w:szCs w:val="28"/>
              </w:rPr>
              <w:t>；</w:t>
            </w:r>
          </w:p>
          <w:p w14:paraId="5DBE37AE" w14:textId="7FF1A1BD" w:rsidR="00D21371" w:rsidRPr="00585200" w:rsidRDefault="00D21371" w:rsidP="00DF5B7A">
            <w:pPr>
              <w:spacing w:after="0"/>
              <w:ind w:left="6" w:firstLine="0"/>
              <w:jc w:val="both"/>
              <w:rPr>
                <w:rFonts w:ascii="宋体" w:eastAsia="宋体" w:hAnsi="宋体" w:cs="Calibri"/>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656AFDDA" w14:textId="77777777" w:rsidR="00DF5B7A" w:rsidRPr="00585200" w:rsidRDefault="00DF5B7A" w:rsidP="00D05B3B">
            <w:pPr>
              <w:spacing w:after="0"/>
              <w:ind w:left="6" w:firstLine="0"/>
              <w:jc w:val="center"/>
              <w:rPr>
                <w:rFonts w:ascii="宋体" w:eastAsia="宋体" w:hAnsi="宋体" w:cs="Calibri"/>
                <w:color w:val="0000FF"/>
                <w:szCs w:val="28"/>
              </w:rPr>
            </w:pPr>
          </w:p>
        </w:tc>
      </w:tr>
      <w:tr w:rsidR="00585200" w:rsidRPr="00585200" w14:paraId="5C8CD202" w14:textId="77777777" w:rsidTr="00DF5B7A">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6007EA" w14:textId="5143E9A0" w:rsidR="00D21371" w:rsidRPr="00585200" w:rsidRDefault="00D21371" w:rsidP="00D21371">
            <w:pPr>
              <w:spacing w:after="0"/>
              <w:ind w:left="3" w:firstLine="0"/>
              <w:jc w:val="center"/>
              <w:rPr>
                <w:rFonts w:ascii="宋体" w:eastAsia="宋体" w:hAnsi="宋体" w:cs="Calibri"/>
                <w:color w:val="0000FF"/>
                <w:szCs w:val="28"/>
              </w:rPr>
            </w:pPr>
            <w:r w:rsidRPr="00585200">
              <w:rPr>
                <w:rFonts w:ascii="宋体" w:eastAsia="宋体" w:hAnsi="宋体" w:cs="Calibri" w:hint="eastAsia"/>
                <w:color w:val="0000FF"/>
                <w:szCs w:val="28"/>
              </w:rPr>
              <w:t>1</w:t>
            </w:r>
            <w:r w:rsidRPr="00585200">
              <w:rPr>
                <w:rFonts w:ascii="宋体" w:eastAsia="宋体" w:hAnsi="宋体" w:cs="Calibri"/>
                <w:color w:val="0000FF"/>
                <w:szCs w:val="28"/>
              </w:rPr>
              <w:t>8</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1C533A" w14:textId="45463A31" w:rsidR="00D21371" w:rsidRPr="00585200" w:rsidRDefault="00D21371" w:rsidP="00D21371">
            <w:pPr>
              <w:spacing w:after="0"/>
              <w:ind w:left="1" w:firstLine="0"/>
              <w:jc w:val="center"/>
              <w:rPr>
                <w:rFonts w:ascii="宋体" w:eastAsia="宋体" w:hAnsi="宋体" w:cs="宋体"/>
                <w:color w:val="0000FF"/>
                <w:szCs w:val="28"/>
              </w:rPr>
            </w:pPr>
            <w:r w:rsidRPr="00585200">
              <w:rPr>
                <w:rFonts w:ascii="宋体" w:eastAsia="宋体" w:hAnsi="宋体" w:cs="宋体" w:hint="eastAsia"/>
                <w:color w:val="0000FF"/>
                <w:szCs w:val="28"/>
              </w:rPr>
              <w:t>电</w:t>
            </w:r>
            <w:proofErr w:type="gramStart"/>
            <w:r w:rsidRPr="00585200">
              <w:rPr>
                <w:rFonts w:ascii="宋体" w:eastAsia="宋体" w:hAnsi="宋体" w:cs="宋体" w:hint="eastAsia"/>
                <w:color w:val="0000FF"/>
                <w:szCs w:val="28"/>
              </w:rPr>
              <w:t>芯电压平</w:t>
            </w:r>
            <w:proofErr w:type="gramEnd"/>
            <w:r w:rsidRPr="00585200">
              <w:rPr>
                <w:rFonts w:ascii="宋体" w:eastAsia="宋体" w:hAnsi="宋体" w:cs="宋体" w:hint="eastAsia"/>
                <w:color w:val="0000FF"/>
                <w:szCs w:val="28"/>
              </w:rPr>
              <w:t>均值</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B1D340" w14:textId="2090391A" w:rsidR="00D21371" w:rsidRPr="00585200" w:rsidRDefault="00D21371" w:rsidP="00D21371">
            <w:pPr>
              <w:spacing w:after="0"/>
              <w:ind w:left="5" w:firstLine="0"/>
              <w:jc w:val="center"/>
              <w:rPr>
                <w:rFonts w:ascii="宋体" w:eastAsia="宋体" w:hAnsi="宋体" w:cs="Calibri"/>
                <w:color w:val="0000FF"/>
                <w:szCs w:val="28"/>
              </w:rPr>
            </w:pPr>
            <w:r w:rsidRPr="00585200">
              <w:rPr>
                <w:rFonts w:ascii="宋体" w:eastAsia="宋体" w:hAnsi="宋体" w:cs="Calibri" w:hint="eastAsia"/>
                <w:color w:val="0000FF"/>
                <w:szCs w:val="28"/>
              </w:rPr>
              <w:t>2</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869E30" w14:textId="77777777" w:rsidR="00D21371" w:rsidRPr="00585200" w:rsidRDefault="00D21371" w:rsidP="00D21371">
            <w:pPr>
              <w:spacing w:after="0"/>
              <w:ind w:left="6" w:firstLine="0"/>
              <w:jc w:val="both"/>
              <w:rPr>
                <w:rFonts w:ascii="宋体" w:eastAsia="宋体" w:hAnsi="宋体" w:cs="Calibri"/>
                <w:color w:val="0000FF"/>
                <w:szCs w:val="28"/>
              </w:rPr>
            </w:pPr>
            <w:r w:rsidRPr="00585200">
              <w:rPr>
                <w:rFonts w:ascii="宋体" w:eastAsia="宋体" w:hAnsi="宋体" w:cs="Calibri" w:hint="eastAsia"/>
                <w:color w:val="0000FF"/>
                <w:szCs w:val="28"/>
              </w:rPr>
              <w:t>有效值</w:t>
            </w:r>
            <w:r w:rsidRPr="00585200">
              <w:rPr>
                <w:rFonts w:ascii="宋体" w:eastAsia="宋体" w:hAnsi="宋体" w:cs="Calibri"/>
                <w:color w:val="0000FF"/>
                <w:szCs w:val="28"/>
              </w:rPr>
              <w:t xml:space="preserve"> 0~65534</w:t>
            </w:r>
            <w:r w:rsidRPr="00585200">
              <w:rPr>
                <w:rFonts w:ascii="宋体" w:eastAsia="宋体" w:hAnsi="宋体" w:cs="Calibri" w:hint="eastAsia"/>
                <w:color w:val="0000FF"/>
                <w:szCs w:val="28"/>
              </w:rPr>
              <w:t>，单位</w:t>
            </w:r>
            <w:r w:rsidRPr="00585200">
              <w:rPr>
                <w:rFonts w:ascii="宋体" w:eastAsia="宋体" w:hAnsi="宋体" w:cs="Calibri"/>
                <w:color w:val="0000FF"/>
                <w:szCs w:val="28"/>
              </w:rPr>
              <w:t>V</w:t>
            </w:r>
            <w:r w:rsidRPr="00585200">
              <w:rPr>
                <w:rFonts w:ascii="宋体" w:eastAsia="宋体" w:hAnsi="宋体" w:cs="Calibri" w:hint="eastAsia"/>
                <w:color w:val="0000FF"/>
                <w:szCs w:val="28"/>
              </w:rPr>
              <w:t>，范围（</w:t>
            </w:r>
            <w:r w:rsidRPr="00585200">
              <w:rPr>
                <w:rFonts w:ascii="宋体" w:eastAsia="宋体" w:hAnsi="宋体" w:cs="Calibri"/>
                <w:color w:val="0000FF"/>
                <w:szCs w:val="28"/>
              </w:rPr>
              <w:t>0~65.534</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V</w:t>
            </w:r>
            <w:r w:rsidRPr="00585200">
              <w:rPr>
                <w:rFonts w:ascii="宋体" w:eastAsia="宋体" w:hAnsi="宋体" w:cs="Calibri" w:hint="eastAsia"/>
                <w:color w:val="0000FF"/>
                <w:szCs w:val="28"/>
              </w:rPr>
              <w:t>，偏移量</w:t>
            </w:r>
            <w:r w:rsidRPr="00585200">
              <w:rPr>
                <w:rFonts w:ascii="宋体" w:eastAsia="宋体" w:hAnsi="宋体" w:cs="Calibri"/>
                <w:color w:val="0000FF"/>
                <w:szCs w:val="28"/>
              </w:rPr>
              <w:t xml:space="preserve"> 0</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0.001V/bit</w:t>
            </w:r>
            <w:r w:rsidRPr="00585200">
              <w:rPr>
                <w:rFonts w:ascii="宋体" w:eastAsia="宋体" w:hAnsi="宋体" w:cs="Calibri" w:hint="eastAsia"/>
                <w:color w:val="0000FF"/>
                <w:szCs w:val="28"/>
              </w:rPr>
              <w:t>；</w:t>
            </w:r>
          </w:p>
          <w:p w14:paraId="2C022FC5" w14:textId="586F66A3" w:rsidR="00D21371" w:rsidRPr="00585200" w:rsidRDefault="00D21371" w:rsidP="00D21371">
            <w:pPr>
              <w:spacing w:after="0"/>
              <w:ind w:left="6" w:firstLine="0"/>
              <w:jc w:val="both"/>
              <w:rPr>
                <w:rFonts w:ascii="宋体" w:eastAsia="宋体" w:hAnsi="宋体" w:cs="Calibri"/>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6AEF5328" w14:textId="77777777" w:rsidR="00D21371" w:rsidRPr="00585200" w:rsidRDefault="00D21371" w:rsidP="00D21371">
            <w:pPr>
              <w:spacing w:after="0"/>
              <w:ind w:left="6" w:firstLine="0"/>
              <w:jc w:val="center"/>
              <w:rPr>
                <w:rFonts w:ascii="宋体" w:eastAsia="宋体" w:hAnsi="宋体" w:cs="Calibri"/>
                <w:color w:val="0000FF"/>
                <w:szCs w:val="28"/>
              </w:rPr>
            </w:pPr>
          </w:p>
        </w:tc>
      </w:tr>
      <w:tr w:rsidR="00585200" w:rsidRPr="00585200" w14:paraId="56CF32FC" w14:textId="77777777" w:rsidTr="00DF5B7A">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3152BC" w14:textId="6EF8F5D1" w:rsidR="00D21371" w:rsidRPr="00585200" w:rsidRDefault="00D21371" w:rsidP="00D21371">
            <w:pPr>
              <w:spacing w:after="0"/>
              <w:ind w:left="3" w:firstLine="0"/>
              <w:jc w:val="center"/>
              <w:rPr>
                <w:rFonts w:ascii="宋体" w:eastAsia="宋体" w:hAnsi="宋体" w:cs="Calibri"/>
                <w:color w:val="0000FF"/>
                <w:szCs w:val="28"/>
              </w:rPr>
            </w:pPr>
            <w:r w:rsidRPr="00585200">
              <w:rPr>
                <w:rFonts w:ascii="宋体" w:eastAsia="宋体" w:hAnsi="宋体" w:cs="Calibri" w:hint="eastAsia"/>
                <w:color w:val="0000FF"/>
                <w:szCs w:val="28"/>
              </w:rPr>
              <w:t>1</w:t>
            </w:r>
            <w:r w:rsidRPr="00585200">
              <w:rPr>
                <w:rFonts w:ascii="宋体" w:eastAsia="宋体" w:hAnsi="宋体" w:cs="Calibri"/>
                <w:color w:val="0000FF"/>
                <w:szCs w:val="28"/>
              </w:rPr>
              <w:t>9</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3FB457" w14:textId="1E5F4377" w:rsidR="00D21371" w:rsidRPr="00585200" w:rsidRDefault="00D21371" w:rsidP="00D21371">
            <w:pPr>
              <w:spacing w:after="0"/>
              <w:ind w:left="1" w:firstLine="0"/>
              <w:jc w:val="center"/>
              <w:rPr>
                <w:rFonts w:ascii="宋体" w:eastAsia="宋体" w:hAnsi="宋体" w:cs="宋体"/>
                <w:color w:val="0000FF"/>
                <w:szCs w:val="28"/>
              </w:rPr>
            </w:pPr>
            <w:r w:rsidRPr="00585200">
              <w:rPr>
                <w:rFonts w:ascii="宋体" w:eastAsia="宋体" w:hAnsi="宋体" w:cs="宋体" w:hint="eastAsia"/>
                <w:color w:val="0000FF"/>
                <w:szCs w:val="28"/>
              </w:rPr>
              <w:t>电芯电压最小值</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F6305E" w14:textId="79B86743" w:rsidR="00D21371" w:rsidRPr="00585200" w:rsidRDefault="00D21371" w:rsidP="00D21371">
            <w:pPr>
              <w:spacing w:after="0"/>
              <w:ind w:left="5" w:firstLine="0"/>
              <w:jc w:val="center"/>
              <w:rPr>
                <w:rFonts w:ascii="宋体" w:eastAsia="宋体" w:hAnsi="宋体" w:cs="Calibri"/>
                <w:color w:val="0000FF"/>
                <w:szCs w:val="28"/>
              </w:rPr>
            </w:pPr>
            <w:r w:rsidRPr="00585200">
              <w:rPr>
                <w:rFonts w:ascii="宋体" w:eastAsia="宋体" w:hAnsi="宋体" w:cs="Calibri" w:hint="eastAsia"/>
                <w:color w:val="0000FF"/>
                <w:szCs w:val="28"/>
              </w:rPr>
              <w:t>2</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BD72A77" w14:textId="77777777" w:rsidR="00D21371" w:rsidRPr="00585200" w:rsidRDefault="00D21371" w:rsidP="00D21371">
            <w:pPr>
              <w:spacing w:after="0"/>
              <w:ind w:left="6" w:firstLine="0"/>
              <w:jc w:val="both"/>
              <w:rPr>
                <w:rFonts w:ascii="宋体" w:eastAsia="宋体" w:hAnsi="宋体" w:cs="Calibri"/>
                <w:color w:val="0000FF"/>
                <w:szCs w:val="28"/>
              </w:rPr>
            </w:pPr>
            <w:r w:rsidRPr="00585200">
              <w:rPr>
                <w:rFonts w:ascii="宋体" w:eastAsia="宋体" w:hAnsi="宋体" w:cs="Calibri" w:hint="eastAsia"/>
                <w:color w:val="0000FF"/>
                <w:szCs w:val="28"/>
              </w:rPr>
              <w:t>有效值</w:t>
            </w:r>
            <w:r w:rsidRPr="00585200">
              <w:rPr>
                <w:rFonts w:ascii="宋体" w:eastAsia="宋体" w:hAnsi="宋体" w:cs="Calibri"/>
                <w:color w:val="0000FF"/>
                <w:szCs w:val="28"/>
              </w:rPr>
              <w:t xml:space="preserve"> 0~65534</w:t>
            </w:r>
            <w:r w:rsidRPr="00585200">
              <w:rPr>
                <w:rFonts w:ascii="宋体" w:eastAsia="宋体" w:hAnsi="宋体" w:cs="Calibri" w:hint="eastAsia"/>
                <w:color w:val="0000FF"/>
                <w:szCs w:val="28"/>
              </w:rPr>
              <w:t>，单位</w:t>
            </w:r>
            <w:r w:rsidRPr="00585200">
              <w:rPr>
                <w:rFonts w:ascii="宋体" w:eastAsia="宋体" w:hAnsi="宋体" w:cs="Calibri"/>
                <w:color w:val="0000FF"/>
                <w:szCs w:val="28"/>
              </w:rPr>
              <w:t>V</w:t>
            </w:r>
            <w:r w:rsidRPr="00585200">
              <w:rPr>
                <w:rFonts w:ascii="宋体" w:eastAsia="宋体" w:hAnsi="宋体" w:cs="Calibri" w:hint="eastAsia"/>
                <w:color w:val="0000FF"/>
                <w:szCs w:val="28"/>
              </w:rPr>
              <w:t>，范围（</w:t>
            </w:r>
            <w:r w:rsidRPr="00585200">
              <w:rPr>
                <w:rFonts w:ascii="宋体" w:eastAsia="宋体" w:hAnsi="宋体" w:cs="Calibri"/>
                <w:color w:val="0000FF"/>
                <w:szCs w:val="28"/>
              </w:rPr>
              <w:t>0~65.534</w:t>
            </w:r>
            <w:r w:rsidRPr="00585200">
              <w:rPr>
                <w:rFonts w:ascii="宋体" w:eastAsia="宋体" w:hAnsi="宋体" w:cs="Calibri" w:hint="eastAsia"/>
                <w:color w:val="0000FF"/>
                <w:szCs w:val="28"/>
              </w:rPr>
              <w:t>）</w:t>
            </w:r>
            <w:r w:rsidRPr="00585200">
              <w:rPr>
                <w:rFonts w:ascii="宋体" w:eastAsia="宋体" w:hAnsi="宋体" w:cs="Calibri"/>
                <w:color w:val="0000FF"/>
                <w:szCs w:val="28"/>
              </w:rPr>
              <w:t xml:space="preserve"> V</w:t>
            </w:r>
            <w:r w:rsidRPr="00585200">
              <w:rPr>
                <w:rFonts w:ascii="宋体" w:eastAsia="宋体" w:hAnsi="宋体" w:cs="Calibri" w:hint="eastAsia"/>
                <w:color w:val="0000FF"/>
                <w:szCs w:val="28"/>
              </w:rPr>
              <w:t>，偏移量</w:t>
            </w:r>
            <w:r w:rsidRPr="00585200">
              <w:rPr>
                <w:rFonts w:ascii="宋体" w:eastAsia="宋体" w:hAnsi="宋体" w:cs="Calibri"/>
                <w:color w:val="0000FF"/>
                <w:szCs w:val="28"/>
              </w:rPr>
              <w:t xml:space="preserve"> 0</w:t>
            </w:r>
            <w:r w:rsidRPr="00585200">
              <w:rPr>
                <w:rFonts w:ascii="宋体" w:eastAsia="宋体" w:hAnsi="宋体" w:cs="Calibri" w:hint="eastAsia"/>
                <w:color w:val="0000FF"/>
                <w:szCs w:val="28"/>
              </w:rPr>
              <w:t>，比例因子</w:t>
            </w:r>
            <w:r w:rsidRPr="00585200">
              <w:rPr>
                <w:rFonts w:ascii="宋体" w:eastAsia="宋体" w:hAnsi="宋体" w:cs="Calibri"/>
                <w:color w:val="0000FF"/>
                <w:szCs w:val="28"/>
              </w:rPr>
              <w:t xml:space="preserve"> 0.001V/bit</w:t>
            </w:r>
            <w:r w:rsidRPr="00585200">
              <w:rPr>
                <w:rFonts w:ascii="宋体" w:eastAsia="宋体" w:hAnsi="宋体" w:cs="Calibri" w:hint="eastAsia"/>
                <w:color w:val="0000FF"/>
                <w:szCs w:val="28"/>
              </w:rPr>
              <w:t>；</w:t>
            </w:r>
          </w:p>
          <w:p w14:paraId="33AA59EB" w14:textId="388510FD" w:rsidR="00D21371" w:rsidRPr="00585200" w:rsidRDefault="00D21371" w:rsidP="00D21371">
            <w:pPr>
              <w:spacing w:after="0"/>
              <w:ind w:left="6" w:firstLine="0"/>
              <w:jc w:val="both"/>
              <w:rPr>
                <w:rFonts w:ascii="宋体" w:eastAsia="宋体" w:hAnsi="宋体" w:cs="Calibri"/>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ffff:</w:t>
            </w:r>
            <w:r w:rsidRPr="00585200">
              <w:rPr>
                <w:rFonts w:ascii="宋体" w:eastAsia="宋体" w:hAnsi="宋体" w:cs="Calibri" w:hint="eastAsia"/>
                <w:color w:val="0000FF"/>
                <w:szCs w:val="28"/>
              </w:rPr>
              <w:t>无效</w:t>
            </w:r>
          </w:p>
        </w:tc>
        <w:tc>
          <w:tcPr>
            <w:tcW w:w="1164" w:type="pct"/>
            <w:tcBorders>
              <w:top w:val="single" w:sz="4" w:space="0" w:color="000000"/>
              <w:left w:val="single" w:sz="4" w:space="0" w:color="000000"/>
              <w:bottom w:val="single" w:sz="4" w:space="0" w:color="000000"/>
              <w:right w:val="single" w:sz="4" w:space="0" w:color="000000"/>
            </w:tcBorders>
          </w:tcPr>
          <w:p w14:paraId="2948690F" w14:textId="77777777" w:rsidR="00D21371" w:rsidRPr="00585200" w:rsidRDefault="00D21371" w:rsidP="00D21371">
            <w:pPr>
              <w:spacing w:after="0"/>
              <w:ind w:left="6" w:firstLine="0"/>
              <w:jc w:val="center"/>
              <w:rPr>
                <w:rFonts w:ascii="宋体" w:eastAsia="宋体" w:hAnsi="宋体" w:cs="Calibri"/>
                <w:color w:val="0000FF"/>
                <w:szCs w:val="28"/>
              </w:rPr>
            </w:pPr>
          </w:p>
        </w:tc>
      </w:tr>
      <w:tr w:rsidR="00585200" w:rsidRPr="00585200" w14:paraId="0B13C1BC" w14:textId="77777777" w:rsidTr="00FD2EEF">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A9D351" w14:textId="73306DCF" w:rsidR="00795848" w:rsidRPr="00585200" w:rsidRDefault="00795848" w:rsidP="00795848">
            <w:pPr>
              <w:spacing w:after="0"/>
              <w:ind w:left="3" w:firstLine="0"/>
              <w:jc w:val="center"/>
              <w:rPr>
                <w:rFonts w:ascii="宋体" w:eastAsia="宋体" w:hAnsi="宋体" w:cs="Calibri"/>
                <w:color w:val="0000FF"/>
                <w:szCs w:val="28"/>
              </w:rPr>
            </w:pPr>
            <w:r w:rsidRPr="00585200">
              <w:rPr>
                <w:rFonts w:ascii="宋体" w:eastAsia="宋体" w:hAnsi="宋体" w:cs="Calibri" w:hint="eastAsia"/>
                <w:color w:val="0000FF"/>
                <w:szCs w:val="28"/>
              </w:rPr>
              <w:t>2</w:t>
            </w:r>
            <w:r w:rsidR="005E6DB1" w:rsidRPr="00585200">
              <w:rPr>
                <w:rFonts w:ascii="宋体" w:eastAsia="宋体" w:hAnsi="宋体" w:cs="Calibri"/>
                <w:color w:val="0000FF"/>
                <w:szCs w:val="28"/>
              </w:rPr>
              <w:t>0</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1C9C40" w14:textId="667CDD01" w:rsidR="00795848" w:rsidRPr="00585200" w:rsidRDefault="00795848" w:rsidP="00795848">
            <w:pPr>
              <w:spacing w:after="0"/>
              <w:ind w:left="1" w:firstLine="0"/>
              <w:jc w:val="center"/>
              <w:rPr>
                <w:rFonts w:ascii="宋体" w:eastAsia="宋体" w:hAnsi="宋体" w:cs="宋体"/>
                <w:color w:val="0000FF"/>
                <w:szCs w:val="28"/>
              </w:rPr>
            </w:pPr>
            <w:r w:rsidRPr="00585200">
              <w:rPr>
                <w:rFonts w:ascii="宋体" w:eastAsia="宋体" w:hAnsi="宋体" w:cs="宋体" w:hint="eastAsia"/>
                <w:color w:val="0000FF"/>
                <w:szCs w:val="28"/>
              </w:rPr>
              <w:t>B</w:t>
            </w:r>
            <w:r w:rsidRPr="00585200">
              <w:rPr>
                <w:rFonts w:ascii="宋体" w:eastAsia="宋体" w:hAnsi="宋体" w:cs="宋体"/>
                <w:color w:val="0000FF"/>
                <w:szCs w:val="28"/>
              </w:rPr>
              <w:t>MS</w:t>
            </w:r>
            <w:r w:rsidRPr="00585200">
              <w:rPr>
                <w:rFonts w:ascii="宋体" w:eastAsia="宋体" w:hAnsi="宋体" w:cs="宋体" w:hint="eastAsia"/>
                <w:color w:val="0000FF"/>
                <w:szCs w:val="28"/>
              </w:rPr>
              <w:t>版本号</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A30436" w14:textId="2B777031" w:rsidR="00795848" w:rsidRPr="00585200" w:rsidRDefault="00795848" w:rsidP="00795848">
            <w:pPr>
              <w:spacing w:after="0"/>
              <w:ind w:left="5" w:firstLine="0"/>
              <w:jc w:val="center"/>
              <w:rPr>
                <w:rFonts w:ascii="宋体" w:eastAsia="宋体" w:hAnsi="宋体" w:cs="Calibri"/>
                <w:color w:val="0000FF"/>
                <w:szCs w:val="28"/>
              </w:rPr>
            </w:pPr>
            <w:r w:rsidRPr="00585200">
              <w:rPr>
                <w:rFonts w:ascii="宋体" w:eastAsia="宋体" w:hAnsi="宋体" w:cs="微软雅黑" w:hint="eastAsia"/>
                <w:color w:val="0000FF"/>
                <w:kern w:val="0"/>
                <w:lang w:val="zh-TW" w:eastAsia="zh-TW"/>
              </w:rPr>
              <w:t>6</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E577F7" w14:textId="37CDF480" w:rsidR="00795848" w:rsidRPr="00585200" w:rsidRDefault="00795848" w:rsidP="00795848">
            <w:pPr>
              <w:spacing w:after="0"/>
              <w:ind w:left="6" w:firstLine="0"/>
              <w:jc w:val="both"/>
              <w:rPr>
                <w:rFonts w:ascii="宋体" w:eastAsia="宋体" w:hAnsi="宋体" w:cs="Calibri"/>
                <w:color w:val="0000FF"/>
                <w:szCs w:val="28"/>
              </w:rPr>
            </w:pPr>
            <w:r w:rsidRPr="00585200">
              <w:rPr>
                <w:rFonts w:ascii="宋体" w:eastAsiaTheme="minorEastAsia" w:hAnsi="宋体" w:cs="微软雅黑" w:hint="eastAsia"/>
                <w:color w:val="0000FF"/>
                <w:kern w:val="0"/>
                <w:lang w:val="zh-TW"/>
              </w:rPr>
              <w:t>日期格式：年年月月日日</w:t>
            </w:r>
          </w:p>
        </w:tc>
        <w:tc>
          <w:tcPr>
            <w:tcW w:w="11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380B3C" w14:textId="56D30F0A" w:rsidR="00795848" w:rsidRPr="00585200" w:rsidRDefault="00795848" w:rsidP="00795848">
            <w:pPr>
              <w:spacing w:after="0"/>
              <w:ind w:left="6" w:firstLine="0"/>
              <w:jc w:val="both"/>
              <w:rPr>
                <w:rFonts w:ascii="宋体" w:eastAsiaTheme="minorEastAsia" w:hAnsi="宋体" w:cs="Calibri"/>
                <w:color w:val="0000FF"/>
                <w:szCs w:val="28"/>
              </w:rPr>
            </w:pPr>
            <w:r w:rsidRPr="00585200">
              <w:rPr>
                <w:rFonts w:ascii="宋体" w:eastAsia="PMingLiU" w:hAnsi="宋体" w:cs="Calibri"/>
                <w:color w:val="0000FF"/>
                <w:szCs w:val="28"/>
              </w:rPr>
              <w:t>BMS</w:t>
            </w:r>
            <w:r w:rsidRPr="00585200">
              <w:rPr>
                <w:rFonts w:ascii="宋体" w:eastAsia="PMingLiU" w:hAnsi="宋体" w:cs="Calibri" w:hint="eastAsia"/>
                <w:color w:val="0000FF"/>
                <w:szCs w:val="28"/>
              </w:rPr>
              <w:t>协议</w:t>
            </w:r>
            <w:r w:rsidR="003C6FC4" w:rsidRPr="00585200">
              <w:rPr>
                <w:rFonts w:asciiTheme="minorEastAsia" w:eastAsiaTheme="minorEastAsia" w:hAnsiTheme="minorEastAsia" w:cs="Calibri" w:hint="eastAsia"/>
                <w:color w:val="0000FF"/>
                <w:szCs w:val="28"/>
              </w:rPr>
              <w:t>中发送的</w:t>
            </w:r>
            <w:r w:rsidRPr="00585200">
              <w:rPr>
                <w:rFonts w:ascii="宋体" w:eastAsia="PMingLiU" w:hAnsi="宋体" w:cs="Calibri" w:hint="eastAsia"/>
                <w:color w:val="0000FF"/>
                <w:szCs w:val="28"/>
              </w:rPr>
              <w:t>软件版本号</w:t>
            </w:r>
          </w:p>
        </w:tc>
      </w:tr>
      <w:tr w:rsidR="00585200" w:rsidRPr="00585200" w14:paraId="4646C9B0" w14:textId="77777777" w:rsidTr="00CB25F5">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83925A" w14:textId="1C41CA89" w:rsidR="00795848" w:rsidRPr="00585200" w:rsidRDefault="00795848" w:rsidP="00795848">
            <w:pPr>
              <w:spacing w:after="0"/>
              <w:ind w:left="3" w:firstLine="0"/>
              <w:jc w:val="center"/>
              <w:rPr>
                <w:rFonts w:ascii="宋体" w:eastAsia="宋体" w:hAnsi="宋体" w:cs="Calibri"/>
                <w:color w:val="0000FF"/>
                <w:szCs w:val="28"/>
              </w:rPr>
            </w:pPr>
            <w:r w:rsidRPr="00585200">
              <w:rPr>
                <w:rFonts w:ascii="宋体" w:eastAsia="宋体" w:hAnsi="宋体" w:cs="Calibri" w:hint="eastAsia"/>
                <w:color w:val="0000FF"/>
                <w:szCs w:val="28"/>
              </w:rPr>
              <w:lastRenderedPageBreak/>
              <w:t>2</w:t>
            </w:r>
            <w:r w:rsidRPr="00585200">
              <w:rPr>
                <w:rFonts w:ascii="宋体" w:eastAsia="宋体" w:hAnsi="宋体" w:cs="Calibri"/>
                <w:color w:val="0000FF"/>
                <w:szCs w:val="28"/>
              </w:rPr>
              <w:t>3</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924E7A" w14:textId="7651CC53" w:rsidR="00795848" w:rsidRPr="00585200" w:rsidRDefault="00795848" w:rsidP="00795848">
            <w:pPr>
              <w:spacing w:after="0"/>
              <w:ind w:left="1" w:firstLine="0"/>
              <w:jc w:val="center"/>
              <w:rPr>
                <w:rFonts w:ascii="宋体" w:eastAsia="宋体" w:hAnsi="宋体" w:cs="宋体"/>
                <w:color w:val="0000FF"/>
                <w:szCs w:val="28"/>
              </w:rPr>
            </w:pPr>
            <w:r w:rsidRPr="00585200">
              <w:rPr>
                <w:rFonts w:ascii="宋体" w:eastAsia="宋体" w:hAnsi="宋体" w:cs="微软雅黑" w:hint="eastAsia"/>
                <w:color w:val="0000FF"/>
                <w:kern w:val="0"/>
                <w:lang w:val="zh-TW" w:eastAsia="zh-TW"/>
              </w:rPr>
              <w:t>主负继电器状态</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D9841C" w14:textId="5DEF099A" w:rsidR="00795848" w:rsidRPr="00585200" w:rsidRDefault="00795848" w:rsidP="00795848">
            <w:pPr>
              <w:spacing w:after="0"/>
              <w:ind w:left="5" w:firstLine="0"/>
              <w:jc w:val="center"/>
              <w:rPr>
                <w:rFonts w:ascii="宋体" w:eastAsia="宋体" w:hAnsi="宋体" w:cs="Calibri"/>
                <w:color w:val="0000FF"/>
                <w:szCs w:val="28"/>
              </w:rPr>
            </w:pPr>
            <w:r w:rsidRPr="00585200">
              <w:rPr>
                <w:rFonts w:ascii="宋体" w:eastAsia="宋体" w:hAnsi="宋体" w:cs="微软雅黑" w:hint="eastAsia"/>
                <w:color w:val="0000FF"/>
                <w:kern w:val="0"/>
                <w:lang w:val="zh-TW" w:eastAsia="zh-TW"/>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79B207" w14:textId="77777777" w:rsidR="00795848" w:rsidRPr="00585200" w:rsidRDefault="00795848" w:rsidP="00795848">
            <w:pPr>
              <w:tabs>
                <w:tab w:val="left" w:pos="420"/>
                <w:tab w:val="left" w:pos="840"/>
              </w:tabs>
              <w:rPr>
                <w:rFonts w:ascii="宋体" w:eastAsia="PMingLiU" w:hAnsi="宋体" w:cs="微软雅黑"/>
                <w:color w:val="0000FF"/>
                <w:kern w:val="0"/>
                <w:lang w:val="zh-TW" w:eastAsia="zh-TW"/>
              </w:rPr>
            </w:pPr>
            <w:r w:rsidRPr="00585200">
              <w:rPr>
                <w:rFonts w:ascii="宋体" w:eastAsiaTheme="minorEastAsia" w:hAnsi="宋体" w:cs="微软雅黑" w:hint="eastAsia"/>
                <w:color w:val="0000FF"/>
                <w:kern w:val="0"/>
                <w:lang w:val="zh-TW" w:eastAsia="zh-TW"/>
              </w:rPr>
              <w:t>B</w:t>
            </w:r>
            <w:r w:rsidRPr="00585200">
              <w:rPr>
                <w:rFonts w:ascii="宋体" w:eastAsia="PMingLiU" w:hAnsi="宋体" w:cs="微软雅黑" w:hint="eastAsia"/>
                <w:color w:val="0000FF"/>
                <w:kern w:val="0"/>
                <w:lang w:val="zh-TW" w:eastAsia="zh-TW"/>
              </w:rPr>
              <w:t>it[7~6]</w:t>
            </w:r>
          </w:p>
          <w:p w14:paraId="5DAF885D" w14:textId="77777777" w:rsidR="00795848" w:rsidRPr="00585200" w:rsidRDefault="00795848" w:rsidP="00795848">
            <w:pPr>
              <w:tabs>
                <w:tab w:val="left" w:pos="420"/>
                <w:tab w:val="left" w:pos="840"/>
              </w:tabs>
              <w:rPr>
                <w:rFonts w:ascii="宋体" w:eastAsia="宋体" w:hAnsi="宋体" w:cs="微软雅黑"/>
                <w:color w:val="0000FF"/>
                <w:kern w:val="0"/>
                <w:lang w:val="zh-TW" w:eastAsia="zh-TW"/>
              </w:rPr>
            </w:pPr>
            <w:r w:rsidRPr="00585200">
              <w:rPr>
                <w:rFonts w:ascii="宋体" w:eastAsia="PMingLiU" w:hAnsi="宋体" w:cs="微软雅黑" w:hint="eastAsia"/>
                <w:color w:val="0000FF"/>
                <w:kern w:val="0"/>
                <w:lang w:val="zh-TW" w:eastAsia="zh-TW"/>
              </w:rPr>
              <w:t>0</w:t>
            </w:r>
            <w:r w:rsidRPr="00585200">
              <w:rPr>
                <w:rFonts w:asciiTheme="minorEastAsia" w:eastAsiaTheme="minorEastAsia" w:hAnsiTheme="minorEastAsia" w:cs="微软雅黑" w:hint="eastAsia"/>
                <w:color w:val="0000FF"/>
                <w:kern w:val="0"/>
                <w:lang w:val="zh-TW" w:eastAsia="zh-TW"/>
              </w:rPr>
              <w:t>x</w:t>
            </w:r>
            <w:r w:rsidRPr="00585200">
              <w:rPr>
                <w:rFonts w:ascii="宋体" w:eastAsia="宋体" w:hAnsi="宋体" w:cs="微软雅黑" w:hint="eastAsia"/>
                <w:color w:val="0000FF"/>
                <w:kern w:val="0"/>
                <w:lang w:val="zh-TW" w:eastAsia="zh-TW"/>
              </w:rPr>
              <w:t>0</w:t>
            </w:r>
            <w:r w:rsidRPr="00585200">
              <w:rPr>
                <w:rFonts w:ascii="宋体" w:eastAsia="宋体" w:hAnsi="宋体" w:cs="微软雅黑" w:hint="eastAsia"/>
                <w:color w:val="0000FF"/>
                <w:kern w:val="0"/>
                <w:lang w:val="zh-TW"/>
              </w:rPr>
              <w:t>：保留</w:t>
            </w:r>
            <w:r w:rsidRPr="00585200">
              <w:rPr>
                <w:rFonts w:ascii="宋体" w:eastAsia="宋体" w:hAnsi="宋体" w:cs="微软雅黑" w:hint="eastAsia"/>
                <w:color w:val="0000FF"/>
                <w:kern w:val="0"/>
                <w:lang w:val="zh-TW" w:eastAsia="zh-TW"/>
              </w:rPr>
              <w:t>;</w:t>
            </w:r>
          </w:p>
          <w:p w14:paraId="320F3F1D" w14:textId="77777777" w:rsidR="00795848" w:rsidRPr="00585200" w:rsidRDefault="00795848" w:rsidP="00795848">
            <w:pPr>
              <w:tabs>
                <w:tab w:val="left" w:pos="420"/>
                <w:tab w:val="left" w:pos="840"/>
              </w:tabs>
              <w:rPr>
                <w:rFonts w:ascii="宋体" w:eastAsia="宋体" w:hAnsi="宋体" w:cs="微软雅黑"/>
                <w:color w:val="0000FF"/>
                <w:kern w:val="0"/>
                <w:lang w:val="zh-TW" w:eastAsia="zh-TW"/>
              </w:rPr>
            </w:pPr>
            <w:r w:rsidRPr="00585200">
              <w:rPr>
                <w:rFonts w:ascii="宋体" w:eastAsia="PMingLiU" w:hAnsi="宋体" w:cs="微软雅黑" w:hint="eastAsia"/>
                <w:color w:val="0000FF"/>
                <w:kern w:val="0"/>
                <w:lang w:val="zh-TW" w:eastAsia="zh-TW"/>
              </w:rPr>
              <w:t>0x</w:t>
            </w:r>
            <w:r w:rsidRPr="00585200">
              <w:rPr>
                <w:rFonts w:ascii="宋体" w:eastAsia="宋体" w:hAnsi="宋体" w:cs="微软雅黑" w:hint="eastAsia"/>
                <w:color w:val="0000FF"/>
                <w:kern w:val="0"/>
                <w:lang w:val="zh-TW" w:eastAsia="zh-TW"/>
              </w:rPr>
              <w:t>1：开启；</w:t>
            </w:r>
          </w:p>
          <w:p w14:paraId="0DF50186" w14:textId="77777777" w:rsidR="00795848" w:rsidRPr="00585200" w:rsidRDefault="00795848" w:rsidP="00795848">
            <w:pPr>
              <w:tabs>
                <w:tab w:val="left" w:pos="420"/>
                <w:tab w:val="left" w:pos="840"/>
              </w:tabs>
              <w:rPr>
                <w:rFonts w:ascii="宋体" w:eastAsia="宋体" w:hAnsi="宋体" w:cs="微软雅黑"/>
                <w:color w:val="0000FF"/>
                <w:kern w:val="0"/>
                <w:lang w:val="zh-TW" w:eastAsia="zh-TW"/>
              </w:rPr>
            </w:pPr>
            <w:r w:rsidRPr="00585200">
              <w:rPr>
                <w:rFonts w:ascii="宋体" w:eastAsia="PMingLiU" w:hAnsi="宋体" w:cs="微软雅黑" w:hint="eastAsia"/>
                <w:color w:val="0000FF"/>
                <w:kern w:val="0"/>
                <w:lang w:val="zh-TW" w:eastAsia="zh-TW"/>
              </w:rPr>
              <w:t>0x</w:t>
            </w:r>
            <w:r w:rsidRPr="00585200">
              <w:rPr>
                <w:rFonts w:ascii="宋体" w:eastAsia="宋体" w:hAnsi="宋体" w:cs="微软雅黑" w:hint="eastAsia"/>
                <w:color w:val="0000FF"/>
                <w:kern w:val="0"/>
                <w:lang w:val="zh-TW" w:eastAsia="zh-TW"/>
              </w:rPr>
              <w:t>2：闭合；</w:t>
            </w:r>
          </w:p>
          <w:p w14:paraId="0B4817D2" w14:textId="77777777" w:rsidR="00795848" w:rsidRPr="00585200" w:rsidRDefault="00795848" w:rsidP="00795848">
            <w:pPr>
              <w:tabs>
                <w:tab w:val="left" w:pos="420"/>
                <w:tab w:val="left" w:pos="840"/>
              </w:tabs>
              <w:rPr>
                <w:rFonts w:ascii="宋体" w:eastAsia="PMingLiU" w:hAnsi="宋体" w:cs="微软雅黑"/>
                <w:color w:val="0000FF"/>
                <w:kern w:val="0"/>
                <w:lang w:val="zh-TW" w:eastAsia="zh-TW"/>
              </w:rPr>
            </w:pPr>
            <w:r w:rsidRPr="00585200">
              <w:rPr>
                <w:rFonts w:ascii="宋体" w:eastAsia="宋体" w:hAnsi="宋体" w:cs="微软雅黑" w:hint="eastAsia"/>
                <w:color w:val="0000FF"/>
                <w:kern w:val="0"/>
                <w:lang w:val="zh-TW" w:eastAsia="zh-TW"/>
              </w:rPr>
              <w:t>0x3：无效;</w:t>
            </w:r>
          </w:p>
          <w:p w14:paraId="66AE09F9" w14:textId="67C69839" w:rsidR="00795848" w:rsidRPr="00585200" w:rsidRDefault="00795848" w:rsidP="00795848">
            <w:pPr>
              <w:spacing w:after="0"/>
              <w:ind w:left="6" w:firstLine="0"/>
              <w:jc w:val="both"/>
              <w:rPr>
                <w:rFonts w:ascii="宋体" w:eastAsia="宋体" w:hAnsi="宋体" w:cs="Calibri"/>
                <w:color w:val="0000FF"/>
                <w:szCs w:val="28"/>
              </w:rPr>
            </w:pPr>
            <w:r w:rsidRPr="00585200">
              <w:rPr>
                <w:rFonts w:ascii="宋体" w:eastAsiaTheme="minorEastAsia" w:hAnsi="宋体" w:cs="微软雅黑" w:hint="eastAsia"/>
                <w:color w:val="0000FF"/>
                <w:kern w:val="0"/>
                <w:lang w:val="zh-TW" w:eastAsia="zh-TW"/>
              </w:rPr>
              <w:t>B</w:t>
            </w:r>
            <w:r w:rsidRPr="00585200">
              <w:rPr>
                <w:rFonts w:ascii="宋体" w:eastAsia="PMingLiU" w:hAnsi="宋体" w:cs="微软雅黑" w:hint="eastAsia"/>
                <w:color w:val="0000FF"/>
                <w:kern w:val="0"/>
                <w:lang w:val="zh-TW" w:eastAsia="zh-TW"/>
              </w:rPr>
              <w:t>it[5~0]</w:t>
            </w:r>
            <w:r w:rsidRPr="00585200">
              <w:rPr>
                <w:rFonts w:asciiTheme="minorEastAsia" w:eastAsiaTheme="minorEastAsia" w:hAnsiTheme="minorEastAsia" w:cs="微软雅黑" w:hint="eastAsia"/>
                <w:color w:val="0000FF"/>
                <w:kern w:val="0"/>
                <w:lang w:val="zh-TW" w:eastAsia="zh-TW"/>
              </w:rPr>
              <w:t>默认全</w:t>
            </w:r>
            <w:r w:rsidRPr="00585200">
              <w:rPr>
                <w:rFonts w:ascii="宋体" w:eastAsiaTheme="minorEastAsia" w:hAnsi="宋体" w:cs="微软雅黑" w:hint="eastAsia"/>
                <w:color w:val="0000FF"/>
                <w:kern w:val="0"/>
                <w:lang w:val="zh-TW" w:eastAsia="zh-TW"/>
              </w:rPr>
              <w:t>0</w:t>
            </w:r>
          </w:p>
        </w:tc>
        <w:tc>
          <w:tcPr>
            <w:tcW w:w="11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C19390" w14:textId="48CAA0BE" w:rsidR="00795848" w:rsidRPr="00585200" w:rsidRDefault="00795848" w:rsidP="00795848">
            <w:pPr>
              <w:spacing w:after="0"/>
              <w:ind w:left="6" w:firstLine="0"/>
              <w:jc w:val="center"/>
              <w:rPr>
                <w:rFonts w:ascii="宋体" w:eastAsia="宋体" w:hAnsi="宋体" w:cs="Calibri"/>
                <w:color w:val="0000FF"/>
                <w:szCs w:val="28"/>
              </w:rPr>
            </w:pPr>
            <w:r w:rsidRPr="00585200">
              <w:rPr>
                <w:rFonts w:ascii="宋体" w:eastAsia="宋体" w:hAnsi="宋体" w:cs="微软雅黑" w:hint="eastAsia"/>
                <w:color w:val="0000FF"/>
                <w:kern w:val="0"/>
                <w:lang w:val="zh-TW" w:eastAsia="zh-TW"/>
              </w:rPr>
              <w:t>主负继电器状态</w:t>
            </w:r>
          </w:p>
        </w:tc>
      </w:tr>
      <w:tr w:rsidR="00585200" w:rsidRPr="00585200" w14:paraId="7C66B3FF" w14:textId="77777777" w:rsidTr="00DF5B7A">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E145DF" w14:textId="600FC4E3" w:rsidR="00795848" w:rsidRPr="00585200" w:rsidRDefault="00795848" w:rsidP="00795848">
            <w:pPr>
              <w:spacing w:after="0"/>
              <w:ind w:left="3" w:firstLine="0"/>
              <w:jc w:val="center"/>
              <w:rPr>
                <w:rFonts w:ascii="宋体" w:eastAsia="宋体" w:hAnsi="宋体" w:cs="Calibri"/>
                <w:color w:val="0000FF"/>
                <w:szCs w:val="28"/>
              </w:rPr>
            </w:pPr>
            <w:r w:rsidRPr="00585200">
              <w:rPr>
                <w:rFonts w:ascii="宋体" w:eastAsia="宋体" w:hAnsi="宋体" w:cs="Calibri" w:hint="eastAsia"/>
                <w:color w:val="0000FF"/>
                <w:szCs w:val="28"/>
              </w:rPr>
              <w:t>2</w:t>
            </w:r>
            <w:r w:rsidRPr="00585200">
              <w:rPr>
                <w:rFonts w:ascii="宋体" w:eastAsia="宋体" w:hAnsi="宋体" w:cs="Calibri"/>
                <w:color w:val="0000FF"/>
                <w:szCs w:val="28"/>
              </w:rPr>
              <w:t>4</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422DEB" w14:textId="56D88F4A" w:rsidR="00795848" w:rsidRPr="00585200" w:rsidRDefault="00795848" w:rsidP="00795848">
            <w:pPr>
              <w:spacing w:after="0"/>
              <w:ind w:left="1" w:firstLine="0"/>
              <w:jc w:val="center"/>
              <w:rPr>
                <w:rFonts w:ascii="宋体" w:eastAsia="宋体" w:hAnsi="宋体" w:cs="宋体"/>
                <w:color w:val="0000FF"/>
                <w:szCs w:val="28"/>
              </w:rPr>
            </w:pPr>
            <w:r w:rsidRPr="00585200">
              <w:rPr>
                <w:rFonts w:ascii="宋体" w:eastAsia="宋体" w:hAnsi="宋体" w:cs="宋体" w:hint="eastAsia"/>
                <w:color w:val="0000FF"/>
                <w:szCs w:val="28"/>
              </w:rPr>
              <w:t>B</w:t>
            </w:r>
            <w:r w:rsidRPr="00585200">
              <w:rPr>
                <w:rFonts w:ascii="宋体" w:eastAsia="宋体" w:hAnsi="宋体" w:cs="宋体"/>
                <w:color w:val="0000FF"/>
                <w:szCs w:val="28"/>
              </w:rPr>
              <w:t>-BOX ID</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7E842CD" w14:textId="5EB40045" w:rsidR="00795848" w:rsidRPr="00585200" w:rsidRDefault="007D0209" w:rsidP="00795848">
            <w:pPr>
              <w:spacing w:after="0"/>
              <w:ind w:left="5" w:firstLine="0"/>
              <w:jc w:val="center"/>
              <w:rPr>
                <w:rFonts w:ascii="宋体" w:eastAsia="宋体" w:hAnsi="宋体" w:cs="Calibri"/>
                <w:color w:val="0000FF"/>
                <w:szCs w:val="28"/>
              </w:rPr>
            </w:pPr>
            <w:commentRangeStart w:id="903"/>
            <w:r w:rsidRPr="00585200">
              <w:rPr>
                <w:rFonts w:ascii="宋体" w:eastAsia="宋体" w:hAnsi="宋体" w:cs="Calibri"/>
                <w:color w:val="0000FF"/>
                <w:szCs w:val="28"/>
              </w:rPr>
              <w:t>20</w:t>
            </w:r>
            <w:commentRangeEnd w:id="903"/>
            <w:r w:rsidRPr="00585200">
              <w:rPr>
                <w:rStyle w:val="ad"/>
                <w:color w:val="0000FF"/>
              </w:rPr>
              <w:commentReference w:id="903"/>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4C36B6" w14:textId="4D089557" w:rsidR="007D0209" w:rsidRPr="00585200" w:rsidRDefault="00567255" w:rsidP="00795848">
            <w:pPr>
              <w:spacing w:after="0"/>
              <w:ind w:left="6" w:firstLine="0"/>
              <w:jc w:val="both"/>
              <w:rPr>
                <w:rFonts w:ascii="宋体" w:eastAsia="宋体" w:hAnsi="宋体" w:cs="Calibri"/>
                <w:color w:val="0000FF"/>
                <w:szCs w:val="28"/>
              </w:rPr>
            </w:pPr>
            <w:r w:rsidRPr="00585200">
              <w:rPr>
                <w:rFonts w:ascii="宋体" w:eastAsia="宋体" w:hAnsi="宋体" w:cs="Calibri" w:hint="eastAsia"/>
                <w:color w:val="0000FF"/>
                <w:szCs w:val="28"/>
              </w:rPr>
              <w:t>使用</w:t>
            </w:r>
            <w:r w:rsidR="007D0209" w:rsidRPr="00585200">
              <w:rPr>
                <w:rFonts w:ascii="宋体" w:eastAsia="宋体" w:hAnsi="宋体" w:cs="Calibri"/>
                <w:color w:val="0000FF"/>
                <w:szCs w:val="28"/>
              </w:rPr>
              <w:t xml:space="preserve">BCD </w:t>
            </w:r>
            <w:r w:rsidR="007D0209" w:rsidRPr="00585200">
              <w:rPr>
                <w:rFonts w:ascii="宋体" w:eastAsia="宋体" w:hAnsi="宋体" w:cs="Calibri" w:hint="eastAsia"/>
                <w:color w:val="0000FF"/>
                <w:szCs w:val="28"/>
              </w:rPr>
              <w:t>码</w:t>
            </w:r>
            <w:r w:rsidRPr="00585200">
              <w:rPr>
                <w:rFonts w:ascii="宋体" w:eastAsia="宋体" w:hAnsi="宋体" w:cs="Calibri" w:hint="eastAsia"/>
                <w:color w:val="0000FF"/>
                <w:szCs w:val="28"/>
              </w:rPr>
              <w:t>表示</w:t>
            </w:r>
            <w:r w:rsidR="007D0209" w:rsidRPr="00585200">
              <w:rPr>
                <w:rFonts w:ascii="宋体" w:eastAsia="宋体" w:hAnsi="宋体" w:cs="Calibri"/>
                <w:color w:val="0000FF"/>
                <w:szCs w:val="28"/>
              </w:rPr>
              <w:t>,</w:t>
            </w:r>
            <w:r w:rsidR="007D0209" w:rsidRPr="00585200">
              <w:rPr>
                <w:rFonts w:ascii="宋体" w:eastAsia="宋体" w:hAnsi="宋体" w:cs="Calibri" w:hint="eastAsia"/>
                <w:color w:val="0000FF"/>
                <w:szCs w:val="28"/>
              </w:rPr>
              <w:t>例如：</w:t>
            </w:r>
            <w:r w:rsidR="007D0209" w:rsidRPr="00585200">
              <w:rPr>
                <w:rFonts w:ascii="宋体" w:eastAsia="宋体" w:hAnsi="宋体" w:cs="Calibri"/>
                <w:color w:val="0000FF"/>
                <w:szCs w:val="28"/>
              </w:rPr>
              <w:t>0x12345678910</w:t>
            </w:r>
            <w:r w:rsidR="007D0209" w:rsidRPr="00585200">
              <w:rPr>
                <w:rFonts w:ascii="宋体" w:eastAsia="宋体" w:hAnsi="宋体" w:cs="Calibri" w:hint="eastAsia"/>
                <w:color w:val="0000FF"/>
                <w:szCs w:val="28"/>
              </w:rPr>
              <w:t>，则</w:t>
            </w:r>
            <w:r w:rsidR="007D0209" w:rsidRPr="00585200">
              <w:rPr>
                <w:rFonts w:ascii="宋体" w:eastAsia="宋体" w:hAnsi="宋体" w:cs="Calibri"/>
                <w:color w:val="0000FF"/>
                <w:szCs w:val="28"/>
              </w:rPr>
              <w:t>SIM</w:t>
            </w:r>
            <w:r w:rsidR="007D0209" w:rsidRPr="00585200">
              <w:rPr>
                <w:rFonts w:ascii="宋体" w:eastAsia="宋体" w:hAnsi="宋体" w:cs="Calibri" w:hint="eastAsia"/>
                <w:color w:val="0000FF"/>
                <w:szCs w:val="28"/>
              </w:rPr>
              <w:t>卡号为</w:t>
            </w:r>
            <w:r w:rsidR="007D0209" w:rsidRPr="00585200">
              <w:rPr>
                <w:rFonts w:ascii="宋体" w:eastAsia="宋体" w:hAnsi="宋体" w:cs="Calibri"/>
                <w:color w:val="0000FF"/>
                <w:szCs w:val="28"/>
              </w:rPr>
              <w:t xml:space="preserve"> 12345678910</w:t>
            </w:r>
          </w:p>
          <w:p w14:paraId="14576F51" w14:textId="2833DA58" w:rsidR="00795848" w:rsidRPr="00585200" w:rsidRDefault="00795848" w:rsidP="00795848">
            <w:pPr>
              <w:spacing w:after="0"/>
              <w:ind w:left="6" w:firstLine="0"/>
              <w:jc w:val="both"/>
              <w:rPr>
                <w:rFonts w:ascii="宋体" w:eastAsia="宋体" w:hAnsi="宋体" w:cs="Calibri"/>
                <w:color w:val="0000FF"/>
                <w:szCs w:val="28"/>
              </w:rPr>
            </w:pPr>
            <w:r w:rsidRPr="00585200">
              <w:rPr>
                <w:rFonts w:ascii="宋体" w:eastAsia="宋体" w:hAnsi="宋体" w:cs="Calibri" w:hint="eastAsia"/>
                <w:color w:val="0000FF"/>
                <w:szCs w:val="28"/>
              </w:rPr>
              <w:t>默认发送0x</w:t>
            </w:r>
            <w:r w:rsidRPr="00585200">
              <w:rPr>
                <w:rFonts w:ascii="宋体" w:eastAsia="宋体" w:hAnsi="宋体" w:cs="Calibri"/>
                <w:color w:val="0000FF"/>
                <w:szCs w:val="28"/>
              </w:rPr>
              <w:t>ff</w:t>
            </w:r>
          </w:p>
        </w:tc>
        <w:tc>
          <w:tcPr>
            <w:tcW w:w="1164" w:type="pct"/>
            <w:tcBorders>
              <w:top w:val="single" w:sz="4" w:space="0" w:color="000000"/>
              <w:left w:val="single" w:sz="4" w:space="0" w:color="000000"/>
              <w:bottom w:val="single" w:sz="4" w:space="0" w:color="000000"/>
              <w:right w:val="single" w:sz="4" w:space="0" w:color="000000"/>
            </w:tcBorders>
          </w:tcPr>
          <w:p w14:paraId="79563CC8" w14:textId="59F1EFA4" w:rsidR="00795848" w:rsidRPr="00585200" w:rsidRDefault="00795848" w:rsidP="00795848">
            <w:pPr>
              <w:spacing w:after="0"/>
              <w:ind w:left="6" w:firstLine="0"/>
              <w:jc w:val="center"/>
              <w:rPr>
                <w:rFonts w:ascii="宋体" w:eastAsia="宋体" w:hAnsi="宋体" w:cs="Calibri"/>
                <w:color w:val="0000FF"/>
                <w:szCs w:val="28"/>
              </w:rPr>
            </w:pPr>
            <w:r w:rsidRPr="00585200">
              <w:rPr>
                <w:rFonts w:ascii="宋体" w:eastAsia="宋体" w:hAnsi="宋体" w:cs="Calibri" w:hint="eastAsia"/>
                <w:color w:val="0000FF"/>
                <w:szCs w:val="28"/>
              </w:rPr>
              <w:t>预留</w:t>
            </w:r>
          </w:p>
        </w:tc>
      </w:tr>
      <w:tr w:rsidR="00585200" w:rsidRPr="00585200" w14:paraId="2A3A378E" w14:textId="77777777" w:rsidTr="00DF5B7A">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D4746F" w14:textId="32C1F2E2" w:rsidR="00795848" w:rsidRPr="00585200" w:rsidRDefault="00795848" w:rsidP="00795848">
            <w:pPr>
              <w:spacing w:after="0"/>
              <w:ind w:left="3" w:firstLine="0"/>
              <w:jc w:val="center"/>
              <w:rPr>
                <w:rFonts w:ascii="宋体" w:eastAsia="宋体" w:hAnsi="宋体" w:cs="Calibri"/>
                <w:color w:val="0000FF"/>
                <w:szCs w:val="28"/>
              </w:rPr>
            </w:pPr>
            <w:r w:rsidRPr="00585200">
              <w:rPr>
                <w:rFonts w:ascii="宋体" w:eastAsia="宋体" w:hAnsi="宋体" w:cs="Calibri" w:hint="eastAsia"/>
                <w:color w:val="0000FF"/>
                <w:szCs w:val="28"/>
              </w:rPr>
              <w:t>2</w:t>
            </w:r>
            <w:r w:rsidRPr="00585200">
              <w:rPr>
                <w:rFonts w:ascii="宋体" w:eastAsia="宋体" w:hAnsi="宋体" w:cs="Calibri"/>
                <w:color w:val="0000FF"/>
                <w:szCs w:val="28"/>
              </w:rPr>
              <w:t>5</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83978C" w14:textId="580133A5" w:rsidR="00795848" w:rsidRPr="00585200" w:rsidRDefault="00795848" w:rsidP="00795848">
            <w:pPr>
              <w:spacing w:after="0"/>
              <w:ind w:left="1" w:firstLine="0"/>
              <w:jc w:val="center"/>
              <w:rPr>
                <w:rFonts w:ascii="宋体" w:eastAsia="宋体" w:hAnsi="宋体" w:cs="宋体"/>
                <w:color w:val="0000FF"/>
                <w:szCs w:val="28"/>
              </w:rPr>
            </w:pPr>
            <w:r w:rsidRPr="00585200">
              <w:rPr>
                <w:rFonts w:ascii="宋体" w:eastAsia="宋体" w:hAnsi="宋体" w:cs="宋体" w:hint="eastAsia"/>
                <w:color w:val="0000FF"/>
                <w:szCs w:val="28"/>
              </w:rPr>
              <w:t>预留</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59ABCD" w14:textId="0FB45B5C" w:rsidR="00795848" w:rsidRPr="00585200" w:rsidRDefault="00795848" w:rsidP="00795848">
            <w:pPr>
              <w:spacing w:after="0"/>
              <w:ind w:left="5" w:firstLine="0"/>
              <w:jc w:val="center"/>
              <w:rPr>
                <w:rFonts w:ascii="宋体" w:eastAsia="宋体" w:hAnsi="宋体" w:cs="Calibri"/>
                <w:color w:val="0000FF"/>
                <w:szCs w:val="28"/>
              </w:rPr>
            </w:pPr>
            <w:r w:rsidRPr="00585200">
              <w:rPr>
                <w:rFonts w:ascii="宋体" w:eastAsia="宋体" w:hAnsi="宋体" w:cs="Calibri"/>
                <w:color w:val="0000FF"/>
                <w:szCs w:val="28"/>
              </w:rPr>
              <w:t>6</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20BE6E" w14:textId="006F0453" w:rsidR="00795848" w:rsidRPr="00585200" w:rsidRDefault="00795848" w:rsidP="00795848">
            <w:pPr>
              <w:spacing w:after="0"/>
              <w:ind w:left="6" w:firstLine="0"/>
              <w:jc w:val="both"/>
              <w:rPr>
                <w:rFonts w:ascii="宋体" w:eastAsia="宋体" w:hAnsi="宋体" w:cs="Calibri"/>
                <w:color w:val="0000FF"/>
                <w:szCs w:val="28"/>
              </w:rPr>
            </w:pPr>
            <w:r w:rsidRPr="00585200">
              <w:rPr>
                <w:rFonts w:ascii="宋体" w:eastAsia="宋体" w:hAnsi="宋体" w:cs="Calibri" w:hint="eastAsia"/>
                <w:color w:val="0000FF"/>
                <w:szCs w:val="28"/>
              </w:rPr>
              <w:t>默认发送0x</w:t>
            </w:r>
            <w:r w:rsidRPr="00585200">
              <w:rPr>
                <w:rFonts w:ascii="宋体" w:eastAsia="宋体" w:hAnsi="宋体" w:cs="Calibri"/>
                <w:color w:val="0000FF"/>
                <w:szCs w:val="28"/>
              </w:rPr>
              <w:t>ff</w:t>
            </w:r>
          </w:p>
        </w:tc>
        <w:tc>
          <w:tcPr>
            <w:tcW w:w="1164" w:type="pct"/>
            <w:tcBorders>
              <w:top w:val="single" w:sz="4" w:space="0" w:color="000000"/>
              <w:left w:val="single" w:sz="4" w:space="0" w:color="000000"/>
              <w:bottom w:val="single" w:sz="4" w:space="0" w:color="000000"/>
              <w:right w:val="single" w:sz="4" w:space="0" w:color="000000"/>
            </w:tcBorders>
          </w:tcPr>
          <w:p w14:paraId="1A36251B" w14:textId="77777777" w:rsidR="00795848" w:rsidRPr="00585200" w:rsidRDefault="00795848" w:rsidP="00795848">
            <w:pPr>
              <w:spacing w:after="0"/>
              <w:ind w:left="6" w:firstLine="0"/>
              <w:jc w:val="center"/>
              <w:rPr>
                <w:rFonts w:ascii="宋体" w:eastAsia="宋体" w:hAnsi="宋体" w:cs="Calibri"/>
                <w:color w:val="0000FF"/>
                <w:szCs w:val="28"/>
              </w:rPr>
            </w:pPr>
          </w:p>
        </w:tc>
      </w:tr>
    </w:tbl>
    <w:p w14:paraId="20EF3957" w14:textId="203DA099" w:rsidR="00C01350" w:rsidRPr="00585200" w:rsidRDefault="00C01350" w:rsidP="00C01350">
      <w:pPr>
        <w:spacing w:beforeLines="50" w:before="120" w:after="0" w:line="240" w:lineRule="auto"/>
        <w:ind w:left="0" w:firstLine="0"/>
        <w:jc w:val="center"/>
        <w:rPr>
          <w:rFonts w:ascii="宋体" w:eastAsia="宋体" w:hAnsi="宋体"/>
          <w:color w:val="0000FF"/>
        </w:rPr>
      </w:pPr>
      <w:bookmarkStart w:id="904" w:name="_Hlk118984824"/>
      <w:r w:rsidRPr="00585200">
        <w:rPr>
          <w:rFonts w:ascii="宋体" w:eastAsia="宋体" w:hAnsi="宋体" w:hint="eastAsia"/>
          <w:color w:val="0000FF"/>
        </w:rPr>
        <w:t>表3</w:t>
      </w:r>
      <w:r w:rsidRPr="00585200">
        <w:rPr>
          <w:rFonts w:ascii="宋体" w:eastAsia="宋体" w:hAnsi="宋体"/>
          <w:color w:val="0000FF"/>
        </w:rPr>
        <w:t xml:space="preserve">-16 </w:t>
      </w:r>
      <w:r w:rsidRPr="00585200">
        <w:rPr>
          <w:rFonts w:ascii="宋体" w:eastAsia="宋体" w:hAnsi="宋体" w:hint="eastAsia"/>
          <w:color w:val="0000FF"/>
        </w:rPr>
        <w:t>平台应答</w:t>
      </w:r>
      <w:r w:rsidRPr="00585200">
        <w:rPr>
          <w:rFonts w:ascii="宋体" w:eastAsia="宋体" w:hAnsi="宋体"/>
          <w:color w:val="0000FF"/>
        </w:rPr>
        <w:t>—0</w:t>
      </w:r>
      <w:r w:rsidRPr="00585200">
        <w:rPr>
          <w:rFonts w:ascii="宋体" w:eastAsia="宋体" w:hAnsi="宋体" w:hint="eastAsia"/>
          <w:color w:val="0000FF"/>
        </w:rPr>
        <w:t>x</w:t>
      </w:r>
      <w:r w:rsidRPr="00585200">
        <w:rPr>
          <w:rFonts w:ascii="宋体" w:eastAsia="宋体" w:hAnsi="宋体"/>
          <w:color w:val="0000FF"/>
        </w:rPr>
        <w:t>cd</w:t>
      </w:r>
    </w:p>
    <w:tbl>
      <w:tblPr>
        <w:tblW w:w="5000" w:type="pct"/>
        <w:tblLayout w:type="fixed"/>
        <w:tblCellMar>
          <w:top w:w="114" w:type="dxa"/>
          <w:left w:w="201" w:type="dxa"/>
          <w:right w:w="205" w:type="dxa"/>
        </w:tblCellMar>
        <w:tblLook w:val="0000" w:firstRow="0" w:lastRow="0" w:firstColumn="0" w:lastColumn="0" w:noHBand="0" w:noVBand="0"/>
      </w:tblPr>
      <w:tblGrid>
        <w:gridCol w:w="846"/>
        <w:gridCol w:w="1700"/>
        <w:gridCol w:w="1843"/>
        <w:gridCol w:w="2127"/>
        <w:gridCol w:w="1977"/>
      </w:tblGrid>
      <w:tr w:rsidR="00585200" w:rsidRPr="00585200" w14:paraId="311533BB" w14:textId="77777777" w:rsidTr="002575C8">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bookmarkEnd w:id="904"/>
          <w:p w14:paraId="4E97D8E3" w14:textId="2FFFE62B" w:rsidR="00D742C1" w:rsidRPr="00585200" w:rsidRDefault="00D742C1" w:rsidP="00D742C1">
            <w:pPr>
              <w:spacing w:after="0"/>
              <w:ind w:left="3" w:firstLine="0"/>
              <w:jc w:val="center"/>
              <w:rPr>
                <w:rFonts w:ascii="宋体" w:eastAsia="宋体" w:hAnsi="宋体" w:cs="Calibri"/>
                <w:color w:val="0000FF"/>
                <w:szCs w:val="28"/>
              </w:rPr>
            </w:pPr>
            <w:r w:rsidRPr="00585200">
              <w:rPr>
                <w:rFonts w:ascii="宋体" w:eastAsia="宋体" w:hAnsi="宋体" w:cs="宋体"/>
                <w:color w:val="0000FF"/>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26869A3" w14:textId="072DBC3E" w:rsidR="00D742C1" w:rsidRPr="00585200" w:rsidRDefault="00D742C1" w:rsidP="00D742C1">
            <w:pPr>
              <w:spacing w:after="0"/>
              <w:ind w:left="1" w:firstLine="0"/>
              <w:jc w:val="center"/>
              <w:rPr>
                <w:rFonts w:ascii="宋体" w:eastAsia="宋体" w:hAnsi="宋体" w:cs="宋体"/>
                <w:color w:val="0000FF"/>
                <w:szCs w:val="28"/>
              </w:rPr>
            </w:pPr>
            <w:r w:rsidRPr="00585200">
              <w:rPr>
                <w:rFonts w:ascii="宋体" w:eastAsia="宋体" w:hAnsi="宋体" w:cs="宋体"/>
                <w:color w:val="0000FF"/>
              </w:rPr>
              <w:t>字段定义</w:t>
            </w:r>
          </w:p>
        </w:tc>
        <w:tc>
          <w:tcPr>
            <w:tcW w:w="10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AA95EA4" w14:textId="009B47FB" w:rsidR="00D742C1" w:rsidRPr="00585200" w:rsidRDefault="00D742C1" w:rsidP="00D742C1">
            <w:pPr>
              <w:spacing w:after="0"/>
              <w:ind w:left="5" w:firstLine="0"/>
              <w:jc w:val="center"/>
              <w:rPr>
                <w:rFonts w:ascii="宋体" w:eastAsia="宋体" w:hAnsi="宋体" w:cs="Calibri"/>
                <w:color w:val="0000FF"/>
                <w:szCs w:val="28"/>
              </w:rPr>
            </w:pPr>
            <w:r w:rsidRPr="00585200">
              <w:rPr>
                <w:rFonts w:ascii="宋体" w:eastAsia="宋体" w:hAnsi="宋体" w:cs="宋体" w:hint="eastAsia"/>
                <w:color w:val="0000FF"/>
              </w:rPr>
              <w:t>长度（字节）</w:t>
            </w:r>
          </w:p>
        </w:tc>
        <w:tc>
          <w:tcPr>
            <w:tcW w:w="125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EA09DE7" w14:textId="60251729" w:rsidR="00D742C1" w:rsidRPr="00585200" w:rsidRDefault="00D742C1" w:rsidP="00D742C1">
            <w:pPr>
              <w:spacing w:after="0"/>
              <w:ind w:left="6" w:firstLine="0"/>
              <w:rPr>
                <w:rFonts w:ascii="宋体" w:eastAsia="宋体" w:hAnsi="宋体" w:cs="Calibri"/>
                <w:color w:val="0000FF"/>
                <w:szCs w:val="28"/>
              </w:rPr>
            </w:pPr>
            <w:r w:rsidRPr="00585200">
              <w:rPr>
                <w:rFonts w:ascii="宋体" w:eastAsia="宋体" w:hAnsi="宋体" w:cs="宋体" w:hint="eastAsia"/>
                <w:color w:val="0000FF"/>
              </w:rPr>
              <w:t>参数说明</w:t>
            </w:r>
          </w:p>
        </w:tc>
        <w:tc>
          <w:tcPr>
            <w:tcW w:w="116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2D6AF6F" w14:textId="09F67BD5" w:rsidR="00D742C1" w:rsidRPr="00585200" w:rsidRDefault="00D742C1" w:rsidP="00D742C1">
            <w:pPr>
              <w:spacing w:after="0"/>
              <w:ind w:left="6" w:firstLine="0"/>
              <w:jc w:val="center"/>
              <w:rPr>
                <w:rFonts w:ascii="宋体" w:eastAsia="宋体" w:hAnsi="宋体" w:cs="Calibri"/>
                <w:color w:val="0000FF"/>
                <w:szCs w:val="28"/>
              </w:rPr>
            </w:pPr>
            <w:r w:rsidRPr="00585200">
              <w:rPr>
                <w:rFonts w:ascii="宋体" w:eastAsia="宋体" w:hAnsi="宋体" w:cs="宋体" w:hint="eastAsia"/>
                <w:color w:val="0000FF"/>
              </w:rPr>
              <w:t>备注</w:t>
            </w:r>
          </w:p>
        </w:tc>
      </w:tr>
      <w:tr w:rsidR="00585200" w:rsidRPr="00585200" w14:paraId="72EEC814"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8A6BA7" w14:textId="785446F9" w:rsidR="00C01350" w:rsidRPr="00585200" w:rsidRDefault="00D742C1" w:rsidP="00D05B3B">
            <w:pPr>
              <w:spacing w:after="0"/>
              <w:ind w:left="3" w:firstLine="0"/>
              <w:jc w:val="center"/>
              <w:rPr>
                <w:rFonts w:ascii="宋体" w:eastAsia="宋体" w:hAnsi="宋体" w:cs="Calibri"/>
                <w:color w:val="0000FF"/>
                <w:szCs w:val="28"/>
              </w:rPr>
            </w:pPr>
            <w:r w:rsidRPr="00585200">
              <w:rPr>
                <w:rFonts w:ascii="宋体" w:eastAsia="宋体" w:hAnsi="宋体" w:cs="Calibri" w:hint="eastAsia"/>
                <w:color w:val="0000FF"/>
                <w:szCs w:val="28"/>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50C0A3" w14:textId="70241AA7" w:rsidR="00C01350" w:rsidRPr="00585200" w:rsidRDefault="00D742C1" w:rsidP="00D05B3B">
            <w:pPr>
              <w:spacing w:after="0"/>
              <w:ind w:left="1" w:firstLine="0"/>
              <w:jc w:val="center"/>
              <w:rPr>
                <w:rFonts w:ascii="宋体" w:eastAsia="宋体" w:hAnsi="宋体" w:cs="宋体"/>
                <w:color w:val="0000FF"/>
                <w:szCs w:val="28"/>
              </w:rPr>
            </w:pPr>
            <w:r w:rsidRPr="00585200">
              <w:rPr>
                <w:rFonts w:ascii="宋体" w:eastAsia="宋体" w:hAnsi="宋体" w:cs="宋体" w:hint="eastAsia"/>
                <w:color w:val="0000FF"/>
                <w:szCs w:val="28"/>
              </w:rPr>
              <w:t>执行结果</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FACDF6" w14:textId="40778C0B" w:rsidR="00C01350" w:rsidRPr="00585200" w:rsidRDefault="00D742C1" w:rsidP="00D05B3B">
            <w:pPr>
              <w:spacing w:after="0"/>
              <w:ind w:left="5" w:firstLine="0"/>
              <w:jc w:val="center"/>
              <w:rPr>
                <w:rFonts w:ascii="宋体" w:eastAsia="宋体" w:hAnsi="宋体" w:cs="Calibri"/>
                <w:color w:val="0000FF"/>
                <w:szCs w:val="28"/>
              </w:rPr>
            </w:pPr>
            <w:r w:rsidRPr="00585200">
              <w:rPr>
                <w:rFonts w:ascii="宋体" w:eastAsia="宋体" w:hAnsi="宋体" w:cs="Calibri" w:hint="eastAsia"/>
                <w:color w:val="0000FF"/>
                <w:szCs w:val="28"/>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3C6950" w14:textId="77777777" w:rsidR="00C01350" w:rsidRPr="00585200" w:rsidRDefault="00D742C1" w:rsidP="007D0B39">
            <w:pPr>
              <w:spacing w:after="0"/>
              <w:ind w:left="6" w:firstLine="0"/>
              <w:rPr>
                <w:rFonts w:ascii="宋体" w:eastAsia="宋体" w:hAnsi="宋体" w:cs="Calibri"/>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00:</w:t>
            </w:r>
            <w:r w:rsidRPr="00585200">
              <w:rPr>
                <w:rFonts w:ascii="宋体" w:eastAsia="宋体" w:hAnsi="宋体" w:cs="Calibri" w:hint="eastAsia"/>
                <w:color w:val="0000FF"/>
                <w:szCs w:val="28"/>
              </w:rPr>
              <w:t>成功；</w:t>
            </w:r>
          </w:p>
          <w:p w14:paraId="5DBC184E" w14:textId="133EC3F8" w:rsidR="00D742C1" w:rsidRPr="00585200" w:rsidRDefault="00D742C1" w:rsidP="007D0B39">
            <w:pPr>
              <w:spacing w:after="0"/>
              <w:ind w:left="6" w:firstLine="0"/>
              <w:rPr>
                <w:rFonts w:ascii="宋体" w:eastAsia="宋体" w:hAnsi="宋体" w:cs="Calibri"/>
                <w:color w:val="0000FF"/>
                <w:szCs w:val="28"/>
              </w:rPr>
            </w:pPr>
            <w:r w:rsidRPr="00585200">
              <w:rPr>
                <w:rFonts w:ascii="宋体" w:eastAsia="宋体" w:hAnsi="宋体" w:cs="Calibri" w:hint="eastAsia"/>
                <w:color w:val="0000FF"/>
                <w:szCs w:val="28"/>
              </w:rPr>
              <w:t>0x</w:t>
            </w:r>
            <w:r w:rsidRPr="00585200">
              <w:rPr>
                <w:rFonts w:ascii="宋体" w:eastAsia="宋体" w:hAnsi="宋体" w:cs="Calibri"/>
                <w:color w:val="0000FF"/>
                <w:szCs w:val="28"/>
              </w:rPr>
              <w:t>01:</w:t>
            </w:r>
            <w:r w:rsidRPr="00585200">
              <w:rPr>
                <w:rFonts w:ascii="宋体" w:eastAsia="宋体" w:hAnsi="宋体" w:cs="Calibri" w:hint="eastAsia"/>
                <w:color w:val="0000FF"/>
                <w:szCs w:val="28"/>
              </w:rPr>
              <w:t>失败</w:t>
            </w:r>
          </w:p>
        </w:tc>
        <w:tc>
          <w:tcPr>
            <w:tcW w:w="1164" w:type="pct"/>
            <w:tcBorders>
              <w:top w:val="single" w:sz="4" w:space="0" w:color="000000"/>
              <w:left w:val="single" w:sz="4" w:space="0" w:color="000000"/>
              <w:bottom w:val="single" w:sz="4" w:space="0" w:color="000000"/>
              <w:right w:val="single" w:sz="4" w:space="0" w:color="000000"/>
            </w:tcBorders>
          </w:tcPr>
          <w:p w14:paraId="13FD47AF" w14:textId="77777777" w:rsidR="00C01350" w:rsidRPr="00585200" w:rsidRDefault="00C01350" w:rsidP="00D05B3B">
            <w:pPr>
              <w:spacing w:after="0"/>
              <w:ind w:left="6" w:firstLine="0"/>
              <w:jc w:val="center"/>
              <w:rPr>
                <w:rFonts w:ascii="宋体" w:eastAsia="宋体" w:hAnsi="宋体" w:cs="Calibri"/>
                <w:color w:val="0000FF"/>
                <w:szCs w:val="28"/>
              </w:rPr>
            </w:pPr>
          </w:p>
        </w:tc>
      </w:tr>
    </w:tbl>
    <w:p w14:paraId="06A12D83" w14:textId="38B2107C" w:rsidR="002224E6" w:rsidRPr="00EC0FE5" w:rsidRDefault="002224E6" w:rsidP="002224E6">
      <w:pPr>
        <w:pStyle w:val="2"/>
        <w:numPr>
          <w:ilvl w:val="2"/>
          <w:numId w:val="15"/>
        </w:numPr>
        <w:spacing w:beforeLines="50" w:before="120" w:after="0"/>
        <w:rPr>
          <w:rFonts w:ascii="黑体" w:eastAsia="黑体" w:hAnsi="黑体"/>
          <w:b w:val="0"/>
          <w:color w:val="0000FF"/>
          <w:sz w:val="21"/>
          <w:szCs w:val="21"/>
        </w:rPr>
      </w:pPr>
      <w:bookmarkStart w:id="905" w:name="_Toc119050744"/>
      <w:r w:rsidRPr="00EC0FE5">
        <w:rPr>
          <w:rFonts w:ascii="黑体" w:eastAsia="黑体" w:hAnsi="黑体" w:hint="eastAsia"/>
          <w:b w:val="0"/>
          <w:color w:val="0000FF"/>
          <w:sz w:val="21"/>
          <w:szCs w:val="21"/>
        </w:rPr>
        <w:t>称重参数（0x</w:t>
      </w:r>
      <w:r w:rsidRPr="00EC0FE5">
        <w:rPr>
          <w:rFonts w:ascii="黑体" w:eastAsia="黑体" w:hAnsi="黑体"/>
          <w:b w:val="0"/>
          <w:color w:val="0000FF"/>
          <w:sz w:val="21"/>
          <w:szCs w:val="21"/>
        </w:rPr>
        <w:t>2e</w:t>
      </w:r>
      <w:r w:rsidRPr="00EC0FE5">
        <w:rPr>
          <w:rFonts w:ascii="黑体" w:eastAsia="黑体" w:hAnsi="黑体" w:hint="eastAsia"/>
          <w:b w:val="0"/>
          <w:color w:val="0000FF"/>
          <w:sz w:val="21"/>
          <w:szCs w:val="21"/>
        </w:rPr>
        <w:t>）</w:t>
      </w:r>
      <w:bookmarkEnd w:id="905"/>
    </w:p>
    <w:p w14:paraId="222F2736" w14:textId="4032534F" w:rsidR="002224E6" w:rsidRPr="00585200" w:rsidRDefault="002224E6" w:rsidP="002224E6">
      <w:pPr>
        <w:rPr>
          <w:rFonts w:ascii="宋体" w:eastAsia="宋体" w:hAnsi="宋体"/>
          <w:color w:val="0000FF"/>
        </w:rPr>
      </w:pPr>
      <w:r w:rsidRPr="00585200">
        <w:rPr>
          <w:rFonts w:ascii="宋体" w:eastAsia="宋体" w:hAnsi="宋体" w:hint="eastAsia"/>
          <w:color w:val="0000FF"/>
        </w:rPr>
        <w:t>说明：</w:t>
      </w:r>
      <w:commentRangeStart w:id="906"/>
      <w:r w:rsidR="00B95115" w:rsidRPr="00585200">
        <w:rPr>
          <w:rFonts w:ascii="宋体" w:eastAsia="宋体" w:hAnsi="宋体" w:hint="eastAsia"/>
          <w:color w:val="0000FF"/>
        </w:rPr>
        <w:t>针对</w:t>
      </w:r>
      <w:r w:rsidR="00B50956" w:rsidRPr="00585200">
        <w:rPr>
          <w:rFonts w:ascii="宋体" w:eastAsia="宋体" w:hAnsi="宋体" w:hint="eastAsia"/>
          <w:color w:val="0000FF"/>
        </w:rPr>
        <w:t>加</w:t>
      </w:r>
      <w:r w:rsidR="00C90A64" w:rsidRPr="00585200">
        <w:rPr>
          <w:rFonts w:ascii="宋体" w:eastAsia="宋体" w:hAnsi="宋体" w:hint="eastAsia"/>
          <w:color w:val="0000FF"/>
        </w:rPr>
        <w:t>装称重控制器的</w:t>
      </w:r>
      <w:proofErr w:type="gramStart"/>
      <w:r w:rsidR="00C36F1C" w:rsidRPr="00585200">
        <w:rPr>
          <w:rFonts w:ascii="宋体" w:eastAsia="宋体" w:hAnsi="宋体" w:hint="eastAsia"/>
          <w:color w:val="0000FF"/>
        </w:rPr>
        <w:t>充</w:t>
      </w:r>
      <w:r w:rsidR="00B95115" w:rsidRPr="00585200">
        <w:rPr>
          <w:rFonts w:ascii="宋体" w:eastAsia="宋体" w:hAnsi="宋体" w:hint="eastAsia"/>
          <w:color w:val="0000FF"/>
        </w:rPr>
        <w:t>换电车</w:t>
      </w:r>
      <w:commentRangeEnd w:id="906"/>
      <w:r w:rsidR="00C90A64" w:rsidRPr="00585200">
        <w:rPr>
          <w:rFonts w:ascii="宋体" w:eastAsia="宋体" w:hAnsi="宋体" w:hint="eastAsia"/>
          <w:color w:val="0000FF"/>
        </w:rPr>
        <w:t>辆</w:t>
      </w:r>
      <w:proofErr w:type="gramEnd"/>
      <w:r w:rsidR="000A0C19" w:rsidRPr="00585200">
        <w:rPr>
          <w:rStyle w:val="ad"/>
          <w:color w:val="0000FF"/>
        </w:rPr>
        <w:commentReference w:id="906"/>
      </w:r>
      <w:r w:rsidR="00B95115" w:rsidRPr="00585200">
        <w:rPr>
          <w:rFonts w:ascii="宋体" w:eastAsia="宋体" w:hAnsi="宋体" w:hint="eastAsia"/>
          <w:color w:val="0000FF"/>
        </w:rPr>
        <w:t>，</w:t>
      </w:r>
      <w:r w:rsidRPr="00585200">
        <w:rPr>
          <w:rFonts w:ascii="宋体" w:eastAsia="宋体" w:hAnsi="宋体"/>
          <w:color w:val="0000FF"/>
        </w:rPr>
        <w:t>T-BOX</w:t>
      </w:r>
      <w:r w:rsidRPr="00585200">
        <w:rPr>
          <w:rFonts w:ascii="宋体" w:eastAsia="宋体" w:hAnsi="宋体" w:hint="eastAsia"/>
          <w:color w:val="0000FF"/>
        </w:rPr>
        <w:t>采集</w:t>
      </w:r>
      <w:r w:rsidRPr="00585200">
        <w:rPr>
          <w:rFonts w:ascii="宋体" w:eastAsia="宋体" w:hAnsi="宋体"/>
          <w:color w:val="0000FF"/>
        </w:rPr>
        <w:t>CAN</w:t>
      </w:r>
      <w:r w:rsidRPr="00585200">
        <w:rPr>
          <w:rFonts w:ascii="宋体" w:eastAsia="宋体" w:hAnsi="宋体" w:hint="eastAsia"/>
          <w:color w:val="0000FF"/>
        </w:rPr>
        <w:t>总线上称重参数信息，上报周期，</w:t>
      </w:r>
      <w:r w:rsidR="00B95115" w:rsidRPr="00585200">
        <w:rPr>
          <w:rFonts w:ascii="宋体" w:eastAsia="宋体" w:hAnsi="宋体"/>
          <w:color w:val="0000FF"/>
        </w:rPr>
        <w:t>30</w:t>
      </w:r>
      <w:r w:rsidRPr="00585200">
        <w:rPr>
          <w:rFonts w:ascii="宋体" w:eastAsia="宋体" w:hAnsi="宋体"/>
          <w:color w:val="0000FF"/>
        </w:rPr>
        <w:t xml:space="preserve">s </w:t>
      </w:r>
      <w:r w:rsidRPr="00585200">
        <w:rPr>
          <w:rFonts w:ascii="宋体" w:eastAsia="宋体" w:hAnsi="宋体" w:hint="eastAsia"/>
          <w:color w:val="0000FF"/>
        </w:rPr>
        <w:t>上报一次</w:t>
      </w:r>
      <w:r w:rsidR="00696A98" w:rsidRPr="00585200">
        <w:rPr>
          <w:rFonts w:ascii="宋体" w:eastAsia="宋体" w:hAnsi="宋体" w:hint="eastAsia"/>
          <w:color w:val="0000FF"/>
        </w:rPr>
        <w:t>，未加装车辆默认上报0x</w:t>
      </w:r>
      <w:r w:rsidR="00696A98" w:rsidRPr="00585200">
        <w:rPr>
          <w:rFonts w:ascii="宋体" w:eastAsia="宋体" w:hAnsi="宋体"/>
          <w:color w:val="0000FF"/>
        </w:rPr>
        <w:t>ff</w:t>
      </w:r>
      <w:r w:rsidRPr="00585200">
        <w:rPr>
          <w:rFonts w:ascii="宋体" w:eastAsia="宋体" w:hAnsi="宋体" w:hint="eastAsia"/>
          <w:color w:val="0000FF"/>
        </w:rPr>
        <w:t>。</w:t>
      </w:r>
    </w:p>
    <w:p w14:paraId="25972DE4" w14:textId="108A25BB" w:rsidR="002224E6" w:rsidRPr="00585200" w:rsidRDefault="002224E6" w:rsidP="002224E6">
      <w:pPr>
        <w:jc w:val="center"/>
        <w:rPr>
          <w:rFonts w:eastAsiaTheme="minorEastAsia"/>
          <w:color w:val="0000FF"/>
        </w:rPr>
      </w:pPr>
      <w:bookmarkStart w:id="907" w:name="_Hlk120641150"/>
      <w:r w:rsidRPr="00585200">
        <w:rPr>
          <w:rFonts w:ascii="宋体" w:eastAsia="宋体" w:hAnsi="宋体" w:hint="eastAsia"/>
          <w:color w:val="0000FF"/>
        </w:rPr>
        <w:t>表3</w:t>
      </w:r>
      <w:r w:rsidRPr="00585200">
        <w:rPr>
          <w:rFonts w:ascii="宋体" w:eastAsia="宋体" w:hAnsi="宋体"/>
          <w:color w:val="0000FF"/>
        </w:rPr>
        <w:t xml:space="preserve">-17 </w:t>
      </w:r>
      <w:r w:rsidRPr="00585200">
        <w:rPr>
          <w:rFonts w:ascii="宋体" w:eastAsia="宋体" w:hAnsi="宋体" w:hint="eastAsia"/>
          <w:color w:val="0000FF"/>
        </w:rPr>
        <w:t>消息上报</w:t>
      </w:r>
      <w:r w:rsidRPr="00585200">
        <w:rPr>
          <w:rFonts w:ascii="宋体" w:eastAsia="宋体" w:hAnsi="宋体"/>
          <w:color w:val="0000FF"/>
        </w:rPr>
        <w:t>—0</w:t>
      </w:r>
      <w:r w:rsidRPr="00585200">
        <w:rPr>
          <w:rFonts w:ascii="宋体" w:eastAsia="宋体" w:hAnsi="宋体" w:hint="eastAsia"/>
          <w:color w:val="0000FF"/>
        </w:rPr>
        <w:t>x</w:t>
      </w:r>
      <w:r w:rsidRPr="00585200">
        <w:rPr>
          <w:rFonts w:ascii="宋体" w:eastAsia="宋体" w:hAnsi="宋体"/>
          <w:color w:val="0000FF"/>
        </w:rPr>
        <w:t>2e</w:t>
      </w:r>
    </w:p>
    <w:tbl>
      <w:tblPr>
        <w:tblW w:w="5000" w:type="pct"/>
        <w:tblLayout w:type="fixed"/>
        <w:tblCellMar>
          <w:top w:w="114" w:type="dxa"/>
          <w:left w:w="201" w:type="dxa"/>
          <w:right w:w="205" w:type="dxa"/>
        </w:tblCellMar>
        <w:tblLook w:val="0000" w:firstRow="0" w:lastRow="0" w:firstColumn="0" w:lastColumn="0" w:noHBand="0" w:noVBand="0"/>
      </w:tblPr>
      <w:tblGrid>
        <w:gridCol w:w="846"/>
        <w:gridCol w:w="1700"/>
        <w:gridCol w:w="1843"/>
        <w:gridCol w:w="2127"/>
        <w:gridCol w:w="1977"/>
      </w:tblGrid>
      <w:tr w:rsidR="00585200" w:rsidRPr="00585200" w14:paraId="2E301BA4" w14:textId="77777777" w:rsidTr="001D12DB">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bookmarkEnd w:id="907"/>
          <w:p w14:paraId="47C2EACC" w14:textId="026DF8E4" w:rsidR="002224E6" w:rsidRPr="00585200" w:rsidRDefault="002224E6" w:rsidP="002224E6">
            <w:pPr>
              <w:spacing w:after="0"/>
              <w:ind w:left="3" w:firstLine="0"/>
              <w:jc w:val="center"/>
              <w:rPr>
                <w:rFonts w:ascii="宋体" w:eastAsia="宋体" w:hAnsi="宋体" w:cs="Calibri"/>
                <w:color w:val="0000FF"/>
                <w:szCs w:val="28"/>
              </w:rPr>
            </w:pPr>
            <w:r w:rsidRPr="00585200">
              <w:rPr>
                <w:rFonts w:ascii="宋体" w:eastAsia="宋体" w:hAnsi="宋体" w:cs="宋体"/>
                <w:color w:val="0000FF"/>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BB663E9" w14:textId="4FF1EC90" w:rsidR="002224E6" w:rsidRPr="00585200" w:rsidRDefault="002224E6" w:rsidP="002224E6">
            <w:pPr>
              <w:spacing w:after="0"/>
              <w:ind w:left="1" w:firstLine="0"/>
              <w:jc w:val="center"/>
              <w:rPr>
                <w:rFonts w:ascii="宋体" w:eastAsia="宋体" w:hAnsi="宋体" w:cs="宋体"/>
                <w:color w:val="0000FF"/>
                <w:szCs w:val="28"/>
              </w:rPr>
            </w:pPr>
            <w:r w:rsidRPr="00585200">
              <w:rPr>
                <w:rFonts w:ascii="宋体" w:eastAsia="宋体" w:hAnsi="宋体" w:cs="宋体"/>
                <w:color w:val="0000FF"/>
              </w:rPr>
              <w:t>字段定义</w:t>
            </w:r>
          </w:p>
        </w:tc>
        <w:tc>
          <w:tcPr>
            <w:tcW w:w="10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F23A647" w14:textId="0F0D30D3" w:rsidR="002224E6" w:rsidRPr="00585200" w:rsidRDefault="002224E6" w:rsidP="002224E6">
            <w:pPr>
              <w:spacing w:after="0"/>
              <w:ind w:left="5" w:firstLine="0"/>
              <w:jc w:val="center"/>
              <w:rPr>
                <w:rFonts w:ascii="宋体" w:eastAsia="宋体" w:hAnsi="宋体" w:cs="Calibri"/>
                <w:color w:val="0000FF"/>
                <w:szCs w:val="28"/>
              </w:rPr>
            </w:pPr>
            <w:r w:rsidRPr="00585200">
              <w:rPr>
                <w:rFonts w:ascii="宋体" w:eastAsia="宋体" w:hAnsi="宋体" w:cs="宋体" w:hint="eastAsia"/>
                <w:color w:val="0000FF"/>
              </w:rPr>
              <w:t>长度（字节）</w:t>
            </w:r>
          </w:p>
        </w:tc>
        <w:tc>
          <w:tcPr>
            <w:tcW w:w="125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5AEDA51" w14:textId="0816D756" w:rsidR="002224E6" w:rsidRPr="00585200" w:rsidRDefault="002224E6" w:rsidP="002224E6">
            <w:pPr>
              <w:spacing w:after="0"/>
              <w:ind w:left="6" w:firstLine="0"/>
              <w:rPr>
                <w:rFonts w:ascii="宋体" w:eastAsia="宋体" w:hAnsi="宋体" w:cs="Calibri"/>
                <w:color w:val="0000FF"/>
                <w:szCs w:val="28"/>
              </w:rPr>
            </w:pPr>
            <w:r w:rsidRPr="00585200">
              <w:rPr>
                <w:rFonts w:ascii="宋体" w:eastAsia="宋体" w:hAnsi="宋体" w:cs="宋体" w:hint="eastAsia"/>
                <w:color w:val="0000FF"/>
              </w:rPr>
              <w:t>参数说明</w:t>
            </w:r>
          </w:p>
        </w:tc>
        <w:tc>
          <w:tcPr>
            <w:tcW w:w="116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FFA3E2D" w14:textId="6F4FB90F" w:rsidR="002224E6" w:rsidRPr="00585200" w:rsidRDefault="002224E6" w:rsidP="002224E6">
            <w:pPr>
              <w:spacing w:after="0"/>
              <w:ind w:left="6" w:firstLine="0"/>
              <w:jc w:val="center"/>
              <w:rPr>
                <w:rFonts w:ascii="宋体" w:eastAsia="宋体" w:hAnsi="宋体" w:cs="Calibri"/>
                <w:color w:val="0000FF"/>
                <w:szCs w:val="28"/>
              </w:rPr>
            </w:pPr>
            <w:r w:rsidRPr="00585200">
              <w:rPr>
                <w:rFonts w:ascii="宋体" w:eastAsia="宋体" w:hAnsi="宋体" w:cs="宋体" w:hint="eastAsia"/>
                <w:color w:val="0000FF"/>
              </w:rPr>
              <w:t>备注</w:t>
            </w:r>
          </w:p>
        </w:tc>
      </w:tr>
      <w:tr w:rsidR="00585200" w:rsidRPr="00585200" w14:paraId="1AC22BB3" w14:textId="77777777" w:rsidTr="002224E6">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174648" w14:textId="26132A73" w:rsidR="002224E6" w:rsidRPr="00585200" w:rsidRDefault="002224E6" w:rsidP="002224E6">
            <w:pPr>
              <w:spacing w:after="0"/>
              <w:ind w:left="3" w:firstLine="0"/>
              <w:jc w:val="center"/>
              <w:rPr>
                <w:rFonts w:ascii="宋体" w:eastAsia="宋体" w:hAnsi="宋体" w:cs="宋体"/>
                <w:color w:val="0000FF"/>
              </w:rPr>
            </w:pPr>
            <w:r w:rsidRPr="00585200">
              <w:rPr>
                <w:rFonts w:ascii="宋体" w:eastAsia="宋体" w:hAnsi="宋体" w:cs="宋体" w:hint="eastAsia"/>
                <w:color w:val="0000FF"/>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9F01C1D" w14:textId="58B7B3C8" w:rsidR="002224E6" w:rsidRPr="00585200" w:rsidRDefault="002224E6" w:rsidP="002224E6">
            <w:pPr>
              <w:spacing w:after="0"/>
              <w:ind w:left="1" w:firstLine="0"/>
              <w:jc w:val="center"/>
              <w:rPr>
                <w:rFonts w:ascii="宋体" w:eastAsia="宋体" w:hAnsi="宋体" w:cs="宋体"/>
                <w:color w:val="0000FF"/>
              </w:rPr>
            </w:pPr>
            <w:r w:rsidRPr="00585200">
              <w:rPr>
                <w:rFonts w:ascii="宋体" w:eastAsia="宋体" w:hAnsi="宋体" w:cs="宋体" w:hint="eastAsia"/>
                <w:color w:val="0000FF"/>
              </w:rPr>
              <w:t>时间</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7343D9" w14:textId="1A78E616" w:rsidR="002224E6" w:rsidRPr="00585200" w:rsidRDefault="002224E6" w:rsidP="002224E6">
            <w:pPr>
              <w:spacing w:after="0"/>
              <w:ind w:left="5" w:firstLine="0"/>
              <w:jc w:val="center"/>
              <w:rPr>
                <w:rFonts w:ascii="宋体" w:eastAsia="宋体" w:hAnsi="宋体" w:cs="宋体"/>
                <w:color w:val="0000FF"/>
              </w:rPr>
            </w:pPr>
            <w:r w:rsidRPr="00585200">
              <w:rPr>
                <w:rFonts w:ascii="宋体" w:eastAsia="宋体" w:hAnsi="宋体" w:cs="宋体" w:hint="eastAsia"/>
                <w:color w:val="0000FF"/>
              </w:rPr>
              <w:t>6</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FEC855" w14:textId="76409238" w:rsidR="002224E6" w:rsidRPr="00585200" w:rsidRDefault="002224E6" w:rsidP="002224E6">
            <w:pPr>
              <w:spacing w:after="0"/>
              <w:ind w:left="6" w:firstLine="0"/>
              <w:rPr>
                <w:rFonts w:ascii="宋体" w:eastAsia="宋体" w:hAnsi="宋体" w:cs="宋体"/>
                <w:color w:val="0000FF"/>
              </w:rPr>
            </w:pPr>
            <w:r w:rsidRPr="00585200">
              <w:rPr>
                <w:rFonts w:ascii="宋体" w:eastAsia="宋体" w:hAnsi="宋体" w:cs="宋体" w:hint="eastAsia"/>
                <w:color w:val="0000FF"/>
              </w:rPr>
              <w:t>时间戳</w:t>
            </w:r>
          </w:p>
        </w:tc>
        <w:tc>
          <w:tcPr>
            <w:tcW w:w="11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5818F4" w14:textId="77777777" w:rsidR="002224E6" w:rsidRPr="00585200" w:rsidRDefault="002224E6" w:rsidP="002224E6">
            <w:pPr>
              <w:spacing w:after="0"/>
              <w:ind w:left="6" w:firstLine="0"/>
              <w:jc w:val="center"/>
              <w:rPr>
                <w:rFonts w:ascii="宋体" w:eastAsia="宋体" w:hAnsi="宋体" w:cs="宋体"/>
                <w:color w:val="0000FF"/>
              </w:rPr>
            </w:pPr>
          </w:p>
        </w:tc>
      </w:tr>
      <w:tr w:rsidR="00585200" w:rsidRPr="00585200" w14:paraId="0206A92F" w14:textId="77777777" w:rsidTr="002224E6">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AC8356" w14:textId="54951A07" w:rsidR="002224E6" w:rsidRPr="00585200" w:rsidRDefault="002224E6" w:rsidP="002224E6">
            <w:pPr>
              <w:spacing w:after="0"/>
              <w:ind w:left="3" w:firstLine="0"/>
              <w:jc w:val="center"/>
              <w:rPr>
                <w:rFonts w:ascii="宋体" w:eastAsia="宋体" w:hAnsi="宋体" w:cs="宋体"/>
                <w:color w:val="0000FF"/>
              </w:rPr>
            </w:pPr>
            <w:r w:rsidRPr="00585200">
              <w:rPr>
                <w:rFonts w:ascii="宋体" w:eastAsia="宋体" w:hAnsi="宋体" w:cs="宋体" w:hint="eastAsia"/>
                <w:color w:val="0000FF"/>
              </w:rPr>
              <w:t>2</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371F8F" w14:textId="63D3A9B6" w:rsidR="002224E6" w:rsidRPr="00585200" w:rsidRDefault="002224E6" w:rsidP="002224E6">
            <w:pPr>
              <w:spacing w:after="0"/>
              <w:ind w:left="1" w:firstLine="0"/>
              <w:jc w:val="center"/>
              <w:rPr>
                <w:rFonts w:ascii="宋体" w:eastAsia="宋体" w:hAnsi="宋体" w:cs="宋体"/>
                <w:color w:val="0000FF"/>
              </w:rPr>
            </w:pPr>
            <w:r w:rsidRPr="00585200">
              <w:rPr>
                <w:rFonts w:ascii="宋体" w:eastAsia="宋体" w:hAnsi="宋体" w:cs="宋体" w:hint="eastAsia"/>
                <w:color w:val="0000FF"/>
              </w:rPr>
              <w:t>称</w:t>
            </w:r>
            <w:proofErr w:type="gramStart"/>
            <w:r w:rsidRPr="00585200">
              <w:rPr>
                <w:rFonts w:ascii="宋体" w:eastAsia="宋体" w:hAnsi="宋体" w:cs="宋体" w:hint="eastAsia"/>
                <w:color w:val="0000FF"/>
              </w:rPr>
              <w:t>重重量</w:t>
            </w:r>
            <w:proofErr w:type="gramEnd"/>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C275F6" w14:textId="74688A69" w:rsidR="002224E6" w:rsidRPr="00585200" w:rsidRDefault="00B95115" w:rsidP="002224E6">
            <w:pPr>
              <w:spacing w:after="0"/>
              <w:ind w:left="5" w:firstLine="0"/>
              <w:jc w:val="center"/>
              <w:rPr>
                <w:rFonts w:ascii="宋体" w:eastAsia="宋体" w:hAnsi="宋体" w:cs="宋体"/>
                <w:color w:val="0000FF"/>
              </w:rPr>
            </w:pPr>
            <w:r w:rsidRPr="00585200">
              <w:rPr>
                <w:rFonts w:ascii="宋体" w:eastAsia="宋体" w:hAnsi="宋体" w:cs="宋体" w:hint="eastAsia"/>
                <w:color w:val="0000FF"/>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E55BBD" w14:textId="1FBFAF33" w:rsidR="002224E6" w:rsidRPr="00585200" w:rsidRDefault="002224E6" w:rsidP="00B95115">
            <w:pPr>
              <w:spacing w:after="0"/>
              <w:ind w:left="6" w:firstLine="0"/>
              <w:rPr>
                <w:rFonts w:ascii="宋体" w:eastAsia="宋体" w:hAnsi="宋体" w:cs="宋体"/>
                <w:color w:val="0000FF"/>
              </w:rPr>
            </w:pPr>
            <w:r w:rsidRPr="00585200">
              <w:rPr>
                <w:rFonts w:ascii="宋体" w:eastAsia="宋体" w:hAnsi="宋体" w:cs="宋体" w:hint="eastAsia"/>
                <w:color w:val="0000FF"/>
              </w:rPr>
              <w:t>单位：吨；比例因子</w:t>
            </w:r>
            <w:r w:rsidR="00D22A4E" w:rsidRPr="00585200">
              <w:rPr>
                <w:rFonts w:ascii="宋体" w:eastAsia="宋体" w:hAnsi="宋体" w:cs="宋体" w:hint="eastAsia"/>
                <w:color w:val="0000FF"/>
              </w:rPr>
              <w:t>1</w:t>
            </w:r>
            <w:r w:rsidRPr="00585200">
              <w:rPr>
                <w:rFonts w:ascii="宋体" w:eastAsia="宋体" w:hAnsi="宋体" w:cs="宋体"/>
                <w:color w:val="0000FF"/>
              </w:rPr>
              <w:t>T</w:t>
            </w:r>
            <w:r w:rsidRPr="00585200">
              <w:rPr>
                <w:rFonts w:ascii="宋体" w:eastAsia="宋体" w:hAnsi="宋体" w:cs="宋体" w:hint="eastAsia"/>
                <w:color w:val="0000FF"/>
              </w:rPr>
              <w:t>/</w:t>
            </w:r>
            <w:r w:rsidRPr="00585200">
              <w:rPr>
                <w:rFonts w:ascii="宋体" w:eastAsia="宋体" w:hAnsi="宋体" w:cs="宋体"/>
                <w:color w:val="0000FF"/>
              </w:rPr>
              <w:t>bit</w:t>
            </w:r>
            <w:r w:rsidRPr="00585200">
              <w:rPr>
                <w:rFonts w:ascii="宋体" w:eastAsia="宋体" w:hAnsi="宋体" w:cs="宋体" w:hint="eastAsia"/>
                <w:color w:val="0000FF"/>
              </w:rPr>
              <w:t>，范围（0</w:t>
            </w:r>
            <w:r w:rsidRPr="00585200">
              <w:rPr>
                <w:rFonts w:ascii="宋体" w:eastAsia="宋体" w:hAnsi="宋体" w:cs="宋体"/>
                <w:color w:val="0000FF"/>
              </w:rPr>
              <w:t>~</w:t>
            </w:r>
            <w:r w:rsidR="00D22A4E" w:rsidRPr="00585200">
              <w:rPr>
                <w:rFonts w:ascii="宋体" w:eastAsia="宋体" w:hAnsi="宋体" w:cs="宋体"/>
                <w:color w:val="0000FF"/>
              </w:rPr>
              <w:t>254</w:t>
            </w:r>
            <w:r w:rsidRPr="00585200">
              <w:rPr>
                <w:rFonts w:ascii="宋体" w:eastAsia="宋体" w:hAnsi="宋体" w:cs="宋体"/>
                <w:color w:val="0000FF"/>
              </w:rPr>
              <w:t>T</w:t>
            </w:r>
            <w:r w:rsidRPr="00585200">
              <w:rPr>
                <w:rFonts w:ascii="宋体" w:eastAsia="宋体" w:hAnsi="宋体" w:cs="宋体" w:hint="eastAsia"/>
                <w:color w:val="0000FF"/>
              </w:rPr>
              <w:t>）</w:t>
            </w:r>
            <w:r w:rsidR="00AC56E5" w:rsidRPr="00585200">
              <w:rPr>
                <w:rFonts w:ascii="宋体" w:eastAsia="宋体" w:hAnsi="宋体" w:cs="宋体" w:hint="eastAsia"/>
                <w:color w:val="0000FF"/>
              </w:rPr>
              <w:t>，偏移量为0</w:t>
            </w:r>
            <w:r w:rsidRPr="00585200">
              <w:rPr>
                <w:rFonts w:ascii="宋体" w:eastAsia="宋体" w:hAnsi="宋体" w:cs="宋体" w:hint="eastAsia"/>
                <w:color w:val="0000FF"/>
              </w:rPr>
              <w:t>；</w:t>
            </w:r>
          </w:p>
          <w:p w14:paraId="03341D03" w14:textId="64146057" w:rsidR="00B95115" w:rsidRPr="00585200" w:rsidRDefault="00B95115" w:rsidP="00B95115">
            <w:pPr>
              <w:spacing w:after="0"/>
              <w:ind w:left="6" w:firstLine="0"/>
              <w:rPr>
                <w:rFonts w:ascii="宋体" w:eastAsia="宋体" w:hAnsi="宋体" w:cs="宋体"/>
                <w:color w:val="0000FF"/>
              </w:rPr>
            </w:pPr>
            <w:r w:rsidRPr="00585200">
              <w:rPr>
                <w:rFonts w:ascii="宋体" w:eastAsia="宋体" w:hAnsi="宋体" w:cs="宋体" w:hint="eastAsia"/>
                <w:color w:val="0000FF"/>
              </w:rPr>
              <w:t>0x</w:t>
            </w:r>
            <w:r w:rsidRPr="00585200">
              <w:rPr>
                <w:rFonts w:ascii="宋体" w:eastAsia="宋体" w:hAnsi="宋体" w:cs="宋体"/>
                <w:color w:val="0000FF"/>
              </w:rPr>
              <w:t>ff:</w:t>
            </w:r>
            <w:r w:rsidRPr="00585200">
              <w:rPr>
                <w:rFonts w:ascii="宋体" w:eastAsia="宋体" w:hAnsi="宋体" w:cs="宋体" w:hint="eastAsia"/>
                <w:color w:val="0000FF"/>
              </w:rPr>
              <w:t>无效</w:t>
            </w:r>
          </w:p>
        </w:tc>
        <w:tc>
          <w:tcPr>
            <w:tcW w:w="11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49A9E0" w14:textId="056D7500" w:rsidR="002224E6" w:rsidRPr="00585200" w:rsidRDefault="00F047A5" w:rsidP="002224E6">
            <w:pPr>
              <w:spacing w:after="0"/>
              <w:ind w:left="6" w:firstLine="0"/>
              <w:jc w:val="center"/>
              <w:rPr>
                <w:rFonts w:ascii="宋体" w:eastAsia="宋体" w:hAnsi="宋体" w:cs="宋体"/>
                <w:color w:val="0000FF"/>
              </w:rPr>
            </w:pPr>
            <w:r w:rsidRPr="00585200">
              <w:rPr>
                <w:rFonts w:ascii="宋体" w:eastAsia="宋体" w:hAnsi="宋体" w:cs="宋体" w:hint="eastAsia"/>
                <w:color w:val="0000FF"/>
              </w:rPr>
              <w:t>最小计量1</w:t>
            </w:r>
            <w:r w:rsidRPr="00585200">
              <w:rPr>
                <w:rFonts w:ascii="宋体" w:eastAsia="宋体" w:hAnsi="宋体" w:cs="宋体"/>
                <w:color w:val="0000FF"/>
              </w:rPr>
              <w:t>T</w:t>
            </w:r>
          </w:p>
        </w:tc>
      </w:tr>
      <w:tr w:rsidR="00585200" w:rsidRPr="00585200" w14:paraId="4781641B" w14:textId="77777777" w:rsidTr="002224E6">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5A6C8B" w14:textId="5F7999B9" w:rsidR="00B95115" w:rsidRPr="00585200" w:rsidRDefault="00B95115" w:rsidP="002224E6">
            <w:pPr>
              <w:spacing w:after="0"/>
              <w:ind w:left="3" w:firstLine="0"/>
              <w:jc w:val="center"/>
              <w:rPr>
                <w:rFonts w:ascii="宋体" w:eastAsia="宋体" w:hAnsi="宋体" w:cs="宋体"/>
                <w:color w:val="0000FF"/>
              </w:rPr>
            </w:pPr>
            <w:r w:rsidRPr="00585200">
              <w:rPr>
                <w:rFonts w:ascii="宋体" w:eastAsia="宋体" w:hAnsi="宋体" w:cs="宋体" w:hint="eastAsia"/>
                <w:color w:val="0000FF"/>
              </w:rPr>
              <w:t>3</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02C192" w14:textId="651B32D2" w:rsidR="00B95115" w:rsidRPr="00585200" w:rsidRDefault="00B95115" w:rsidP="002224E6">
            <w:pPr>
              <w:spacing w:after="0"/>
              <w:ind w:left="1" w:firstLine="0"/>
              <w:jc w:val="center"/>
              <w:rPr>
                <w:rFonts w:ascii="宋体" w:eastAsia="宋体" w:hAnsi="宋体" w:cs="宋体"/>
                <w:color w:val="0000FF"/>
              </w:rPr>
            </w:pPr>
            <w:r w:rsidRPr="00585200">
              <w:rPr>
                <w:rFonts w:ascii="宋体" w:eastAsia="宋体" w:hAnsi="宋体" w:cs="宋体" w:hint="eastAsia"/>
                <w:color w:val="0000FF"/>
              </w:rPr>
              <w:t>预留</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C8FD45" w14:textId="49EA41AA" w:rsidR="00B95115" w:rsidRPr="00585200" w:rsidRDefault="00B95115" w:rsidP="002224E6">
            <w:pPr>
              <w:spacing w:after="0"/>
              <w:ind w:left="5" w:firstLine="0"/>
              <w:jc w:val="center"/>
              <w:rPr>
                <w:rFonts w:ascii="宋体" w:eastAsia="宋体" w:hAnsi="宋体" w:cs="宋体"/>
                <w:color w:val="0000FF"/>
              </w:rPr>
            </w:pPr>
            <w:r w:rsidRPr="00585200">
              <w:rPr>
                <w:rFonts w:ascii="宋体" w:eastAsia="宋体" w:hAnsi="宋体" w:cs="宋体" w:hint="eastAsia"/>
                <w:color w:val="0000FF"/>
              </w:rPr>
              <w:t>7</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A90406" w14:textId="6D335799" w:rsidR="00B95115" w:rsidRPr="00585200" w:rsidRDefault="00B95115" w:rsidP="002224E6">
            <w:pPr>
              <w:spacing w:after="0"/>
              <w:ind w:left="6" w:firstLine="0"/>
              <w:rPr>
                <w:rFonts w:ascii="宋体" w:eastAsia="宋体" w:hAnsi="宋体" w:cs="宋体"/>
                <w:color w:val="0000FF"/>
              </w:rPr>
            </w:pPr>
            <w:r w:rsidRPr="00585200">
              <w:rPr>
                <w:rFonts w:ascii="宋体" w:eastAsia="宋体" w:hAnsi="宋体" w:cs="宋体" w:hint="eastAsia"/>
                <w:color w:val="0000FF"/>
              </w:rPr>
              <w:t>保留备用</w:t>
            </w:r>
          </w:p>
        </w:tc>
        <w:tc>
          <w:tcPr>
            <w:tcW w:w="11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0C50B7" w14:textId="77777777" w:rsidR="00B95115" w:rsidRPr="00585200" w:rsidRDefault="00B95115" w:rsidP="002224E6">
            <w:pPr>
              <w:spacing w:after="0"/>
              <w:ind w:left="6" w:firstLine="0"/>
              <w:jc w:val="center"/>
              <w:rPr>
                <w:rFonts w:ascii="宋体" w:eastAsia="宋体" w:hAnsi="宋体" w:cs="宋体"/>
                <w:color w:val="0000FF"/>
              </w:rPr>
            </w:pPr>
          </w:p>
        </w:tc>
      </w:tr>
    </w:tbl>
    <w:p w14:paraId="76BF9FA2" w14:textId="58E36FB6" w:rsidR="00B95115" w:rsidRPr="00585200" w:rsidRDefault="00B95115" w:rsidP="00B95115">
      <w:pPr>
        <w:spacing w:beforeLines="50" w:before="120" w:after="0" w:line="240" w:lineRule="auto"/>
        <w:ind w:left="0" w:firstLine="0"/>
        <w:jc w:val="center"/>
        <w:rPr>
          <w:rFonts w:ascii="宋体" w:eastAsia="宋体" w:hAnsi="宋体"/>
          <w:color w:val="0000FF"/>
        </w:rPr>
      </w:pPr>
      <w:bookmarkStart w:id="908" w:name="_Hlk120641081"/>
      <w:r w:rsidRPr="00585200">
        <w:rPr>
          <w:rFonts w:ascii="宋体" w:eastAsia="宋体" w:hAnsi="宋体" w:hint="eastAsia"/>
          <w:color w:val="0000FF"/>
        </w:rPr>
        <w:t>表3</w:t>
      </w:r>
      <w:r w:rsidRPr="00585200">
        <w:rPr>
          <w:rFonts w:ascii="宋体" w:eastAsia="宋体" w:hAnsi="宋体"/>
          <w:color w:val="0000FF"/>
        </w:rPr>
        <w:t>-1</w:t>
      </w:r>
      <w:r w:rsidR="00187936" w:rsidRPr="00585200">
        <w:rPr>
          <w:rFonts w:ascii="宋体" w:eastAsia="宋体" w:hAnsi="宋体"/>
          <w:color w:val="0000FF"/>
        </w:rPr>
        <w:t>8</w:t>
      </w:r>
      <w:r w:rsidRPr="00585200">
        <w:rPr>
          <w:rFonts w:ascii="宋体" w:eastAsia="宋体" w:hAnsi="宋体"/>
          <w:color w:val="0000FF"/>
        </w:rPr>
        <w:t xml:space="preserve"> </w:t>
      </w:r>
      <w:r w:rsidRPr="00585200">
        <w:rPr>
          <w:rFonts w:ascii="宋体" w:eastAsia="宋体" w:hAnsi="宋体" w:hint="eastAsia"/>
          <w:color w:val="0000FF"/>
        </w:rPr>
        <w:t>平台应答</w:t>
      </w:r>
      <w:r w:rsidRPr="00585200">
        <w:rPr>
          <w:rFonts w:ascii="宋体" w:eastAsia="宋体" w:hAnsi="宋体"/>
          <w:color w:val="0000FF"/>
        </w:rPr>
        <w:t>—0</w:t>
      </w:r>
      <w:r w:rsidRPr="00585200">
        <w:rPr>
          <w:rFonts w:ascii="宋体" w:eastAsia="宋体" w:hAnsi="宋体" w:hint="eastAsia"/>
          <w:color w:val="0000FF"/>
        </w:rPr>
        <w:t>x</w:t>
      </w:r>
      <w:r w:rsidRPr="00585200">
        <w:rPr>
          <w:rFonts w:ascii="宋体" w:eastAsia="宋体" w:hAnsi="宋体"/>
          <w:color w:val="0000FF"/>
        </w:rPr>
        <w:t>c</w:t>
      </w:r>
      <w:r w:rsidRPr="00585200">
        <w:rPr>
          <w:rFonts w:ascii="宋体" w:eastAsia="宋体" w:hAnsi="宋体" w:hint="eastAsia"/>
          <w:color w:val="0000FF"/>
        </w:rPr>
        <w:t>e</w:t>
      </w:r>
    </w:p>
    <w:tbl>
      <w:tblPr>
        <w:tblW w:w="5000" w:type="pct"/>
        <w:tblLayout w:type="fixed"/>
        <w:tblCellMar>
          <w:top w:w="114" w:type="dxa"/>
          <w:left w:w="201" w:type="dxa"/>
          <w:right w:w="205" w:type="dxa"/>
        </w:tblCellMar>
        <w:tblLook w:val="0000" w:firstRow="0" w:lastRow="0" w:firstColumn="0" w:lastColumn="0" w:noHBand="0" w:noVBand="0"/>
      </w:tblPr>
      <w:tblGrid>
        <w:gridCol w:w="846"/>
        <w:gridCol w:w="1700"/>
        <w:gridCol w:w="1843"/>
        <w:gridCol w:w="2127"/>
        <w:gridCol w:w="1977"/>
      </w:tblGrid>
      <w:tr w:rsidR="00585200" w:rsidRPr="00585200" w14:paraId="5F4C02BA" w14:textId="77777777" w:rsidTr="00E72F2F">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2809484" w14:textId="5D18C351" w:rsidR="006D78CA" w:rsidRPr="00585200" w:rsidRDefault="006D78CA" w:rsidP="006D78CA">
            <w:pPr>
              <w:spacing w:after="0"/>
              <w:ind w:left="3" w:firstLine="0"/>
              <w:jc w:val="center"/>
              <w:rPr>
                <w:rFonts w:ascii="宋体" w:eastAsia="宋体" w:hAnsi="宋体" w:cs="宋体"/>
                <w:color w:val="0000FF"/>
              </w:rPr>
            </w:pPr>
            <w:r w:rsidRPr="00585200">
              <w:rPr>
                <w:rFonts w:ascii="宋体" w:eastAsia="宋体" w:hAnsi="宋体" w:cs="宋体"/>
                <w:color w:val="0000FF"/>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9CE8795" w14:textId="1A09D4CB" w:rsidR="006D78CA" w:rsidRPr="00585200" w:rsidRDefault="006D78CA" w:rsidP="006D78CA">
            <w:pPr>
              <w:spacing w:after="0"/>
              <w:ind w:left="1" w:firstLine="0"/>
              <w:jc w:val="center"/>
              <w:rPr>
                <w:rFonts w:ascii="宋体" w:eastAsia="宋体" w:hAnsi="宋体" w:cs="宋体"/>
                <w:color w:val="0000FF"/>
              </w:rPr>
            </w:pPr>
            <w:r w:rsidRPr="00585200">
              <w:rPr>
                <w:rFonts w:ascii="宋体" w:eastAsia="宋体" w:hAnsi="宋体" w:cs="宋体"/>
                <w:color w:val="0000FF"/>
              </w:rPr>
              <w:t>字段定义</w:t>
            </w:r>
          </w:p>
        </w:tc>
        <w:tc>
          <w:tcPr>
            <w:tcW w:w="10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3345419" w14:textId="06352579" w:rsidR="006D78CA" w:rsidRPr="00585200" w:rsidRDefault="006D78CA" w:rsidP="006D78CA">
            <w:pPr>
              <w:spacing w:after="0"/>
              <w:ind w:left="5" w:firstLine="0"/>
              <w:jc w:val="center"/>
              <w:rPr>
                <w:rFonts w:ascii="宋体" w:eastAsia="宋体" w:hAnsi="宋体" w:cs="宋体"/>
                <w:color w:val="0000FF"/>
              </w:rPr>
            </w:pPr>
            <w:r w:rsidRPr="00585200">
              <w:rPr>
                <w:rFonts w:ascii="宋体" w:eastAsia="宋体" w:hAnsi="宋体" w:cs="宋体" w:hint="eastAsia"/>
                <w:color w:val="0000FF"/>
              </w:rPr>
              <w:t>长度（字节）</w:t>
            </w:r>
          </w:p>
        </w:tc>
        <w:tc>
          <w:tcPr>
            <w:tcW w:w="125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8AE507" w14:textId="3FEB4F80" w:rsidR="006D78CA" w:rsidRPr="00585200" w:rsidRDefault="006D78CA" w:rsidP="006D78CA">
            <w:pPr>
              <w:spacing w:after="0"/>
              <w:ind w:left="6" w:firstLine="0"/>
              <w:rPr>
                <w:rFonts w:ascii="宋体" w:eastAsia="宋体" w:hAnsi="宋体" w:cs="宋体"/>
                <w:color w:val="0000FF"/>
              </w:rPr>
            </w:pPr>
            <w:r w:rsidRPr="00585200">
              <w:rPr>
                <w:rFonts w:ascii="宋体" w:eastAsia="宋体" w:hAnsi="宋体" w:cs="宋体" w:hint="eastAsia"/>
                <w:color w:val="0000FF"/>
              </w:rPr>
              <w:t>参数说明</w:t>
            </w:r>
          </w:p>
        </w:tc>
        <w:tc>
          <w:tcPr>
            <w:tcW w:w="116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080FBE3" w14:textId="4155B259" w:rsidR="006D78CA" w:rsidRPr="00585200" w:rsidRDefault="006D78CA" w:rsidP="006D78CA">
            <w:pPr>
              <w:spacing w:after="0"/>
              <w:ind w:left="6" w:firstLine="0"/>
              <w:jc w:val="center"/>
              <w:rPr>
                <w:rFonts w:ascii="宋体" w:eastAsia="宋体" w:hAnsi="宋体" w:cs="宋体"/>
                <w:color w:val="0000FF"/>
              </w:rPr>
            </w:pPr>
            <w:r w:rsidRPr="00585200">
              <w:rPr>
                <w:rFonts w:ascii="宋体" w:eastAsia="宋体" w:hAnsi="宋体" w:cs="宋体" w:hint="eastAsia"/>
                <w:color w:val="0000FF"/>
              </w:rPr>
              <w:t>备注</w:t>
            </w:r>
          </w:p>
        </w:tc>
      </w:tr>
      <w:tr w:rsidR="00585200" w:rsidRPr="00585200" w14:paraId="56B2CDDA" w14:textId="77777777" w:rsidTr="00DB609D">
        <w:trPr>
          <w:trHeight w:val="492"/>
        </w:trPr>
        <w:tc>
          <w:tcPr>
            <w:tcW w:w="498" w:type="pct"/>
            <w:tcBorders>
              <w:top w:val="single" w:sz="4" w:space="0" w:color="auto"/>
              <w:left w:val="single" w:sz="4" w:space="0" w:color="auto"/>
              <w:bottom w:val="single" w:sz="4" w:space="0" w:color="auto"/>
              <w:right w:val="single" w:sz="4" w:space="0" w:color="auto"/>
            </w:tcBorders>
            <w:vAlign w:val="center"/>
          </w:tcPr>
          <w:p w14:paraId="2BE1F135" w14:textId="41B72CEF" w:rsidR="006D78CA" w:rsidRPr="00585200" w:rsidRDefault="006D78CA" w:rsidP="006D78CA">
            <w:pPr>
              <w:spacing w:after="0"/>
              <w:ind w:left="3" w:firstLine="0"/>
              <w:jc w:val="center"/>
              <w:rPr>
                <w:rFonts w:ascii="宋体" w:eastAsia="宋体" w:hAnsi="宋体" w:cs="宋体"/>
                <w:color w:val="0000FF"/>
              </w:rPr>
            </w:pPr>
            <w:r w:rsidRPr="00585200">
              <w:rPr>
                <w:rFonts w:ascii="宋体" w:eastAsia="宋体" w:hAnsi="宋体" w:hint="eastAsia"/>
                <w:color w:val="0000FF"/>
                <w:szCs w:val="21"/>
              </w:rPr>
              <w:t>1</w:t>
            </w:r>
          </w:p>
        </w:tc>
        <w:tc>
          <w:tcPr>
            <w:tcW w:w="1001" w:type="pct"/>
            <w:tcBorders>
              <w:top w:val="single" w:sz="4" w:space="0" w:color="auto"/>
              <w:left w:val="single" w:sz="4" w:space="0" w:color="auto"/>
              <w:bottom w:val="single" w:sz="4" w:space="0" w:color="auto"/>
              <w:right w:val="single" w:sz="4" w:space="0" w:color="auto"/>
            </w:tcBorders>
            <w:vAlign w:val="center"/>
          </w:tcPr>
          <w:p w14:paraId="15EF55C6" w14:textId="2B439282" w:rsidR="006D78CA" w:rsidRPr="00585200" w:rsidRDefault="006D78CA" w:rsidP="006D78CA">
            <w:pPr>
              <w:spacing w:after="0"/>
              <w:ind w:left="1" w:firstLine="0"/>
              <w:jc w:val="center"/>
              <w:rPr>
                <w:rFonts w:ascii="宋体" w:eastAsia="宋体" w:hAnsi="宋体" w:cs="宋体"/>
                <w:color w:val="0000FF"/>
              </w:rPr>
            </w:pPr>
            <w:r w:rsidRPr="00585200">
              <w:rPr>
                <w:rFonts w:ascii="宋体" w:eastAsia="宋体" w:hAnsi="宋体" w:cs="宋体" w:hint="eastAsia"/>
                <w:color w:val="0000FF"/>
                <w:szCs w:val="21"/>
              </w:rPr>
              <w:t>执行结果</w:t>
            </w:r>
          </w:p>
        </w:tc>
        <w:tc>
          <w:tcPr>
            <w:tcW w:w="1085" w:type="pct"/>
            <w:tcBorders>
              <w:top w:val="single" w:sz="4" w:space="0" w:color="auto"/>
              <w:left w:val="single" w:sz="4" w:space="0" w:color="auto"/>
              <w:bottom w:val="single" w:sz="4" w:space="0" w:color="auto"/>
              <w:right w:val="single" w:sz="4" w:space="0" w:color="auto"/>
            </w:tcBorders>
            <w:vAlign w:val="center"/>
          </w:tcPr>
          <w:p w14:paraId="19BA4667" w14:textId="5A585C38" w:rsidR="006D78CA" w:rsidRPr="00585200" w:rsidRDefault="006D78CA" w:rsidP="006D78CA">
            <w:pPr>
              <w:spacing w:after="0"/>
              <w:ind w:left="5" w:firstLine="0"/>
              <w:jc w:val="center"/>
              <w:rPr>
                <w:rFonts w:ascii="宋体" w:eastAsia="宋体" w:hAnsi="宋体" w:cs="宋体"/>
                <w:color w:val="0000FF"/>
              </w:rPr>
            </w:pPr>
            <w:r w:rsidRPr="00585200">
              <w:rPr>
                <w:rFonts w:ascii="宋体" w:eastAsia="宋体" w:hAnsi="宋体" w:hint="eastAsia"/>
                <w:color w:val="0000FF"/>
                <w:szCs w:val="21"/>
              </w:rPr>
              <w:t>1</w:t>
            </w:r>
          </w:p>
        </w:tc>
        <w:tc>
          <w:tcPr>
            <w:tcW w:w="1252" w:type="pct"/>
            <w:tcBorders>
              <w:top w:val="single" w:sz="4" w:space="0" w:color="auto"/>
              <w:left w:val="single" w:sz="4" w:space="0" w:color="auto"/>
              <w:bottom w:val="single" w:sz="4" w:space="0" w:color="auto"/>
              <w:right w:val="single" w:sz="4" w:space="0" w:color="auto"/>
            </w:tcBorders>
            <w:vAlign w:val="center"/>
          </w:tcPr>
          <w:p w14:paraId="0AD6A5C4" w14:textId="77777777" w:rsidR="006D78CA" w:rsidRPr="00585200" w:rsidRDefault="006D78CA" w:rsidP="006D78CA">
            <w:pPr>
              <w:jc w:val="both"/>
              <w:rPr>
                <w:rFonts w:ascii="宋体" w:eastAsia="宋体" w:hAnsi="宋体"/>
                <w:color w:val="0000FF"/>
                <w:szCs w:val="21"/>
              </w:rPr>
            </w:pPr>
            <w:r w:rsidRPr="00585200">
              <w:rPr>
                <w:rFonts w:ascii="宋体" w:eastAsia="宋体" w:hAnsi="宋体" w:hint="eastAsia"/>
                <w:color w:val="0000FF"/>
                <w:szCs w:val="21"/>
              </w:rPr>
              <w:t>0x</w:t>
            </w:r>
            <w:r w:rsidRPr="00585200">
              <w:rPr>
                <w:rFonts w:ascii="宋体" w:eastAsia="宋体" w:hAnsi="宋体"/>
                <w:color w:val="0000FF"/>
                <w:szCs w:val="21"/>
              </w:rPr>
              <w:t>00:</w:t>
            </w:r>
            <w:r w:rsidRPr="00585200">
              <w:rPr>
                <w:rFonts w:ascii="宋体" w:eastAsia="宋体" w:hAnsi="宋体" w:hint="eastAsia"/>
                <w:color w:val="0000FF"/>
                <w:szCs w:val="21"/>
              </w:rPr>
              <w:t>接收成功；</w:t>
            </w:r>
          </w:p>
          <w:p w14:paraId="1A2B9D1C" w14:textId="67A20660" w:rsidR="006D78CA" w:rsidRPr="00585200" w:rsidRDefault="006D78CA" w:rsidP="006D78CA">
            <w:pPr>
              <w:spacing w:after="0"/>
              <w:ind w:left="6" w:firstLine="0"/>
              <w:rPr>
                <w:rFonts w:ascii="宋体" w:eastAsia="宋体" w:hAnsi="宋体" w:cs="宋体"/>
                <w:color w:val="0000FF"/>
              </w:rPr>
            </w:pPr>
            <w:r w:rsidRPr="00585200">
              <w:rPr>
                <w:rFonts w:ascii="宋体" w:eastAsia="宋体" w:hAnsi="宋体" w:hint="eastAsia"/>
                <w:color w:val="0000FF"/>
                <w:szCs w:val="21"/>
              </w:rPr>
              <w:t>0x</w:t>
            </w:r>
            <w:r w:rsidRPr="00585200">
              <w:rPr>
                <w:rFonts w:ascii="宋体" w:eastAsia="宋体" w:hAnsi="宋体"/>
                <w:color w:val="0000FF"/>
                <w:szCs w:val="21"/>
              </w:rPr>
              <w:t>01:</w:t>
            </w:r>
            <w:r w:rsidRPr="00585200">
              <w:rPr>
                <w:rFonts w:ascii="宋体" w:eastAsia="宋体" w:hAnsi="宋体" w:hint="eastAsia"/>
                <w:color w:val="0000FF"/>
                <w:szCs w:val="21"/>
              </w:rPr>
              <w:t>失败</w:t>
            </w:r>
          </w:p>
        </w:tc>
        <w:tc>
          <w:tcPr>
            <w:tcW w:w="1164" w:type="pct"/>
            <w:tcBorders>
              <w:top w:val="single" w:sz="4" w:space="0" w:color="auto"/>
              <w:left w:val="single" w:sz="4" w:space="0" w:color="auto"/>
              <w:bottom w:val="single" w:sz="4" w:space="0" w:color="auto"/>
              <w:right w:val="single" w:sz="4" w:space="0" w:color="auto"/>
            </w:tcBorders>
          </w:tcPr>
          <w:p w14:paraId="1636FDC9" w14:textId="77777777" w:rsidR="006D78CA" w:rsidRPr="00585200" w:rsidRDefault="006D78CA" w:rsidP="006D78CA">
            <w:pPr>
              <w:spacing w:after="0"/>
              <w:ind w:left="6" w:firstLine="0"/>
              <w:jc w:val="center"/>
              <w:rPr>
                <w:rFonts w:ascii="宋体" w:eastAsia="宋体" w:hAnsi="宋体" w:cs="宋体"/>
                <w:color w:val="0000FF"/>
              </w:rPr>
            </w:pPr>
          </w:p>
        </w:tc>
      </w:tr>
    </w:tbl>
    <w:bookmarkEnd w:id="908"/>
    <w:p w14:paraId="129DBD63" w14:textId="3B7C259C" w:rsidR="00C36F1C" w:rsidRDefault="00C36F1C" w:rsidP="00C36F1C">
      <w:pPr>
        <w:pStyle w:val="2"/>
        <w:numPr>
          <w:ilvl w:val="2"/>
          <w:numId w:val="15"/>
        </w:numPr>
        <w:spacing w:beforeLines="50" w:before="120" w:after="0"/>
        <w:rPr>
          <w:rFonts w:ascii="黑体" w:eastAsia="黑体" w:hAnsi="黑体"/>
          <w:b w:val="0"/>
          <w:color w:val="0000FF"/>
          <w:sz w:val="21"/>
          <w:szCs w:val="21"/>
        </w:rPr>
      </w:pPr>
      <w:r w:rsidRPr="00C36F1C">
        <w:rPr>
          <w:rFonts w:ascii="黑体" w:eastAsia="黑体" w:hAnsi="黑体" w:hint="eastAsia"/>
          <w:b w:val="0"/>
          <w:color w:val="0000FF"/>
          <w:sz w:val="21"/>
          <w:szCs w:val="21"/>
        </w:rPr>
        <w:lastRenderedPageBreak/>
        <w:t>工时统计参数</w:t>
      </w:r>
      <w:r>
        <w:rPr>
          <w:rFonts w:ascii="黑体" w:eastAsia="黑体" w:hAnsi="黑体" w:hint="eastAsia"/>
          <w:b w:val="0"/>
          <w:color w:val="0000FF"/>
          <w:sz w:val="21"/>
          <w:szCs w:val="21"/>
        </w:rPr>
        <w:t>（0x</w:t>
      </w:r>
      <w:r>
        <w:rPr>
          <w:rFonts w:ascii="黑体" w:eastAsia="黑体" w:hAnsi="黑体"/>
          <w:b w:val="0"/>
          <w:color w:val="0000FF"/>
          <w:sz w:val="21"/>
          <w:szCs w:val="21"/>
        </w:rPr>
        <w:t>2f</w:t>
      </w:r>
      <w:r>
        <w:rPr>
          <w:rFonts w:ascii="黑体" w:eastAsia="黑体" w:hAnsi="黑体" w:hint="eastAsia"/>
          <w:b w:val="0"/>
          <w:color w:val="0000FF"/>
          <w:sz w:val="21"/>
          <w:szCs w:val="21"/>
        </w:rPr>
        <w:t>）</w:t>
      </w:r>
    </w:p>
    <w:p w14:paraId="24BB9E07" w14:textId="6A0463B9" w:rsidR="00C36F1C" w:rsidRPr="00585200" w:rsidRDefault="00C36F1C" w:rsidP="00C36F1C">
      <w:pPr>
        <w:rPr>
          <w:rFonts w:ascii="宋体" w:eastAsia="宋体" w:hAnsi="宋体"/>
          <w:color w:val="0000FF"/>
        </w:rPr>
      </w:pPr>
      <w:r w:rsidRPr="00585200">
        <w:rPr>
          <w:rFonts w:ascii="宋体" w:eastAsia="宋体" w:hAnsi="宋体" w:hint="eastAsia"/>
          <w:color w:val="0000FF"/>
        </w:rPr>
        <w:t>说明：工程机械车辆因经</w:t>
      </w:r>
      <w:proofErr w:type="gramStart"/>
      <w:r w:rsidRPr="00585200">
        <w:rPr>
          <w:rFonts w:ascii="宋体" w:eastAsia="宋体" w:hAnsi="宋体" w:hint="eastAsia"/>
          <w:color w:val="0000FF"/>
        </w:rPr>
        <w:t>租业务</w:t>
      </w:r>
      <w:proofErr w:type="gramEnd"/>
      <w:r w:rsidRPr="00585200">
        <w:rPr>
          <w:rFonts w:ascii="宋体" w:eastAsia="宋体" w:hAnsi="宋体" w:hint="eastAsia"/>
          <w:color w:val="0000FF"/>
        </w:rPr>
        <w:t>需求定义如下工时统计字段，便于</w:t>
      </w:r>
      <w:r w:rsidRPr="00585200">
        <w:rPr>
          <w:rFonts w:ascii="宋体" w:eastAsia="宋体" w:hAnsi="宋体"/>
          <w:color w:val="0000FF"/>
        </w:rPr>
        <w:t>T-BOX</w:t>
      </w:r>
      <w:r w:rsidRPr="00585200">
        <w:rPr>
          <w:rFonts w:ascii="宋体" w:eastAsia="宋体" w:hAnsi="宋体" w:hint="eastAsia"/>
          <w:color w:val="0000FF"/>
        </w:rPr>
        <w:t>从</w:t>
      </w:r>
      <w:r w:rsidRPr="00585200">
        <w:rPr>
          <w:rFonts w:ascii="宋体" w:eastAsia="宋体" w:hAnsi="宋体"/>
          <w:color w:val="0000FF"/>
        </w:rPr>
        <w:t>CAN</w:t>
      </w:r>
      <w:r w:rsidRPr="00585200">
        <w:rPr>
          <w:rFonts w:ascii="宋体" w:eastAsia="宋体" w:hAnsi="宋体" w:hint="eastAsia"/>
          <w:color w:val="0000FF"/>
        </w:rPr>
        <w:t>总线上获取动力电池</w:t>
      </w:r>
      <w:r w:rsidR="00A0291E" w:rsidRPr="00585200">
        <w:rPr>
          <w:rFonts w:ascii="宋体" w:eastAsia="宋体" w:hAnsi="宋体" w:hint="eastAsia"/>
          <w:color w:val="0000FF"/>
        </w:rPr>
        <w:t>累计</w:t>
      </w:r>
      <w:r w:rsidRPr="00585200">
        <w:rPr>
          <w:rFonts w:ascii="宋体" w:eastAsia="宋体" w:hAnsi="宋体" w:hint="eastAsia"/>
          <w:color w:val="0000FF"/>
        </w:rPr>
        <w:t>运行时间等参数信息，上报周期，</w:t>
      </w:r>
      <w:r w:rsidRPr="00585200">
        <w:rPr>
          <w:rFonts w:ascii="宋体" w:eastAsia="宋体" w:hAnsi="宋体"/>
          <w:color w:val="0000FF"/>
        </w:rPr>
        <w:t xml:space="preserve">30s </w:t>
      </w:r>
      <w:r w:rsidRPr="00585200">
        <w:rPr>
          <w:rFonts w:ascii="宋体" w:eastAsia="宋体" w:hAnsi="宋体" w:hint="eastAsia"/>
          <w:color w:val="0000FF"/>
        </w:rPr>
        <w:t>上报一次，其他车辆默认上报0x</w:t>
      </w:r>
      <w:r w:rsidRPr="00585200">
        <w:rPr>
          <w:rFonts w:ascii="宋体" w:eastAsia="宋体" w:hAnsi="宋体"/>
          <w:color w:val="0000FF"/>
        </w:rPr>
        <w:t>ff</w:t>
      </w:r>
      <w:r w:rsidRPr="00585200">
        <w:rPr>
          <w:rFonts w:ascii="宋体" w:eastAsia="宋体" w:hAnsi="宋体" w:hint="eastAsia"/>
          <w:color w:val="0000FF"/>
        </w:rPr>
        <w:t>。</w:t>
      </w:r>
    </w:p>
    <w:p w14:paraId="7B4B3B42" w14:textId="23ED18D1" w:rsidR="00187936" w:rsidRPr="00585200" w:rsidRDefault="00187936" w:rsidP="00187936">
      <w:pPr>
        <w:jc w:val="center"/>
        <w:rPr>
          <w:rFonts w:ascii="宋体" w:eastAsia="宋体" w:hAnsi="宋体"/>
          <w:color w:val="0000FF"/>
        </w:rPr>
      </w:pPr>
      <w:r w:rsidRPr="00585200">
        <w:rPr>
          <w:rFonts w:ascii="宋体" w:eastAsia="宋体" w:hAnsi="宋体" w:hint="eastAsia"/>
          <w:color w:val="0000FF"/>
        </w:rPr>
        <w:t>表</w:t>
      </w:r>
      <w:r w:rsidRPr="00585200">
        <w:rPr>
          <w:rFonts w:ascii="宋体" w:eastAsia="宋体" w:hAnsi="宋体"/>
          <w:color w:val="0000FF"/>
        </w:rPr>
        <w:t xml:space="preserve">3-19 </w:t>
      </w:r>
      <w:r w:rsidRPr="00585200">
        <w:rPr>
          <w:rFonts w:ascii="宋体" w:eastAsia="宋体" w:hAnsi="宋体" w:hint="eastAsia"/>
          <w:color w:val="0000FF"/>
        </w:rPr>
        <w:t>消息上报—</w:t>
      </w:r>
      <w:r w:rsidRPr="00585200">
        <w:rPr>
          <w:rFonts w:ascii="宋体" w:eastAsia="宋体" w:hAnsi="宋体"/>
          <w:color w:val="0000FF"/>
        </w:rPr>
        <w:t>0x2</w:t>
      </w:r>
      <w:r w:rsidRPr="00585200">
        <w:rPr>
          <w:rFonts w:ascii="宋体" w:eastAsia="宋体" w:hAnsi="宋体" w:hint="eastAsia"/>
          <w:color w:val="0000FF"/>
        </w:rPr>
        <w:t>f</w:t>
      </w:r>
    </w:p>
    <w:tbl>
      <w:tblPr>
        <w:tblW w:w="5000" w:type="pct"/>
        <w:tblLayout w:type="fixed"/>
        <w:tblCellMar>
          <w:top w:w="114" w:type="dxa"/>
          <w:left w:w="201" w:type="dxa"/>
          <w:right w:w="205" w:type="dxa"/>
        </w:tblCellMar>
        <w:tblLook w:val="0000" w:firstRow="0" w:lastRow="0" w:firstColumn="0" w:lastColumn="0" w:noHBand="0" w:noVBand="0"/>
      </w:tblPr>
      <w:tblGrid>
        <w:gridCol w:w="846"/>
        <w:gridCol w:w="1700"/>
        <w:gridCol w:w="1843"/>
        <w:gridCol w:w="2127"/>
        <w:gridCol w:w="1977"/>
      </w:tblGrid>
      <w:tr w:rsidR="00585200" w:rsidRPr="00585200" w14:paraId="7C77950B" w14:textId="77777777" w:rsidTr="00A6602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EDCEF2" w14:textId="18F3A766" w:rsidR="00C36F1C" w:rsidRPr="00585200" w:rsidRDefault="00C36F1C" w:rsidP="00C36F1C">
            <w:pPr>
              <w:spacing w:after="0"/>
              <w:ind w:left="3" w:firstLine="0"/>
              <w:jc w:val="center"/>
              <w:rPr>
                <w:rFonts w:ascii="宋体" w:eastAsia="宋体" w:hAnsi="宋体"/>
                <w:color w:val="0000FF"/>
                <w:szCs w:val="21"/>
              </w:rPr>
            </w:pPr>
            <w:r w:rsidRPr="00585200">
              <w:rPr>
                <w:rFonts w:ascii="宋体" w:eastAsia="宋体" w:hAnsi="宋体" w:cs="宋体"/>
                <w:color w:val="0000FF"/>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B28F999" w14:textId="5669A80E" w:rsidR="00C36F1C" w:rsidRPr="00585200" w:rsidRDefault="00C36F1C" w:rsidP="00C36F1C">
            <w:pPr>
              <w:spacing w:after="0"/>
              <w:ind w:left="1" w:firstLine="0"/>
              <w:jc w:val="center"/>
              <w:rPr>
                <w:rFonts w:ascii="宋体" w:eastAsia="宋体" w:hAnsi="宋体" w:cs="宋体"/>
                <w:color w:val="0000FF"/>
                <w:szCs w:val="21"/>
              </w:rPr>
            </w:pPr>
            <w:r w:rsidRPr="00585200">
              <w:rPr>
                <w:rFonts w:ascii="宋体" w:eastAsia="宋体" w:hAnsi="宋体" w:cs="宋体"/>
                <w:color w:val="0000FF"/>
              </w:rPr>
              <w:t>字段定义</w:t>
            </w:r>
          </w:p>
        </w:tc>
        <w:tc>
          <w:tcPr>
            <w:tcW w:w="10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DFC3AB2" w14:textId="2E60FD2D" w:rsidR="00C36F1C" w:rsidRPr="00585200" w:rsidRDefault="00C36F1C" w:rsidP="00C36F1C">
            <w:pPr>
              <w:spacing w:after="0"/>
              <w:ind w:left="5" w:firstLine="0"/>
              <w:jc w:val="center"/>
              <w:rPr>
                <w:rFonts w:ascii="宋体" w:eastAsia="宋体" w:hAnsi="宋体"/>
                <w:color w:val="0000FF"/>
                <w:szCs w:val="21"/>
              </w:rPr>
            </w:pPr>
            <w:r w:rsidRPr="00585200">
              <w:rPr>
                <w:rFonts w:ascii="宋体" w:eastAsia="宋体" w:hAnsi="宋体" w:cs="宋体" w:hint="eastAsia"/>
                <w:color w:val="0000FF"/>
              </w:rPr>
              <w:t>长度（字节）</w:t>
            </w:r>
          </w:p>
        </w:tc>
        <w:tc>
          <w:tcPr>
            <w:tcW w:w="125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064AFE1" w14:textId="59DD63E3" w:rsidR="00C36F1C" w:rsidRPr="00585200" w:rsidRDefault="00C36F1C" w:rsidP="00C36F1C">
            <w:pPr>
              <w:jc w:val="both"/>
              <w:rPr>
                <w:rFonts w:ascii="宋体" w:eastAsia="宋体" w:hAnsi="宋体"/>
                <w:color w:val="0000FF"/>
                <w:szCs w:val="21"/>
              </w:rPr>
            </w:pPr>
            <w:r w:rsidRPr="00585200">
              <w:rPr>
                <w:rFonts w:ascii="宋体" w:eastAsia="宋体" w:hAnsi="宋体" w:cs="宋体" w:hint="eastAsia"/>
                <w:color w:val="0000FF"/>
              </w:rPr>
              <w:t>参数说明</w:t>
            </w:r>
          </w:p>
        </w:tc>
        <w:tc>
          <w:tcPr>
            <w:tcW w:w="116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1BC3630" w14:textId="1D4DF2AE" w:rsidR="00C36F1C" w:rsidRPr="00585200" w:rsidRDefault="00C36F1C" w:rsidP="00C36F1C">
            <w:pPr>
              <w:spacing w:after="0"/>
              <w:ind w:left="6" w:firstLine="0"/>
              <w:jc w:val="center"/>
              <w:rPr>
                <w:rFonts w:ascii="宋体" w:eastAsia="宋体" w:hAnsi="宋体" w:cs="宋体"/>
                <w:color w:val="0000FF"/>
              </w:rPr>
            </w:pPr>
            <w:r w:rsidRPr="00585200">
              <w:rPr>
                <w:rFonts w:ascii="宋体" w:eastAsia="宋体" w:hAnsi="宋体" w:cs="宋体" w:hint="eastAsia"/>
                <w:color w:val="0000FF"/>
              </w:rPr>
              <w:t>备注</w:t>
            </w:r>
          </w:p>
        </w:tc>
      </w:tr>
      <w:tr w:rsidR="00585200" w:rsidRPr="00585200" w14:paraId="56F4EB8A" w14:textId="77777777" w:rsidTr="000B0F20">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569C4B" w14:textId="7BF32E52" w:rsidR="005820B7" w:rsidRPr="00585200" w:rsidRDefault="005820B7" w:rsidP="005820B7">
            <w:pPr>
              <w:spacing w:after="0"/>
              <w:ind w:left="3" w:firstLine="0"/>
              <w:jc w:val="center"/>
              <w:rPr>
                <w:rFonts w:ascii="宋体" w:eastAsia="宋体" w:hAnsi="宋体"/>
                <w:color w:val="0000FF"/>
                <w:szCs w:val="21"/>
              </w:rPr>
            </w:pPr>
            <w:r w:rsidRPr="00585200">
              <w:rPr>
                <w:rFonts w:ascii="宋体" w:eastAsia="宋体" w:hAnsi="宋体" w:cs="宋体" w:hint="eastAsia"/>
                <w:color w:val="0000FF"/>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B6C170" w14:textId="3B450AEE" w:rsidR="005820B7" w:rsidRPr="00585200" w:rsidRDefault="005820B7" w:rsidP="005820B7">
            <w:pPr>
              <w:spacing w:after="0"/>
              <w:ind w:left="1" w:firstLine="0"/>
              <w:jc w:val="center"/>
              <w:rPr>
                <w:rFonts w:ascii="宋体" w:eastAsia="宋体" w:hAnsi="宋体" w:cs="宋体"/>
                <w:color w:val="0000FF"/>
                <w:szCs w:val="21"/>
              </w:rPr>
            </w:pPr>
            <w:r w:rsidRPr="00585200">
              <w:rPr>
                <w:rFonts w:ascii="宋体" w:eastAsia="宋体" w:hAnsi="宋体" w:cs="宋体" w:hint="eastAsia"/>
                <w:color w:val="0000FF"/>
              </w:rPr>
              <w:t>时间</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27B783" w14:textId="62C13223" w:rsidR="005820B7" w:rsidRPr="00585200" w:rsidRDefault="005820B7" w:rsidP="005820B7">
            <w:pPr>
              <w:spacing w:after="0"/>
              <w:ind w:left="5" w:firstLine="0"/>
              <w:jc w:val="center"/>
              <w:rPr>
                <w:rFonts w:ascii="宋体" w:eastAsia="宋体" w:hAnsi="宋体"/>
                <w:color w:val="0000FF"/>
                <w:szCs w:val="21"/>
              </w:rPr>
            </w:pPr>
            <w:r w:rsidRPr="00585200">
              <w:rPr>
                <w:rFonts w:ascii="宋体" w:eastAsia="宋体" w:hAnsi="宋体" w:cs="宋体" w:hint="eastAsia"/>
                <w:color w:val="0000FF"/>
              </w:rPr>
              <w:t>6</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B7DD8E" w14:textId="28AD5536" w:rsidR="005820B7" w:rsidRPr="00585200" w:rsidRDefault="005820B7" w:rsidP="005820B7">
            <w:pPr>
              <w:jc w:val="both"/>
              <w:rPr>
                <w:rFonts w:ascii="宋体" w:eastAsia="宋体" w:hAnsi="宋体"/>
                <w:color w:val="0000FF"/>
                <w:szCs w:val="21"/>
              </w:rPr>
            </w:pPr>
            <w:r w:rsidRPr="00585200">
              <w:rPr>
                <w:rFonts w:ascii="宋体" w:eastAsia="宋体" w:hAnsi="宋体" w:cs="宋体" w:hint="eastAsia"/>
                <w:color w:val="0000FF"/>
              </w:rPr>
              <w:t>时间戳</w:t>
            </w:r>
          </w:p>
        </w:tc>
        <w:tc>
          <w:tcPr>
            <w:tcW w:w="11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BB5692" w14:textId="60ABFD55" w:rsidR="005820B7" w:rsidRPr="00585200" w:rsidRDefault="006624A7" w:rsidP="005820B7">
            <w:pPr>
              <w:spacing w:after="0"/>
              <w:ind w:left="6" w:firstLine="0"/>
              <w:jc w:val="center"/>
              <w:rPr>
                <w:rFonts w:ascii="宋体" w:eastAsia="宋体" w:hAnsi="宋体" w:cs="宋体"/>
                <w:color w:val="0000FF"/>
              </w:rPr>
            </w:pPr>
            <w:r w:rsidRPr="00585200">
              <w:rPr>
                <w:rFonts w:ascii="宋体" w:eastAsia="宋体" w:hAnsi="宋体" w:cs="宋体" w:hint="eastAsia"/>
                <w:color w:val="0000FF"/>
              </w:rPr>
              <w:t>T</w:t>
            </w:r>
            <w:r w:rsidRPr="00585200">
              <w:rPr>
                <w:rFonts w:ascii="宋体" w:eastAsia="宋体" w:hAnsi="宋体" w:cs="宋体"/>
                <w:color w:val="0000FF"/>
              </w:rPr>
              <w:t>-BOX</w:t>
            </w:r>
            <w:r w:rsidRPr="00585200">
              <w:rPr>
                <w:rFonts w:ascii="宋体" w:eastAsia="宋体" w:hAnsi="宋体" w:cs="宋体" w:hint="eastAsia"/>
                <w:color w:val="0000FF"/>
              </w:rPr>
              <w:t>系统时间</w:t>
            </w:r>
          </w:p>
        </w:tc>
      </w:tr>
      <w:tr w:rsidR="00585200" w:rsidRPr="00585200" w14:paraId="23CD229D" w14:textId="77777777" w:rsidTr="000B0F20">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C6CE92" w14:textId="0FB5AD9D" w:rsidR="005820B7" w:rsidRPr="00585200" w:rsidRDefault="005820B7" w:rsidP="005820B7">
            <w:pPr>
              <w:spacing w:after="0"/>
              <w:ind w:left="3" w:firstLine="0"/>
              <w:jc w:val="center"/>
              <w:rPr>
                <w:rFonts w:ascii="宋体" w:eastAsia="宋体" w:hAnsi="宋体" w:cs="宋体"/>
                <w:color w:val="0000FF"/>
              </w:rPr>
            </w:pPr>
            <w:r w:rsidRPr="00585200">
              <w:rPr>
                <w:rFonts w:ascii="宋体" w:eastAsia="宋体" w:hAnsi="宋体" w:cs="宋体" w:hint="eastAsia"/>
                <w:color w:val="0000FF"/>
              </w:rPr>
              <w:t>2</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EFA70F" w14:textId="6B50F912" w:rsidR="005820B7" w:rsidRPr="00585200" w:rsidRDefault="005820B7" w:rsidP="005820B7">
            <w:pPr>
              <w:spacing w:after="0"/>
              <w:ind w:left="1" w:firstLine="0"/>
              <w:jc w:val="center"/>
              <w:rPr>
                <w:rFonts w:ascii="宋体" w:eastAsia="宋体" w:hAnsi="宋体" w:cs="宋体"/>
                <w:color w:val="0000FF"/>
              </w:rPr>
            </w:pPr>
            <w:r w:rsidRPr="00585200">
              <w:rPr>
                <w:rFonts w:ascii="宋体" w:eastAsia="宋体" w:hAnsi="宋体" w:cs="宋体" w:hint="eastAsia"/>
                <w:color w:val="0000FF"/>
              </w:rPr>
              <w:t>累计</w:t>
            </w:r>
            <w:r w:rsidR="00673F09" w:rsidRPr="00585200">
              <w:rPr>
                <w:rFonts w:ascii="宋体" w:eastAsia="宋体" w:hAnsi="宋体" w:cs="宋体" w:hint="eastAsia"/>
                <w:color w:val="0000FF"/>
              </w:rPr>
              <w:t>上高压</w:t>
            </w:r>
            <w:r w:rsidRPr="00585200">
              <w:rPr>
                <w:rFonts w:ascii="宋体" w:eastAsia="宋体" w:hAnsi="宋体" w:cs="宋体" w:hint="eastAsia"/>
                <w:color w:val="0000FF"/>
              </w:rPr>
              <w:t>运行时长</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E8B321" w14:textId="48AD1743" w:rsidR="005820B7" w:rsidRPr="00585200" w:rsidRDefault="005820B7" w:rsidP="005820B7">
            <w:pPr>
              <w:spacing w:after="0"/>
              <w:ind w:left="5" w:firstLine="0"/>
              <w:jc w:val="center"/>
              <w:rPr>
                <w:rFonts w:ascii="宋体" w:eastAsia="宋体" w:hAnsi="宋体" w:cs="宋体"/>
                <w:color w:val="0000FF"/>
              </w:rPr>
            </w:pPr>
            <w:r w:rsidRPr="00585200">
              <w:rPr>
                <w:rFonts w:ascii="宋体" w:eastAsia="宋体" w:hAnsi="宋体" w:cs="宋体" w:hint="eastAsia"/>
                <w:color w:val="0000FF"/>
              </w:rPr>
              <w:t>4</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2CDA2C" w14:textId="67E1B27A" w:rsidR="005820B7" w:rsidRPr="00585200" w:rsidRDefault="005820B7" w:rsidP="005820B7">
            <w:pPr>
              <w:jc w:val="both"/>
              <w:rPr>
                <w:rFonts w:ascii="宋体" w:eastAsia="宋体" w:hAnsi="宋体" w:cs="宋体"/>
                <w:color w:val="0000FF"/>
              </w:rPr>
            </w:pPr>
            <w:r w:rsidRPr="00585200">
              <w:rPr>
                <w:rFonts w:ascii="宋体" w:eastAsia="宋体" w:hAnsi="宋体" w:cs="宋体" w:hint="eastAsia"/>
                <w:color w:val="0000FF"/>
              </w:rPr>
              <w:t>精度：</w:t>
            </w:r>
            <w:r w:rsidRPr="00585200">
              <w:rPr>
                <w:rFonts w:ascii="宋体" w:eastAsia="宋体" w:hAnsi="宋体" w:cs="宋体"/>
                <w:color w:val="0000FF"/>
              </w:rPr>
              <w:t>0.1h/bit,</w:t>
            </w:r>
            <w:r w:rsidRPr="00585200">
              <w:rPr>
                <w:rFonts w:ascii="宋体" w:eastAsia="宋体" w:hAnsi="宋体" w:cs="宋体" w:hint="eastAsia"/>
                <w:color w:val="0000FF"/>
              </w:rPr>
              <w:t>偏移量为</w:t>
            </w:r>
            <w:r w:rsidRPr="00585200">
              <w:rPr>
                <w:rFonts w:ascii="宋体" w:eastAsia="宋体" w:hAnsi="宋体" w:cs="宋体"/>
                <w:color w:val="0000FF"/>
              </w:rPr>
              <w:t>0</w:t>
            </w:r>
            <w:r w:rsidRPr="00585200">
              <w:rPr>
                <w:rFonts w:ascii="宋体" w:eastAsia="宋体" w:hAnsi="宋体" w:cs="宋体" w:hint="eastAsia"/>
                <w:color w:val="0000FF"/>
              </w:rPr>
              <w:t>，全部字节为</w:t>
            </w:r>
            <w:r w:rsidRPr="00585200">
              <w:rPr>
                <w:rFonts w:ascii="宋体" w:eastAsia="宋体" w:hAnsi="宋体" w:cs="宋体"/>
                <w:color w:val="0000FF"/>
              </w:rPr>
              <w:t>FF</w:t>
            </w:r>
            <w:r w:rsidRPr="00585200">
              <w:rPr>
                <w:rFonts w:ascii="宋体" w:eastAsia="宋体" w:hAnsi="宋体" w:cs="宋体" w:hint="eastAsia"/>
                <w:color w:val="0000FF"/>
              </w:rPr>
              <w:t>时无效。</w:t>
            </w:r>
          </w:p>
        </w:tc>
        <w:tc>
          <w:tcPr>
            <w:tcW w:w="11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BA9404" w14:textId="4B23C906" w:rsidR="005820B7" w:rsidRPr="00585200" w:rsidRDefault="008473AB" w:rsidP="005820B7">
            <w:pPr>
              <w:spacing w:after="0"/>
              <w:ind w:left="6" w:firstLine="0"/>
              <w:jc w:val="center"/>
              <w:rPr>
                <w:rFonts w:ascii="宋体" w:eastAsia="宋体" w:hAnsi="宋体" w:cs="宋体"/>
                <w:color w:val="0000FF"/>
              </w:rPr>
            </w:pPr>
            <w:r w:rsidRPr="00585200">
              <w:rPr>
                <w:rFonts w:ascii="宋体" w:eastAsia="宋体" w:hAnsi="宋体" w:cs="宋体" w:hint="eastAsia"/>
                <w:color w:val="0000FF"/>
              </w:rPr>
              <w:t>装载机上报累计运行时间</w:t>
            </w:r>
          </w:p>
        </w:tc>
      </w:tr>
      <w:tr w:rsidR="00585200" w:rsidRPr="00585200" w14:paraId="751DB121" w14:textId="77777777" w:rsidTr="005820B7">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5C422F9" w14:textId="0F21445D" w:rsidR="005820B7" w:rsidRPr="00585200" w:rsidRDefault="005820B7" w:rsidP="005820B7">
            <w:pPr>
              <w:spacing w:after="0"/>
              <w:ind w:left="3" w:firstLine="0"/>
              <w:jc w:val="center"/>
              <w:rPr>
                <w:rFonts w:ascii="宋体" w:eastAsia="宋体" w:hAnsi="宋体" w:cs="宋体"/>
                <w:color w:val="0000FF"/>
              </w:rPr>
            </w:pPr>
            <w:r w:rsidRPr="00585200">
              <w:rPr>
                <w:rFonts w:ascii="宋体" w:eastAsia="宋体" w:hAnsi="宋体" w:cs="宋体" w:hint="eastAsia"/>
                <w:color w:val="0000FF"/>
              </w:rPr>
              <w:t>3</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7E9B86" w14:textId="7757CA4A" w:rsidR="005820B7" w:rsidRPr="00585200" w:rsidRDefault="005820B7" w:rsidP="005820B7">
            <w:pPr>
              <w:spacing w:after="0"/>
              <w:ind w:left="1" w:firstLine="0"/>
              <w:jc w:val="center"/>
              <w:rPr>
                <w:rFonts w:ascii="宋体" w:eastAsia="宋体" w:hAnsi="宋体" w:cs="宋体"/>
                <w:color w:val="0000FF"/>
              </w:rPr>
            </w:pPr>
            <w:proofErr w:type="gramStart"/>
            <w:r w:rsidRPr="00585200">
              <w:rPr>
                <w:rFonts w:ascii="宋体" w:eastAsia="宋体" w:hAnsi="宋体" w:cs="宋体" w:hint="eastAsia"/>
                <w:color w:val="0000FF"/>
              </w:rPr>
              <w:t>当前上</w:t>
            </w:r>
            <w:proofErr w:type="gramEnd"/>
            <w:r w:rsidRPr="00585200">
              <w:rPr>
                <w:rFonts w:ascii="宋体" w:eastAsia="宋体" w:hAnsi="宋体" w:cs="宋体" w:hint="eastAsia"/>
                <w:color w:val="0000FF"/>
              </w:rPr>
              <w:t>高压状态</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214132" w14:textId="10D39346" w:rsidR="005820B7" w:rsidRPr="00585200" w:rsidRDefault="005820B7" w:rsidP="005820B7">
            <w:pPr>
              <w:spacing w:after="0"/>
              <w:ind w:left="5" w:firstLine="0"/>
              <w:jc w:val="center"/>
              <w:rPr>
                <w:rFonts w:ascii="宋体" w:eastAsia="宋体" w:hAnsi="宋体" w:cs="宋体"/>
                <w:color w:val="0000FF"/>
              </w:rPr>
            </w:pPr>
            <w:r w:rsidRPr="00585200">
              <w:rPr>
                <w:rFonts w:ascii="宋体" w:eastAsia="宋体" w:hAnsi="宋体" w:cs="宋体" w:hint="eastAsia"/>
                <w:color w:val="0000FF"/>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4720786" w14:textId="6A27EF49" w:rsidR="005820B7" w:rsidRPr="00585200" w:rsidRDefault="005820B7" w:rsidP="005820B7">
            <w:pPr>
              <w:jc w:val="both"/>
              <w:rPr>
                <w:rFonts w:ascii="宋体" w:eastAsia="宋体" w:hAnsi="宋体" w:cs="宋体"/>
                <w:color w:val="0000FF"/>
              </w:rPr>
            </w:pPr>
            <w:r w:rsidRPr="00585200">
              <w:rPr>
                <w:rFonts w:ascii="宋体" w:eastAsia="宋体" w:hAnsi="宋体" w:cs="宋体" w:hint="eastAsia"/>
                <w:color w:val="0000FF"/>
              </w:rPr>
              <w:t>0x</w:t>
            </w:r>
            <w:r w:rsidRPr="00585200">
              <w:rPr>
                <w:rFonts w:ascii="宋体" w:eastAsia="宋体" w:hAnsi="宋体" w:cs="宋体"/>
                <w:color w:val="0000FF"/>
              </w:rPr>
              <w:t>0:</w:t>
            </w:r>
            <w:r w:rsidR="00351DE2" w:rsidRPr="00585200">
              <w:rPr>
                <w:rFonts w:hint="eastAsia"/>
                <w:color w:val="0000FF"/>
              </w:rPr>
              <w:t xml:space="preserve"> </w:t>
            </w:r>
            <w:r w:rsidR="00351DE2" w:rsidRPr="00585200">
              <w:rPr>
                <w:rFonts w:ascii="宋体" w:eastAsia="宋体" w:hAnsi="宋体" w:cs="宋体" w:hint="eastAsia"/>
                <w:color w:val="0000FF"/>
              </w:rPr>
              <w:t>有效</w:t>
            </w:r>
            <w:r w:rsidRPr="00585200">
              <w:rPr>
                <w:rFonts w:ascii="宋体" w:eastAsia="宋体" w:hAnsi="宋体" w:cs="宋体" w:hint="eastAsia"/>
                <w:color w:val="0000FF"/>
              </w:rPr>
              <w:t>上高压</w:t>
            </w:r>
          </w:p>
          <w:p w14:paraId="34B8FA73" w14:textId="3A88B115" w:rsidR="005820B7" w:rsidRPr="00585200" w:rsidRDefault="005820B7" w:rsidP="005820B7">
            <w:pPr>
              <w:jc w:val="both"/>
              <w:rPr>
                <w:rFonts w:ascii="宋体" w:eastAsia="宋体" w:hAnsi="宋体" w:cs="宋体"/>
                <w:color w:val="0000FF"/>
              </w:rPr>
            </w:pPr>
            <w:r w:rsidRPr="00585200">
              <w:rPr>
                <w:rFonts w:ascii="宋体" w:eastAsia="宋体" w:hAnsi="宋体" w:cs="宋体" w:hint="eastAsia"/>
                <w:color w:val="0000FF"/>
              </w:rPr>
              <w:t>0x</w:t>
            </w:r>
            <w:r w:rsidRPr="00585200">
              <w:rPr>
                <w:rFonts w:ascii="宋体" w:eastAsia="宋体" w:hAnsi="宋体" w:cs="宋体"/>
                <w:color w:val="0000FF"/>
              </w:rPr>
              <w:t>1:</w:t>
            </w:r>
            <w:r w:rsidR="00351DE2" w:rsidRPr="00585200">
              <w:rPr>
                <w:rFonts w:hint="eastAsia"/>
                <w:color w:val="0000FF"/>
              </w:rPr>
              <w:t xml:space="preserve"> </w:t>
            </w:r>
            <w:r w:rsidR="00351DE2" w:rsidRPr="00585200">
              <w:rPr>
                <w:rFonts w:ascii="宋体" w:eastAsia="宋体" w:hAnsi="宋体" w:cs="宋体" w:hint="eastAsia"/>
                <w:color w:val="0000FF"/>
              </w:rPr>
              <w:t>无效</w:t>
            </w:r>
            <w:r w:rsidRPr="00585200">
              <w:rPr>
                <w:rFonts w:ascii="宋体" w:eastAsia="宋体" w:hAnsi="宋体" w:cs="宋体" w:hint="eastAsia"/>
                <w:color w:val="0000FF"/>
              </w:rPr>
              <w:t>上高压</w:t>
            </w:r>
          </w:p>
          <w:p w14:paraId="0ACEC2A8" w14:textId="25308A81" w:rsidR="005820B7" w:rsidRPr="00585200" w:rsidRDefault="005820B7" w:rsidP="005820B7">
            <w:pPr>
              <w:jc w:val="both"/>
              <w:rPr>
                <w:rFonts w:ascii="宋体" w:eastAsia="宋体" w:hAnsi="宋体" w:cs="宋体"/>
                <w:color w:val="0000FF"/>
              </w:rPr>
            </w:pPr>
            <w:r w:rsidRPr="00585200">
              <w:rPr>
                <w:rFonts w:ascii="宋体" w:eastAsia="宋体" w:hAnsi="宋体" w:cs="宋体" w:hint="eastAsia"/>
                <w:color w:val="0000FF"/>
              </w:rPr>
              <w:t>0x</w:t>
            </w:r>
            <w:r w:rsidRPr="00585200">
              <w:rPr>
                <w:rFonts w:ascii="宋体" w:eastAsia="宋体" w:hAnsi="宋体" w:cs="宋体"/>
                <w:color w:val="0000FF"/>
              </w:rPr>
              <w:t>ff:</w:t>
            </w:r>
            <w:r w:rsidR="00351DE2" w:rsidRPr="00585200">
              <w:rPr>
                <w:rFonts w:ascii="宋体" w:eastAsia="宋体" w:hAnsi="宋体" w:cs="宋体" w:hint="eastAsia"/>
                <w:color w:val="0000FF"/>
              </w:rPr>
              <w:t>数据</w:t>
            </w:r>
            <w:r w:rsidRPr="00585200">
              <w:rPr>
                <w:rFonts w:ascii="宋体" w:eastAsia="宋体" w:hAnsi="宋体" w:cs="宋体" w:hint="eastAsia"/>
                <w:color w:val="0000FF"/>
              </w:rPr>
              <w:t>无效，其他数据保留</w:t>
            </w:r>
          </w:p>
        </w:tc>
        <w:tc>
          <w:tcPr>
            <w:tcW w:w="11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90E4FF1" w14:textId="79FA3228" w:rsidR="005820B7" w:rsidRPr="00585200" w:rsidRDefault="005820B7" w:rsidP="005820B7">
            <w:pPr>
              <w:spacing w:after="0"/>
              <w:ind w:left="6" w:firstLine="0"/>
              <w:jc w:val="both"/>
              <w:rPr>
                <w:rFonts w:ascii="宋体" w:eastAsia="宋体" w:hAnsi="宋体" w:cs="宋体"/>
                <w:color w:val="0000FF"/>
              </w:rPr>
            </w:pPr>
            <w:r w:rsidRPr="00585200">
              <w:rPr>
                <w:rFonts w:ascii="宋体" w:eastAsia="宋体" w:hAnsi="宋体" w:cs="宋体" w:hint="eastAsia"/>
                <w:color w:val="0000FF"/>
              </w:rPr>
              <w:t>与C</w:t>
            </w:r>
            <w:r w:rsidRPr="00585200">
              <w:rPr>
                <w:rFonts w:ascii="宋体" w:eastAsia="宋体" w:hAnsi="宋体" w:cs="宋体"/>
                <w:color w:val="0000FF"/>
              </w:rPr>
              <w:t>AN</w:t>
            </w:r>
            <w:r w:rsidRPr="00585200">
              <w:rPr>
                <w:rFonts w:ascii="宋体" w:eastAsia="宋体" w:hAnsi="宋体" w:cs="宋体" w:hint="eastAsia"/>
                <w:color w:val="0000FF"/>
              </w:rPr>
              <w:t>报文对应关系：‘关闭’</w:t>
            </w:r>
            <w:r w:rsidR="008473AB" w:rsidRPr="00585200">
              <w:rPr>
                <w:rFonts w:ascii="宋体" w:eastAsia="宋体" w:hAnsi="宋体" w:cs="宋体" w:hint="eastAsia"/>
                <w:color w:val="0000FF"/>
              </w:rPr>
              <w:t>（0x</w:t>
            </w:r>
            <w:r w:rsidR="008473AB" w:rsidRPr="00585200">
              <w:rPr>
                <w:rFonts w:ascii="宋体" w:eastAsia="宋体" w:hAnsi="宋体" w:cs="宋体"/>
                <w:color w:val="0000FF"/>
              </w:rPr>
              <w:t>0</w:t>
            </w:r>
            <w:r w:rsidR="008473AB" w:rsidRPr="00585200">
              <w:rPr>
                <w:rFonts w:ascii="宋体" w:eastAsia="宋体" w:hAnsi="宋体" w:cs="宋体" w:hint="eastAsia"/>
                <w:color w:val="0000FF"/>
              </w:rPr>
              <w:t>）</w:t>
            </w:r>
            <w:r w:rsidRPr="00585200">
              <w:rPr>
                <w:rFonts w:ascii="宋体" w:eastAsia="宋体" w:hAnsi="宋体" w:cs="宋体" w:hint="eastAsia"/>
                <w:color w:val="0000FF"/>
              </w:rPr>
              <w:t>‘待机’</w:t>
            </w:r>
            <w:r w:rsidR="008473AB" w:rsidRPr="00585200">
              <w:rPr>
                <w:rFonts w:ascii="宋体" w:eastAsia="宋体" w:hAnsi="宋体" w:cs="宋体" w:hint="eastAsia"/>
                <w:color w:val="0000FF"/>
              </w:rPr>
              <w:t>(</w:t>
            </w:r>
            <w:r w:rsidR="008473AB" w:rsidRPr="00585200">
              <w:rPr>
                <w:rFonts w:ascii="宋体" w:eastAsia="宋体" w:hAnsi="宋体" w:cs="宋体"/>
                <w:color w:val="0000FF"/>
              </w:rPr>
              <w:t>0x01</w:t>
            </w:r>
            <w:r w:rsidRPr="00585200">
              <w:rPr>
                <w:rFonts w:ascii="宋体" w:eastAsia="宋体" w:hAnsi="宋体" w:cs="宋体" w:hint="eastAsia"/>
                <w:color w:val="0000FF"/>
              </w:rPr>
              <w:t>‘故障’</w:t>
            </w:r>
            <w:r w:rsidR="008473AB" w:rsidRPr="00585200">
              <w:rPr>
                <w:rFonts w:ascii="宋体" w:eastAsia="宋体" w:hAnsi="宋体" w:cs="宋体" w:hint="eastAsia"/>
                <w:color w:val="0000FF"/>
              </w:rPr>
              <w:t>(</w:t>
            </w:r>
            <w:r w:rsidR="008473AB" w:rsidRPr="00585200">
              <w:rPr>
                <w:rFonts w:ascii="宋体" w:eastAsia="宋体" w:hAnsi="宋体" w:cs="宋体"/>
                <w:color w:val="0000FF"/>
              </w:rPr>
              <w:t>0x3)</w:t>
            </w:r>
            <w:r w:rsidRPr="00585200">
              <w:rPr>
                <w:rFonts w:ascii="宋体" w:eastAsia="宋体" w:hAnsi="宋体" w:cs="宋体" w:hint="eastAsia"/>
                <w:color w:val="0000FF"/>
              </w:rPr>
              <w:t>状态均表示</w:t>
            </w:r>
            <w:r w:rsidR="00351DE2" w:rsidRPr="00585200">
              <w:rPr>
                <w:rFonts w:ascii="宋体" w:eastAsia="宋体" w:hAnsi="宋体" w:cs="宋体" w:hint="eastAsia"/>
                <w:color w:val="0000FF"/>
              </w:rPr>
              <w:t>无效</w:t>
            </w:r>
            <w:r w:rsidRPr="00585200">
              <w:rPr>
                <w:rFonts w:ascii="宋体" w:eastAsia="宋体" w:hAnsi="宋体" w:cs="宋体" w:hint="eastAsia"/>
                <w:color w:val="0000FF"/>
              </w:rPr>
              <w:t>上高压；仅‘工作’</w:t>
            </w:r>
            <w:r w:rsidR="008473AB" w:rsidRPr="00585200">
              <w:rPr>
                <w:rFonts w:ascii="宋体" w:eastAsia="宋体" w:hAnsi="宋体" w:cs="宋体" w:hint="eastAsia"/>
                <w:color w:val="0000FF"/>
              </w:rPr>
              <w:t>(</w:t>
            </w:r>
            <w:r w:rsidR="008473AB" w:rsidRPr="00585200">
              <w:rPr>
                <w:rFonts w:ascii="宋体" w:eastAsia="宋体" w:hAnsi="宋体" w:cs="宋体"/>
                <w:color w:val="0000FF"/>
              </w:rPr>
              <w:t>0x2)</w:t>
            </w:r>
            <w:r w:rsidRPr="00585200">
              <w:rPr>
                <w:rFonts w:ascii="宋体" w:eastAsia="宋体" w:hAnsi="宋体" w:cs="宋体" w:hint="eastAsia"/>
                <w:color w:val="0000FF"/>
              </w:rPr>
              <w:t>状态表示</w:t>
            </w:r>
            <w:r w:rsidR="00351DE2" w:rsidRPr="00585200">
              <w:rPr>
                <w:rFonts w:ascii="宋体" w:eastAsia="宋体" w:hAnsi="宋体" w:cs="宋体" w:hint="eastAsia"/>
                <w:color w:val="0000FF"/>
              </w:rPr>
              <w:t>有效</w:t>
            </w:r>
            <w:r w:rsidRPr="00585200">
              <w:rPr>
                <w:rFonts w:ascii="宋体" w:eastAsia="宋体" w:hAnsi="宋体" w:cs="宋体" w:hint="eastAsia"/>
                <w:color w:val="0000FF"/>
              </w:rPr>
              <w:t>上高压</w:t>
            </w:r>
          </w:p>
        </w:tc>
      </w:tr>
      <w:tr w:rsidR="00585200" w:rsidRPr="00585200" w14:paraId="570B240A" w14:textId="77777777" w:rsidTr="005820B7">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2DC396" w14:textId="3ED45EED" w:rsidR="005820B7" w:rsidRPr="00585200" w:rsidRDefault="005820B7" w:rsidP="005820B7">
            <w:pPr>
              <w:spacing w:after="0"/>
              <w:ind w:left="3" w:firstLine="0"/>
              <w:jc w:val="center"/>
              <w:rPr>
                <w:rFonts w:ascii="宋体" w:eastAsia="宋体" w:hAnsi="宋体" w:cs="宋体"/>
                <w:color w:val="0000FF"/>
              </w:rPr>
            </w:pPr>
            <w:r w:rsidRPr="00585200">
              <w:rPr>
                <w:rFonts w:ascii="宋体" w:eastAsia="宋体" w:hAnsi="宋体" w:cs="宋体" w:hint="eastAsia"/>
                <w:color w:val="0000FF"/>
              </w:rPr>
              <w:t>4</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B51F7F" w14:textId="5B671E71" w:rsidR="005820B7" w:rsidRPr="00585200" w:rsidRDefault="005820B7" w:rsidP="005820B7">
            <w:pPr>
              <w:spacing w:after="0"/>
              <w:ind w:left="1" w:firstLine="0"/>
              <w:jc w:val="center"/>
              <w:rPr>
                <w:rFonts w:ascii="宋体" w:eastAsia="宋体" w:hAnsi="宋体" w:cs="宋体"/>
                <w:color w:val="0000FF"/>
              </w:rPr>
            </w:pPr>
            <w:r w:rsidRPr="00585200">
              <w:rPr>
                <w:rFonts w:ascii="宋体" w:eastAsia="宋体" w:hAnsi="宋体" w:cs="宋体" w:hint="eastAsia"/>
                <w:color w:val="0000FF"/>
              </w:rPr>
              <w:t>上高压时间</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8618FE" w14:textId="10CF7B0D" w:rsidR="005820B7" w:rsidRPr="00585200" w:rsidRDefault="005820B7" w:rsidP="005820B7">
            <w:pPr>
              <w:spacing w:after="0"/>
              <w:ind w:left="5" w:firstLine="0"/>
              <w:jc w:val="center"/>
              <w:rPr>
                <w:rFonts w:ascii="宋体" w:eastAsia="宋体" w:hAnsi="宋体" w:cs="宋体"/>
                <w:color w:val="0000FF"/>
              </w:rPr>
            </w:pPr>
            <w:r w:rsidRPr="00585200">
              <w:rPr>
                <w:rFonts w:ascii="宋体" w:eastAsia="宋体" w:hAnsi="宋体" w:cs="宋体" w:hint="eastAsia"/>
                <w:color w:val="0000FF"/>
              </w:rPr>
              <w:t>8</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222596" w14:textId="26F219D0" w:rsidR="005820B7" w:rsidRPr="00585200" w:rsidRDefault="005820B7" w:rsidP="005820B7">
            <w:pPr>
              <w:jc w:val="both"/>
              <w:rPr>
                <w:rFonts w:ascii="宋体" w:eastAsia="宋体" w:hAnsi="宋体" w:cs="宋体"/>
                <w:color w:val="0000FF"/>
              </w:rPr>
            </w:pPr>
            <w:r w:rsidRPr="00585200">
              <w:rPr>
                <w:rFonts w:ascii="宋体" w:eastAsia="宋体" w:hAnsi="宋体" w:cs="宋体"/>
                <w:color w:val="0000FF"/>
              </w:rPr>
              <w:t>Byte[0]yearH (</w:t>
            </w:r>
            <w:r w:rsidRPr="00585200">
              <w:rPr>
                <w:rFonts w:ascii="宋体" w:eastAsia="宋体" w:hAnsi="宋体" w:cs="宋体" w:hint="eastAsia"/>
                <w:color w:val="0000FF"/>
              </w:rPr>
              <w:t>示例：</w:t>
            </w:r>
            <w:r w:rsidRPr="00585200">
              <w:rPr>
                <w:rFonts w:ascii="宋体" w:eastAsia="宋体" w:hAnsi="宋体" w:cs="宋体"/>
                <w:color w:val="0000FF"/>
              </w:rPr>
              <w:t>20)</w:t>
            </w:r>
            <w:r w:rsidRPr="00585200">
              <w:rPr>
                <w:rFonts w:ascii="宋体" w:eastAsia="宋体" w:hAnsi="宋体" w:cs="宋体" w:hint="eastAsia"/>
                <w:color w:val="0000FF"/>
              </w:rPr>
              <w:t>，范围：</w:t>
            </w:r>
            <w:r w:rsidRPr="00585200">
              <w:rPr>
                <w:rFonts w:ascii="宋体" w:eastAsia="宋体" w:hAnsi="宋体" w:cs="宋体"/>
                <w:color w:val="0000FF"/>
              </w:rPr>
              <w:t xml:space="preserve"> 19~21</w:t>
            </w:r>
          </w:p>
          <w:p w14:paraId="0508C2A3" w14:textId="30D50892" w:rsidR="005820B7" w:rsidRPr="00585200" w:rsidRDefault="005820B7" w:rsidP="005820B7">
            <w:pPr>
              <w:jc w:val="both"/>
              <w:rPr>
                <w:rFonts w:ascii="宋体" w:eastAsia="宋体" w:hAnsi="宋体" w:cs="宋体"/>
                <w:color w:val="0000FF"/>
              </w:rPr>
            </w:pPr>
            <w:r w:rsidRPr="00585200">
              <w:rPr>
                <w:rFonts w:ascii="宋体" w:eastAsia="宋体" w:hAnsi="宋体" w:cs="宋体"/>
                <w:color w:val="0000FF"/>
              </w:rPr>
              <w:t>Byte[1]yearL (</w:t>
            </w:r>
            <w:r w:rsidRPr="00585200">
              <w:rPr>
                <w:rFonts w:ascii="宋体" w:eastAsia="宋体" w:hAnsi="宋体" w:cs="宋体" w:hint="eastAsia"/>
                <w:color w:val="0000FF"/>
              </w:rPr>
              <w:t>示例：</w:t>
            </w:r>
            <w:r w:rsidRPr="00585200">
              <w:rPr>
                <w:rFonts w:ascii="宋体" w:eastAsia="宋体" w:hAnsi="宋体" w:cs="宋体"/>
                <w:color w:val="0000FF"/>
              </w:rPr>
              <w:t xml:space="preserve">22) </w:t>
            </w:r>
            <w:r w:rsidRPr="00585200">
              <w:rPr>
                <w:rFonts w:ascii="宋体" w:eastAsia="宋体" w:hAnsi="宋体" w:cs="宋体" w:hint="eastAsia"/>
                <w:color w:val="0000FF"/>
              </w:rPr>
              <w:t>，范围：</w:t>
            </w:r>
            <w:r w:rsidRPr="00585200">
              <w:rPr>
                <w:rFonts w:ascii="宋体" w:eastAsia="宋体" w:hAnsi="宋体" w:cs="宋体"/>
                <w:color w:val="0000FF"/>
              </w:rPr>
              <w:t>0~99</w:t>
            </w:r>
          </w:p>
          <w:p w14:paraId="3C1FA435" w14:textId="77777777" w:rsidR="005820B7" w:rsidRPr="00585200" w:rsidRDefault="005820B7" w:rsidP="005820B7">
            <w:pPr>
              <w:jc w:val="both"/>
              <w:rPr>
                <w:rFonts w:ascii="宋体" w:eastAsia="宋体" w:hAnsi="宋体" w:cs="宋体"/>
                <w:color w:val="0000FF"/>
              </w:rPr>
            </w:pPr>
            <w:r w:rsidRPr="00585200">
              <w:rPr>
                <w:rFonts w:ascii="宋体" w:eastAsia="宋体" w:hAnsi="宋体" w:cs="宋体"/>
                <w:color w:val="0000FF"/>
              </w:rPr>
              <w:t>Byte[2] mon (</w:t>
            </w:r>
            <w:r w:rsidRPr="00585200">
              <w:rPr>
                <w:rFonts w:ascii="宋体" w:eastAsia="宋体" w:hAnsi="宋体" w:cs="宋体" w:hint="eastAsia"/>
                <w:color w:val="0000FF"/>
              </w:rPr>
              <w:t>示例：</w:t>
            </w:r>
            <w:r w:rsidRPr="00585200">
              <w:rPr>
                <w:rFonts w:ascii="宋体" w:eastAsia="宋体" w:hAnsi="宋体" w:cs="宋体"/>
                <w:color w:val="0000FF"/>
              </w:rPr>
              <w:t xml:space="preserve">5) </w:t>
            </w:r>
            <w:r w:rsidRPr="00585200">
              <w:rPr>
                <w:rFonts w:ascii="宋体" w:eastAsia="宋体" w:hAnsi="宋体" w:cs="宋体" w:hint="eastAsia"/>
                <w:color w:val="0000FF"/>
              </w:rPr>
              <w:t>，范围：</w:t>
            </w:r>
            <w:r w:rsidRPr="00585200">
              <w:rPr>
                <w:rFonts w:ascii="宋体" w:eastAsia="宋体" w:hAnsi="宋体" w:cs="宋体"/>
                <w:color w:val="0000FF"/>
              </w:rPr>
              <w:t>1~12</w:t>
            </w:r>
          </w:p>
          <w:p w14:paraId="24EB598D" w14:textId="77777777" w:rsidR="005820B7" w:rsidRPr="00585200" w:rsidRDefault="005820B7" w:rsidP="005820B7">
            <w:pPr>
              <w:jc w:val="both"/>
              <w:rPr>
                <w:rFonts w:ascii="宋体" w:eastAsia="宋体" w:hAnsi="宋体" w:cs="宋体"/>
                <w:color w:val="0000FF"/>
              </w:rPr>
            </w:pPr>
            <w:r w:rsidRPr="00585200">
              <w:rPr>
                <w:rFonts w:ascii="宋体" w:eastAsia="宋体" w:hAnsi="宋体" w:cs="宋体"/>
                <w:color w:val="0000FF"/>
              </w:rPr>
              <w:t>Byte[3] day (</w:t>
            </w:r>
            <w:r w:rsidRPr="00585200">
              <w:rPr>
                <w:rFonts w:ascii="宋体" w:eastAsia="宋体" w:hAnsi="宋体" w:cs="宋体" w:hint="eastAsia"/>
                <w:color w:val="0000FF"/>
              </w:rPr>
              <w:t>示例：</w:t>
            </w:r>
            <w:r w:rsidRPr="00585200">
              <w:rPr>
                <w:rFonts w:ascii="宋体" w:eastAsia="宋体" w:hAnsi="宋体" w:cs="宋体"/>
                <w:color w:val="0000FF"/>
              </w:rPr>
              <w:t xml:space="preserve">13) </w:t>
            </w:r>
            <w:r w:rsidRPr="00585200">
              <w:rPr>
                <w:rFonts w:ascii="宋体" w:eastAsia="宋体" w:hAnsi="宋体" w:cs="宋体" w:hint="eastAsia"/>
                <w:color w:val="0000FF"/>
              </w:rPr>
              <w:t>，范围：</w:t>
            </w:r>
            <w:r w:rsidRPr="00585200">
              <w:rPr>
                <w:rFonts w:ascii="宋体" w:eastAsia="宋体" w:hAnsi="宋体" w:cs="宋体"/>
                <w:color w:val="0000FF"/>
              </w:rPr>
              <w:t>1~31</w:t>
            </w:r>
          </w:p>
          <w:p w14:paraId="73D736F5" w14:textId="77777777" w:rsidR="005820B7" w:rsidRPr="00585200" w:rsidRDefault="005820B7" w:rsidP="005820B7">
            <w:pPr>
              <w:jc w:val="both"/>
              <w:rPr>
                <w:rFonts w:ascii="宋体" w:eastAsia="宋体" w:hAnsi="宋体" w:cs="宋体"/>
                <w:color w:val="0000FF"/>
              </w:rPr>
            </w:pPr>
            <w:r w:rsidRPr="00585200">
              <w:rPr>
                <w:rFonts w:ascii="宋体" w:eastAsia="宋体" w:hAnsi="宋体" w:cs="宋体"/>
                <w:color w:val="0000FF"/>
              </w:rPr>
              <w:t>Byte[4] hour (</w:t>
            </w:r>
            <w:r w:rsidRPr="00585200">
              <w:rPr>
                <w:rFonts w:ascii="宋体" w:eastAsia="宋体" w:hAnsi="宋体" w:cs="宋体" w:hint="eastAsia"/>
                <w:color w:val="0000FF"/>
              </w:rPr>
              <w:t>示例：</w:t>
            </w:r>
            <w:r w:rsidRPr="00585200">
              <w:rPr>
                <w:rFonts w:ascii="宋体" w:eastAsia="宋体" w:hAnsi="宋体" w:cs="宋体"/>
                <w:color w:val="0000FF"/>
              </w:rPr>
              <w:t xml:space="preserve">10) </w:t>
            </w:r>
            <w:r w:rsidRPr="00585200">
              <w:rPr>
                <w:rFonts w:ascii="宋体" w:eastAsia="宋体" w:hAnsi="宋体" w:cs="宋体" w:hint="eastAsia"/>
                <w:color w:val="0000FF"/>
              </w:rPr>
              <w:t>，范围：</w:t>
            </w:r>
            <w:r w:rsidRPr="00585200">
              <w:rPr>
                <w:rFonts w:ascii="宋体" w:eastAsia="宋体" w:hAnsi="宋体" w:cs="宋体"/>
                <w:color w:val="0000FF"/>
              </w:rPr>
              <w:t>0~23</w:t>
            </w:r>
          </w:p>
          <w:p w14:paraId="226452D0" w14:textId="77777777" w:rsidR="005820B7" w:rsidRPr="00585200" w:rsidRDefault="005820B7" w:rsidP="005820B7">
            <w:pPr>
              <w:jc w:val="both"/>
              <w:rPr>
                <w:rFonts w:ascii="宋体" w:eastAsia="宋体" w:hAnsi="宋体" w:cs="宋体"/>
                <w:color w:val="0000FF"/>
              </w:rPr>
            </w:pPr>
            <w:r w:rsidRPr="00585200">
              <w:rPr>
                <w:rFonts w:ascii="宋体" w:eastAsia="宋体" w:hAnsi="宋体" w:cs="宋体"/>
                <w:color w:val="0000FF"/>
              </w:rPr>
              <w:t>Byte[5] min (</w:t>
            </w:r>
            <w:r w:rsidRPr="00585200">
              <w:rPr>
                <w:rFonts w:ascii="宋体" w:eastAsia="宋体" w:hAnsi="宋体" w:cs="宋体" w:hint="eastAsia"/>
                <w:color w:val="0000FF"/>
              </w:rPr>
              <w:t>示例：</w:t>
            </w:r>
            <w:r w:rsidRPr="00585200">
              <w:rPr>
                <w:rFonts w:ascii="宋体" w:eastAsia="宋体" w:hAnsi="宋体" w:cs="宋体"/>
                <w:color w:val="0000FF"/>
              </w:rPr>
              <w:t xml:space="preserve">22) </w:t>
            </w:r>
            <w:r w:rsidRPr="00585200">
              <w:rPr>
                <w:rFonts w:ascii="宋体" w:eastAsia="宋体" w:hAnsi="宋体" w:cs="宋体" w:hint="eastAsia"/>
                <w:color w:val="0000FF"/>
              </w:rPr>
              <w:t>，范围：</w:t>
            </w:r>
            <w:r w:rsidRPr="00585200">
              <w:rPr>
                <w:rFonts w:ascii="宋体" w:eastAsia="宋体" w:hAnsi="宋体" w:cs="宋体"/>
                <w:color w:val="0000FF"/>
              </w:rPr>
              <w:t>0~59</w:t>
            </w:r>
          </w:p>
          <w:p w14:paraId="7DC9A823" w14:textId="77777777" w:rsidR="005820B7" w:rsidRPr="00585200" w:rsidRDefault="005820B7" w:rsidP="005820B7">
            <w:pPr>
              <w:jc w:val="both"/>
              <w:rPr>
                <w:rFonts w:ascii="宋体" w:eastAsia="宋体" w:hAnsi="宋体" w:cs="宋体"/>
                <w:color w:val="0000FF"/>
              </w:rPr>
            </w:pPr>
            <w:r w:rsidRPr="00585200">
              <w:rPr>
                <w:rFonts w:ascii="宋体" w:eastAsia="宋体" w:hAnsi="宋体" w:cs="宋体"/>
                <w:color w:val="0000FF"/>
              </w:rPr>
              <w:t>Byte[6] sec (</w:t>
            </w:r>
            <w:r w:rsidRPr="00585200">
              <w:rPr>
                <w:rFonts w:ascii="宋体" w:eastAsia="宋体" w:hAnsi="宋体" w:cs="宋体" w:hint="eastAsia"/>
                <w:color w:val="0000FF"/>
              </w:rPr>
              <w:t>示例：</w:t>
            </w:r>
            <w:r w:rsidRPr="00585200">
              <w:rPr>
                <w:rFonts w:ascii="宋体" w:eastAsia="宋体" w:hAnsi="宋体" w:cs="宋体"/>
                <w:color w:val="0000FF"/>
              </w:rPr>
              <w:t xml:space="preserve">30) </w:t>
            </w:r>
            <w:r w:rsidRPr="00585200">
              <w:rPr>
                <w:rFonts w:ascii="宋体" w:eastAsia="宋体" w:hAnsi="宋体" w:cs="宋体" w:hint="eastAsia"/>
                <w:color w:val="0000FF"/>
              </w:rPr>
              <w:t>，范围：</w:t>
            </w:r>
            <w:r w:rsidRPr="00585200">
              <w:rPr>
                <w:rFonts w:ascii="宋体" w:eastAsia="宋体" w:hAnsi="宋体" w:cs="宋体"/>
                <w:color w:val="0000FF"/>
              </w:rPr>
              <w:t>0~59</w:t>
            </w:r>
          </w:p>
          <w:p w14:paraId="4A79712F" w14:textId="3C4437DB" w:rsidR="005820B7" w:rsidRPr="00585200" w:rsidRDefault="005820B7" w:rsidP="005820B7">
            <w:pPr>
              <w:jc w:val="both"/>
              <w:rPr>
                <w:rFonts w:ascii="宋体" w:eastAsia="宋体" w:hAnsi="宋体" w:cs="宋体"/>
                <w:color w:val="0000FF"/>
              </w:rPr>
            </w:pPr>
            <w:r w:rsidRPr="00585200">
              <w:rPr>
                <w:rFonts w:ascii="宋体" w:eastAsia="宋体" w:hAnsi="宋体" w:cs="宋体"/>
                <w:color w:val="0000FF"/>
              </w:rPr>
              <w:t xml:space="preserve">Byte[7] </w:t>
            </w:r>
            <w:r w:rsidRPr="00585200">
              <w:rPr>
                <w:rFonts w:ascii="宋体" w:eastAsia="宋体" w:hAnsi="宋体" w:cs="宋体" w:hint="eastAsia"/>
                <w:color w:val="0000FF"/>
              </w:rPr>
              <w:t>无</w:t>
            </w:r>
            <w:r w:rsidRPr="00585200">
              <w:rPr>
                <w:rFonts w:ascii="宋体" w:eastAsia="宋体" w:hAnsi="宋体" w:cs="宋体"/>
                <w:color w:val="0000FF"/>
              </w:rPr>
              <w:t xml:space="preserve"> </w:t>
            </w:r>
            <w:r w:rsidRPr="00585200">
              <w:rPr>
                <w:rFonts w:ascii="宋体" w:eastAsia="宋体" w:hAnsi="宋体" w:cs="宋体" w:hint="eastAsia"/>
                <w:color w:val="0000FF"/>
              </w:rPr>
              <w:t>（</w:t>
            </w:r>
            <w:r w:rsidRPr="00585200">
              <w:rPr>
                <w:rFonts w:ascii="宋体" w:eastAsia="宋体" w:hAnsi="宋体" w:cs="宋体"/>
                <w:color w:val="0000FF"/>
              </w:rPr>
              <w:t>0</w:t>
            </w:r>
            <w:r w:rsidRPr="00585200">
              <w:rPr>
                <w:rFonts w:ascii="宋体" w:eastAsia="宋体" w:hAnsi="宋体" w:cs="宋体" w:hint="eastAsia"/>
                <w:color w:val="0000FF"/>
              </w:rPr>
              <w:t>）</w:t>
            </w:r>
          </w:p>
        </w:tc>
        <w:tc>
          <w:tcPr>
            <w:tcW w:w="11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F7F8A8" w14:textId="72BFE5F2" w:rsidR="005820B7" w:rsidRPr="00585200" w:rsidRDefault="00187936" w:rsidP="005820B7">
            <w:pPr>
              <w:spacing w:after="0"/>
              <w:ind w:left="6" w:firstLine="0"/>
              <w:jc w:val="both"/>
              <w:rPr>
                <w:rFonts w:ascii="宋体" w:eastAsia="宋体" w:hAnsi="宋体" w:cs="宋体"/>
                <w:color w:val="0000FF"/>
              </w:rPr>
            </w:pPr>
            <w:r w:rsidRPr="00585200">
              <w:rPr>
                <w:rFonts w:ascii="宋体" w:eastAsia="宋体" w:hAnsi="宋体" w:cs="宋体" w:hint="eastAsia"/>
                <w:color w:val="0000FF"/>
              </w:rPr>
              <w:t>V</w:t>
            </w:r>
            <w:r w:rsidRPr="00585200">
              <w:rPr>
                <w:rFonts w:ascii="宋体" w:eastAsia="宋体" w:hAnsi="宋体" w:cs="宋体"/>
                <w:color w:val="0000FF"/>
              </w:rPr>
              <w:t>CU</w:t>
            </w:r>
            <w:r w:rsidRPr="00585200">
              <w:rPr>
                <w:rFonts w:ascii="宋体" w:eastAsia="宋体" w:hAnsi="宋体" w:cs="宋体" w:hint="eastAsia"/>
                <w:color w:val="0000FF"/>
              </w:rPr>
              <w:t>发送的报文时间</w:t>
            </w:r>
            <w:r w:rsidR="008473AB" w:rsidRPr="00585200">
              <w:rPr>
                <w:rFonts w:ascii="宋体" w:eastAsia="宋体" w:hAnsi="宋体" w:cs="宋体" w:hint="eastAsia"/>
                <w:color w:val="0000FF"/>
              </w:rPr>
              <w:t>标记</w:t>
            </w:r>
            <w:r w:rsidR="00A858E3" w:rsidRPr="00585200">
              <w:rPr>
                <w:rFonts w:ascii="宋体" w:eastAsia="宋体" w:hAnsi="宋体" w:cs="宋体" w:hint="eastAsia"/>
                <w:color w:val="0000FF"/>
              </w:rPr>
              <w:t>值</w:t>
            </w:r>
          </w:p>
        </w:tc>
      </w:tr>
      <w:tr w:rsidR="00585200" w:rsidRPr="00585200" w14:paraId="3FFB5828" w14:textId="77777777" w:rsidTr="005820B7">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1BF520" w14:textId="2871CC53" w:rsidR="00351DE2" w:rsidRPr="00585200" w:rsidRDefault="00351DE2" w:rsidP="005820B7">
            <w:pPr>
              <w:spacing w:after="0"/>
              <w:ind w:left="3" w:firstLine="0"/>
              <w:jc w:val="center"/>
              <w:rPr>
                <w:rFonts w:ascii="宋体" w:eastAsia="宋体" w:hAnsi="宋体" w:cs="宋体"/>
                <w:color w:val="0000FF"/>
              </w:rPr>
            </w:pPr>
            <w:r w:rsidRPr="00585200">
              <w:rPr>
                <w:rFonts w:ascii="宋体" w:eastAsia="宋体" w:hAnsi="宋体" w:cs="宋体" w:hint="eastAsia"/>
                <w:color w:val="0000FF"/>
              </w:rPr>
              <w:lastRenderedPageBreak/>
              <w:t>5</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97AC03" w14:textId="738F4C18" w:rsidR="00351DE2" w:rsidRPr="00585200" w:rsidRDefault="00351DE2" w:rsidP="005820B7">
            <w:pPr>
              <w:spacing w:after="0"/>
              <w:ind w:left="1" w:firstLine="0"/>
              <w:jc w:val="center"/>
              <w:rPr>
                <w:rFonts w:ascii="宋体" w:eastAsia="宋体" w:hAnsi="宋体" w:cs="宋体"/>
                <w:color w:val="0000FF"/>
              </w:rPr>
            </w:pPr>
            <w:r w:rsidRPr="00585200">
              <w:rPr>
                <w:rFonts w:ascii="宋体" w:eastAsia="宋体" w:hAnsi="宋体" w:cs="宋体" w:hint="eastAsia"/>
                <w:color w:val="0000FF"/>
              </w:rPr>
              <w:t>下高压时间</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CAEAB55" w14:textId="5DBF8401" w:rsidR="00351DE2" w:rsidRPr="00585200" w:rsidRDefault="00351DE2" w:rsidP="005820B7">
            <w:pPr>
              <w:spacing w:after="0"/>
              <w:ind w:left="5" w:firstLine="0"/>
              <w:jc w:val="center"/>
              <w:rPr>
                <w:rFonts w:ascii="宋体" w:eastAsia="宋体" w:hAnsi="宋体" w:cs="宋体"/>
                <w:color w:val="0000FF"/>
              </w:rPr>
            </w:pPr>
            <w:r w:rsidRPr="00585200">
              <w:rPr>
                <w:rFonts w:ascii="宋体" w:eastAsia="宋体" w:hAnsi="宋体" w:cs="宋体" w:hint="eastAsia"/>
                <w:color w:val="0000FF"/>
              </w:rPr>
              <w:t>8</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738FB1" w14:textId="77777777" w:rsidR="00351DE2" w:rsidRPr="00585200" w:rsidRDefault="00351DE2" w:rsidP="00351DE2">
            <w:pPr>
              <w:jc w:val="both"/>
              <w:rPr>
                <w:rFonts w:ascii="宋体" w:eastAsia="宋体" w:hAnsi="宋体" w:cs="宋体"/>
                <w:color w:val="0000FF"/>
              </w:rPr>
            </w:pPr>
            <w:r w:rsidRPr="00585200">
              <w:rPr>
                <w:rFonts w:ascii="宋体" w:eastAsia="宋体" w:hAnsi="宋体" w:cs="宋体"/>
                <w:color w:val="0000FF"/>
              </w:rPr>
              <w:t>Byte[0]yearH (</w:t>
            </w:r>
            <w:r w:rsidRPr="00585200">
              <w:rPr>
                <w:rFonts w:ascii="宋体" w:eastAsia="宋体" w:hAnsi="宋体" w:cs="宋体" w:hint="eastAsia"/>
                <w:color w:val="0000FF"/>
              </w:rPr>
              <w:t>示例：</w:t>
            </w:r>
            <w:r w:rsidRPr="00585200">
              <w:rPr>
                <w:rFonts w:ascii="宋体" w:eastAsia="宋体" w:hAnsi="宋体" w:cs="宋体"/>
                <w:color w:val="0000FF"/>
              </w:rPr>
              <w:t>20)</w:t>
            </w:r>
            <w:r w:rsidRPr="00585200">
              <w:rPr>
                <w:rFonts w:ascii="宋体" w:eastAsia="宋体" w:hAnsi="宋体" w:cs="宋体" w:hint="eastAsia"/>
                <w:color w:val="0000FF"/>
              </w:rPr>
              <w:t>，范围：</w:t>
            </w:r>
            <w:r w:rsidRPr="00585200">
              <w:rPr>
                <w:rFonts w:ascii="宋体" w:eastAsia="宋体" w:hAnsi="宋体" w:cs="宋体"/>
                <w:color w:val="0000FF"/>
              </w:rPr>
              <w:t xml:space="preserve"> 19~21</w:t>
            </w:r>
          </w:p>
          <w:p w14:paraId="3C5C43C8" w14:textId="77777777" w:rsidR="00351DE2" w:rsidRPr="00585200" w:rsidRDefault="00351DE2" w:rsidP="00351DE2">
            <w:pPr>
              <w:jc w:val="both"/>
              <w:rPr>
                <w:rFonts w:ascii="宋体" w:eastAsia="宋体" w:hAnsi="宋体" w:cs="宋体"/>
                <w:color w:val="0000FF"/>
              </w:rPr>
            </w:pPr>
            <w:r w:rsidRPr="00585200">
              <w:rPr>
                <w:rFonts w:ascii="宋体" w:eastAsia="宋体" w:hAnsi="宋体" w:cs="宋体"/>
                <w:color w:val="0000FF"/>
              </w:rPr>
              <w:t>Byte[1]yearL (</w:t>
            </w:r>
            <w:r w:rsidRPr="00585200">
              <w:rPr>
                <w:rFonts w:ascii="宋体" w:eastAsia="宋体" w:hAnsi="宋体" w:cs="宋体" w:hint="eastAsia"/>
                <w:color w:val="0000FF"/>
              </w:rPr>
              <w:t>示例：</w:t>
            </w:r>
            <w:r w:rsidRPr="00585200">
              <w:rPr>
                <w:rFonts w:ascii="宋体" w:eastAsia="宋体" w:hAnsi="宋体" w:cs="宋体"/>
                <w:color w:val="0000FF"/>
              </w:rPr>
              <w:t xml:space="preserve">22) </w:t>
            </w:r>
            <w:r w:rsidRPr="00585200">
              <w:rPr>
                <w:rFonts w:ascii="宋体" w:eastAsia="宋体" w:hAnsi="宋体" w:cs="宋体" w:hint="eastAsia"/>
                <w:color w:val="0000FF"/>
              </w:rPr>
              <w:t>，范围：</w:t>
            </w:r>
            <w:r w:rsidRPr="00585200">
              <w:rPr>
                <w:rFonts w:ascii="宋体" w:eastAsia="宋体" w:hAnsi="宋体" w:cs="宋体"/>
                <w:color w:val="0000FF"/>
              </w:rPr>
              <w:t>0~99</w:t>
            </w:r>
          </w:p>
          <w:p w14:paraId="3AA11843" w14:textId="77777777" w:rsidR="00351DE2" w:rsidRPr="00585200" w:rsidRDefault="00351DE2" w:rsidP="00351DE2">
            <w:pPr>
              <w:jc w:val="both"/>
              <w:rPr>
                <w:rFonts w:ascii="宋体" w:eastAsia="宋体" w:hAnsi="宋体" w:cs="宋体"/>
                <w:color w:val="0000FF"/>
              </w:rPr>
            </w:pPr>
            <w:r w:rsidRPr="00585200">
              <w:rPr>
                <w:rFonts w:ascii="宋体" w:eastAsia="宋体" w:hAnsi="宋体" w:cs="宋体"/>
                <w:color w:val="0000FF"/>
              </w:rPr>
              <w:t>Byte[2] mon (</w:t>
            </w:r>
            <w:r w:rsidRPr="00585200">
              <w:rPr>
                <w:rFonts w:ascii="宋体" w:eastAsia="宋体" w:hAnsi="宋体" w:cs="宋体" w:hint="eastAsia"/>
                <w:color w:val="0000FF"/>
              </w:rPr>
              <w:t>示例：</w:t>
            </w:r>
            <w:r w:rsidRPr="00585200">
              <w:rPr>
                <w:rFonts w:ascii="宋体" w:eastAsia="宋体" w:hAnsi="宋体" w:cs="宋体"/>
                <w:color w:val="0000FF"/>
              </w:rPr>
              <w:t xml:space="preserve">5) </w:t>
            </w:r>
            <w:r w:rsidRPr="00585200">
              <w:rPr>
                <w:rFonts w:ascii="宋体" w:eastAsia="宋体" w:hAnsi="宋体" w:cs="宋体" w:hint="eastAsia"/>
                <w:color w:val="0000FF"/>
              </w:rPr>
              <w:t>，范围：</w:t>
            </w:r>
            <w:r w:rsidRPr="00585200">
              <w:rPr>
                <w:rFonts w:ascii="宋体" w:eastAsia="宋体" w:hAnsi="宋体" w:cs="宋体"/>
                <w:color w:val="0000FF"/>
              </w:rPr>
              <w:t>1~12</w:t>
            </w:r>
          </w:p>
          <w:p w14:paraId="512C9C8E" w14:textId="77777777" w:rsidR="00351DE2" w:rsidRPr="00585200" w:rsidRDefault="00351DE2" w:rsidP="00351DE2">
            <w:pPr>
              <w:jc w:val="both"/>
              <w:rPr>
                <w:rFonts w:ascii="宋体" w:eastAsia="宋体" w:hAnsi="宋体" w:cs="宋体"/>
                <w:color w:val="0000FF"/>
              </w:rPr>
            </w:pPr>
            <w:r w:rsidRPr="00585200">
              <w:rPr>
                <w:rFonts w:ascii="宋体" w:eastAsia="宋体" w:hAnsi="宋体" w:cs="宋体"/>
                <w:color w:val="0000FF"/>
              </w:rPr>
              <w:t>Byte[3] day (</w:t>
            </w:r>
            <w:r w:rsidRPr="00585200">
              <w:rPr>
                <w:rFonts w:ascii="宋体" w:eastAsia="宋体" w:hAnsi="宋体" w:cs="宋体" w:hint="eastAsia"/>
                <w:color w:val="0000FF"/>
              </w:rPr>
              <w:t>示例：</w:t>
            </w:r>
            <w:r w:rsidRPr="00585200">
              <w:rPr>
                <w:rFonts w:ascii="宋体" w:eastAsia="宋体" w:hAnsi="宋体" w:cs="宋体"/>
                <w:color w:val="0000FF"/>
              </w:rPr>
              <w:t xml:space="preserve">13) </w:t>
            </w:r>
            <w:r w:rsidRPr="00585200">
              <w:rPr>
                <w:rFonts w:ascii="宋体" w:eastAsia="宋体" w:hAnsi="宋体" w:cs="宋体" w:hint="eastAsia"/>
                <w:color w:val="0000FF"/>
              </w:rPr>
              <w:t>，范围：</w:t>
            </w:r>
            <w:r w:rsidRPr="00585200">
              <w:rPr>
                <w:rFonts w:ascii="宋体" w:eastAsia="宋体" w:hAnsi="宋体" w:cs="宋体"/>
                <w:color w:val="0000FF"/>
              </w:rPr>
              <w:t>1~31</w:t>
            </w:r>
          </w:p>
          <w:p w14:paraId="377EC1BD" w14:textId="77777777" w:rsidR="00351DE2" w:rsidRPr="00585200" w:rsidRDefault="00351DE2" w:rsidP="00351DE2">
            <w:pPr>
              <w:jc w:val="both"/>
              <w:rPr>
                <w:rFonts w:ascii="宋体" w:eastAsia="宋体" w:hAnsi="宋体" w:cs="宋体"/>
                <w:color w:val="0000FF"/>
              </w:rPr>
            </w:pPr>
            <w:r w:rsidRPr="00585200">
              <w:rPr>
                <w:rFonts w:ascii="宋体" w:eastAsia="宋体" w:hAnsi="宋体" w:cs="宋体"/>
                <w:color w:val="0000FF"/>
              </w:rPr>
              <w:t>Byte[4] hour (</w:t>
            </w:r>
            <w:r w:rsidRPr="00585200">
              <w:rPr>
                <w:rFonts w:ascii="宋体" w:eastAsia="宋体" w:hAnsi="宋体" w:cs="宋体" w:hint="eastAsia"/>
                <w:color w:val="0000FF"/>
              </w:rPr>
              <w:t>示例：</w:t>
            </w:r>
            <w:r w:rsidRPr="00585200">
              <w:rPr>
                <w:rFonts w:ascii="宋体" w:eastAsia="宋体" w:hAnsi="宋体" w:cs="宋体"/>
                <w:color w:val="0000FF"/>
              </w:rPr>
              <w:t xml:space="preserve">10) </w:t>
            </w:r>
            <w:r w:rsidRPr="00585200">
              <w:rPr>
                <w:rFonts w:ascii="宋体" w:eastAsia="宋体" w:hAnsi="宋体" w:cs="宋体" w:hint="eastAsia"/>
                <w:color w:val="0000FF"/>
              </w:rPr>
              <w:t>，范围：</w:t>
            </w:r>
            <w:r w:rsidRPr="00585200">
              <w:rPr>
                <w:rFonts w:ascii="宋体" w:eastAsia="宋体" w:hAnsi="宋体" w:cs="宋体"/>
                <w:color w:val="0000FF"/>
              </w:rPr>
              <w:t>0~23</w:t>
            </w:r>
          </w:p>
          <w:p w14:paraId="14DB3473" w14:textId="77777777" w:rsidR="00351DE2" w:rsidRPr="00585200" w:rsidRDefault="00351DE2" w:rsidP="00351DE2">
            <w:pPr>
              <w:jc w:val="both"/>
              <w:rPr>
                <w:rFonts w:ascii="宋体" w:eastAsia="宋体" w:hAnsi="宋体" w:cs="宋体"/>
                <w:color w:val="0000FF"/>
              </w:rPr>
            </w:pPr>
            <w:r w:rsidRPr="00585200">
              <w:rPr>
                <w:rFonts w:ascii="宋体" w:eastAsia="宋体" w:hAnsi="宋体" w:cs="宋体"/>
                <w:color w:val="0000FF"/>
              </w:rPr>
              <w:t>Byte[5] min (</w:t>
            </w:r>
            <w:r w:rsidRPr="00585200">
              <w:rPr>
                <w:rFonts w:ascii="宋体" w:eastAsia="宋体" w:hAnsi="宋体" w:cs="宋体" w:hint="eastAsia"/>
                <w:color w:val="0000FF"/>
              </w:rPr>
              <w:t>示例：</w:t>
            </w:r>
            <w:r w:rsidRPr="00585200">
              <w:rPr>
                <w:rFonts w:ascii="宋体" w:eastAsia="宋体" w:hAnsi="宋体" w:cs="宋体"/>
                <w:color w:val="0000FF"/>
              </w:rPr>
              <w:t xml:space="preserve">22) </w:t>
            </w:r>
            <w:r w:rsidRPr="00585200">
              <w:rPr>
                <w:rFonts w:ascii="宋体" w:eastAsia="宋体" w:hAnsi="宋体" w:cs="宋体" w:hint="eastAsia"/>
                <w:color w:val="0000FF"/>
              </w:rPr>
              <w:t>，范围：</w:t>
            </w:r>
            <w:r w:rsidRPr="00585200">
              <w:rPr>
                <w:rFonts w:ascii="宋体" w:eastAsia="宋体" w:hAnsi="宋体" w:cs="宋体"/>
                <w:color w:val="0000FF"/>
              </w:rPr>
              <w:t>0~59</w:t>
            </w:r>
          </w:p>
          <w:p w14:paraId="3877C983" w14:textId="77777777" w:rsidR="00351DE2" w:rsidRPr="00585200" w:rsidRDefault="00351DE2" w:rsidP="00351DE2">
            <w:pPr>
              <w:jc w:val="both"/>
              <w:rPr>
                <w:rFonts w:ascii="宋体" w:eastAsia="宋体" w:hAnsi="宋体" w:cs="宋体"/>
                <w:color w:val="0000FF"/>
              </w:rPr>
            </w:pPr>
            <w:r w:rsidRPr="00585200">
              <w:rPr>
                <w:rFonts w:ascii="宋体" w:eastAsia="宋体" w:hAnsi="宋体" w:cs="宋体"/>
                <w:color w:val="0000FF"/>
              </w:rPr>
              <w:t>Byte[6] sec (</w:t>
            </w:r>
            <w:r w:rsidRPr="00585200">
              <w:rPr>
                <w:rFonts w:ascii="宋体" w:eastAsia="宋体" w:hAnsi="宋体" w:cs="宋体" w:hint="eastAsia"/>
                <w:color w:val="0000FF"/>
              </w:rPr>
              <w:t>示例：</w:t>
            </w:r>
            <w:r w:rsidRPr="00585200">
              <w:rPr>
                <w:rFonts w:ascii="宋体" w:eastAsia="宋体" w:hAnsi="宋体" w:cs="宋体"/>
                <w:color w:val="0000FF"/>
              </w:rPr>
              <w:t xml:space="preserve">30) </w:t>
            </w:r>
            <w:r w:rsidRPr="00585200">
              <w:rPr>
                <w:rFonts w:ascii="宋体" w:eastAsia="宋体" w:hAnsi="宋体" w:cs="宋体" w:hint="eastAsia"/>
                <w:color w:val="0000FF"/>
              </w:rPr>
              <w:t>，范围：</w:t>
            </w:r>
            <w:r w:rsidRPr="00585200">
              <w:rPr>
                <w:rFonts w:ascii="宋体" w:eastAsia="宋体" w:hAnsi="宋体" w:cs="宋体"/>
                <w:color w:val="0000FF"/>
              </w:rPr>
              <w:t>0~59</w:t>
            </w:r>
          </w:p>
          <w:p w14:paraId="13EFB738" w14:textId="667A8718" w:rsidR="00351DE2" w:rsidRPr="00585200" w:rsidRDefault="00351DE2" w:rsidP="00351DE2">
            <w:pPr>
              <w:jc w:val="both"/>
              <w:rPr>
                <w:rFonts w:ascii="宋体" w:eastAsia="宋体" w:hAnsi="宋体" w:cs="宋体"/>
                <w:color w:val="0000FF"/>
              </w:rPr>
            </w:pPr>
            <w:r w:rsidRPr="00585200">
              <w:rPr>
                <w:rFonts w:ascii="宋体" w:eastAsia="宋体" w:hAnsi="宋体" w:cs="宋体"/>
                <w:color w:val="0000FF"/>
              </w:rPr>
              <w:t xml:space="preserve">Byte[7] </w:t>
            </w:r>
            <w:r w:rsidRPr="00585200">
              <w:rPr>
                <w:rFonts w:ascii="宋体" w:eastAsia="宋体" w:hAnsi="宋体" w:cs="宋体" w:hint="eastAsia"/>
                <w:color w:val="0000FF"/>
              </w:rPr>
              <w:t>无</w:t>
            </w:r>
            <w:r w:rsidRPr="00585200">
              <w:rPr>
                <w:rFonts w:ascii="宋体" w:eastAsia="宋体" w:hAnsi="宋体" w:cs="宋体"/>
                <w:color w:val="0000FF"/>
              </w:rPr>
              <w:t xml:space="preserve"> </w:t>
            </w:r>
            <w:r w:rsidRPr="00585200">
              <w:rPr>
                <w:rFonts w:ascii="宋体" w:eastAsia="宋体" w:hAnsi="宋体" w:cs="宋体" w:hint="eastAsia"/>
                <w:color w:val="0000FF"/>
              </w:rPr>
              <w:t>（</w:t>
            </w:r>
            <w:r w:rsidRPr="00585200">
              <w:rPr>
                <w:rFonts w:ascii="宋体" w:eastAsia="宋体" w:hAnsi="宋体" w:cs="宋体"/>
                <w:color w:val="0000FF"/>
              </w:rPr>
              <w:t>0</w:t>
            </w:r>
            <w:r w:rsidRPr="00585200">
              <w:rPr>
                <w:rFonts w:ascii="宋体" w:eastAsia="宋体" w:hAnsi="宋体" w:cs="宋体" w:hint="eastAsia"/>
                <w:color w:val="0000FF"/>
              </w:rPr>
              <w:t>）</w:t>
            </w:r>
          </w:p>
        </w:tc>
        <w:tc>
          <w:tcPr>
            <w:tcW w:w="11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54A2ED" w14:textId="11F85327" w:rsidR="00351DE2" w:rsidRPr="00585200" w:rsidRDefault="00A858E3" w:rsidP="005820B7">
            <w:pPr>
              <w:spacing w:after="0"/>
              <w:ind w:left="6" w:firstLine="0"/>
              <w:jc w:val="both"/>
              <w:rPr>
                <w:rFonts w:ascii="宋体" w:eastAsia="宋体" w:hAnsi="宋体" w:cs="宋体"/>
                <w:color w:val="0000FF"/>
              </w:rPr>
            </w:pPr>
            <w:r w:rsidRPr="00585200">
              <w:rPr>
                <w:rFonts w:ascii="宋体" w:eastAsia="宋体" w:hAnsi="宋体" w:cs="宋体"/>
                <w:color w:val="0000FF"/>
              </w:rPr>
              <w:t>VCU</w:t>
            </w:r>
            <w:r w:rsidRPr="00585200">
              <w:rPr>
                <w:rFonts w:ascii="宋体" w:eastAsia="宋体" w:hAnsi="宋体" w:cs="宋体" w:hint="eastAsia"/>
                <w:color w:val="0000FF"/>
              </w:rPr>
              <w:t>发送的报文时间标记值</w:t>
            </w:r>
          </w:p>
        </w:tc>
      </w:tr>
      <w:tr w:rsidR="00585200" w:rsidRPr="00585200" w14:paraId="1A5C31E2" w14:textId="77777777" w:rsidTr="00187936">
        <w:trPr>
          <w:trHeight w:val="2479"/>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209EE0" w14:textId="5DF265C5" w:rsidR="00F26576" w:rsidRPr="00585200" w:rsidRDefault="00F26576" w:rsidP="005820B7">
            <w:pPr>
              <w:spacing w:after="0"/>
              <w:ind w:left="3" w:firstLine="0"/>
              <w:jc w:val="center"/>
              <w:rPr>
                <w:rFonts w:ascii="宋体" w:eastAsia="宋体" w:hAnsi="宋体" w:cs="宋体"/>
                <w:color w:val="0000FF"/>
              </w:rPr>
            </w:pPr>
            <w:r w:rsidRPr="00585200">
              <w:rPr>
                <w:rFonts w:ascii="宋体" w:eastAsia="宋体" w:hAnsi="宋体" w:cs="宋体" w:hint="eastAsia"/>
                <w:color w:val="0000FF"/>
              </w:rPr>
              <w:t>6</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7BDA34" w14:textId="3EACE7AB" w:rsidR="00F26576" w:rsidRPr="00585200" w:rsidRDefault="00B55E49" w:rsidP="005820B7">
            <w:pPr>
              <w:spacing w:after="0"/>
              <w:ind w:left="1" w:firstLine="0"/>
              <w:jc w:val="center"/>
              <w:rPr>
                <w:rFonts w:ascii="宋体" w:eastAsia="宋体" w:hAnsi="宋体" w:cs="宋体"/>
                <w:color w:val="0000FF"/>
              </w:rPr>
            </w:pPr>
            <w:r w:rsidRPr="00585200">
              <w:rPr>
                <w:rFonts w:ascii="宋体" w:eastAsia="宋体" w:hAnsi="宋体" w:cs="宋体" w:hint="eastAsia"/>
                <w:color w:val="0000FF"/>
              </w:rPr>
              <w:t>工作电机状态</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6EED22" w14:textId="0A40535B" w:rsidR="00F26576" w:rsidRPr="00585200" w:rsidRDefault="00B55E49" w:rsidP="005820B7">
            <w:pPr>
              <w:spacing w:after="0"/>
              <w:ind w:left="5" w:firstLine="0"/>
              <w:jc w:val="center"/>
              <w:rPr>
                <w:rFonts w:ascii="宋体" w:eastAsia="宋体" w:hAnsi="宋体" w:cs="宋体"/>
                <w:color w:val="0000FF"/>
              </w:rPr>
            </w:pPr>
            <w:r w:rsidRPr="00585200">
              <w:rPr>
                <w:rFonts w:ascii="宋体" w:eastAsia="宋体" w:hAnsi="宋体" w:cs="宋体" w:hint="eastAsia"/>
                <w:color w:val="0000FF"/>
              </w:rPr>
              <w:t>1</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192B72" w14:textId="77777777" w:rsidR="00F26576" w:rsidRPr="00585200" w:rsidRDefault="00B55E49" w:rsidP="00351DE2">
            <w:pPr>
              <w:jc w:val="both"/>
              <w:rPr>
                <w:rFonts w:ascii="宋体" w:eastAsia="宋体" w:hAnsi="宋体" w:cs="宋体"/>
                <w:color w:val="0000FF"/>
              </w:rPr>
            </w:pPr>
            <w:r w:rsidRPr="00585200">
              <w:rPr>
                <w:rFonts w:ascii="宋体" w:eastAsia="宋体" w:hAnsi="宋体" w:cs="宋体" w:hint="eastAsia"/>
                <w:color w:val="0000FF"/>
              </w:rPr>
              <w:t>0x</w:t>
            </w:r>
            <w:r w:rsidRPr="00585200">
              <w:rPr>
                <w:rFonts w:ascii="宋体" w:eastAsia="宋体" w:hAnsi="宋体" w:cs="宋体"/>
                <w:color w:val="0000FF"/>
              </w:rPr>
              <w:t>0:</w:t>
            </w:r>
            <w:r w:rsidRPr="00585200">
              <w:rPr>
                <w:rFonts w:ascii="宋体" w:eastAsia="宋体" w:hAnsi="宋体" w:cs="宋体" w:hint="eastAsia"/>
                <w:color w:val="0000FF"/>
              </w:rPr>
              <w:t>关闭</w:t>
            </w:r>
          </w:p>
          <w:p w14:paraId="0BADFC4F" w14:textId="77777777" w:rsidR="00B55E49" w:rsidRPr="00585200" w:rsidRDefault="00B55E49" w:rsidP="00351DE2">
            <w:pPr>
              <w:jc w:val="both"/>
              <w:rPr>
                <w:rFonts w:ascii="宋体" w:eastAsia="宋体" w:hAnsi="宋体" w:cs="宋体"/>
                <w:color w:val="0000FF"/>
              </w:rPr>
            </w:pPr>
            <w:r w:rsidRPr="00585200">
              <w:rPr>
                <w:rFonts w:ascii="宋体" w:eastAsia="宋体" w:hAnsi="宋体" w:cs="宋体" w:hint="eastAsia"/>
                <w:color w:val="0000FF"/>
              </w:rPr>
              <w:t>0x</w:t>
            </w:r>
            <w:r w:rsidRPr="00585200">
              <w:rPr>
                <w:rFonts w:ascii="宋体" w:eastAsia="宋体" w:hAnsi="宋体" w:cs="宋体"/>
                <w:color w:val="0000FF"/>
              </w:rPr>
              <w:t>1:</w:t>
            </w:r>
            <w:r w:rsidRPr="00585200">
              <w:rPr>
                <w:rFonts w:ascii="宋体" w:eastAsia="宋体" w:hAnsi="宋体" w:cs="宋体" w:hint="eastAsia"/>
                <w:color w:val="0000FF"/>
              </w:rPr>
              <w:t>准备</w:t>
            </w:r>
          </w:p>
          <w:p w14:paraId="27890CA4" w14:textId="77777777" w:rsidR="00B55E49" w:rsidRPr="00585200" w:rsidRDefault="00B55E49" w:rsidP="00351DE2">
            <w:pPr>
              <w:jc w:val="both"/>
              <w:rPr>
                <w:rFonts w:ascii="宋体" w:eastAsia="宋体" w:hAnsi="宋体" w:cs="宋体"/>
                <w:color w:val="0000FF"/>
              </w:rPr>
            </w:pPr>
            <w:r w:rsidRPr="00585200">
              <w:rPr>
                <w:rFonts w:ascii="宋体" w:eastAsia="宋体" w:hAnsi="宋体" w:cs="宋体" w:hint="eastAsia"/>
                <w:color w:val="0000FF"/>
              </w:rPr>
              <w:t>0x</w:t>
            </w:r>
            <w:r w:rsidRPr="00585200">
              <w:rPr>
                <w:rFonts w:ascii="宋体" w:eastAsia="宋体" w:hAnsi="宋体" w:cs="宋体"/>
                <w:color w:val="0000FF"/>
              </w:rPr>
              <w:t>2:</w:t>
            </w:r>
            <w:r w:rsidRPr="00585200">
              <w:rPr>
                <w:rFonts w:ascii="宋体" w:eastAsia="宋体" w:hAnsi="宋体" w:cs="宋体" w:hint="eastAsia"/>
                <w:color w:val="0000FF"/>
              </w:rPr>
              <w:t>耗电</w:t>
            </w:r>
          </w:p>
          <w:p w14:paraId="2A78AC39" w14:textId="77777777" w:rsidR="00B55E49" w:rsidRPr="00585200" w:rsidRDefault="00B55E49" w:rsidP="00351DE2">
            <w:pPr>
              <w:jc w:val="both"/>
              <w:rPr>
                <w:rFonts w:ascii="宋体" w:eastAsia="宋体" w:hAnsi="宋体" w:cs="宋体"/>
                <w:color w:val="0000FF"/>
              </w:rPr>
            </w:pPr>
            <w:r w:rsidRPr="00585200">
              <w:rPr>
                <w:rFonts w:ascii="宋体" w:eastAsia="宋体" w:hAnsi="宋体" w:cs="宋体" w:hint="eastAsia"/>
                <w:color w:val="0000FF"/>
              </w:rPr>
              <w:t>0x</w:t>
            </w:r>
            <w:r w:rsidRPr="00585200">
              <w:rPr>
                <w:rFonts w:ascii="宋体" w:eastAsia="宋体" w:hAnsi="宋体" w:cs="宋体"/>
                <w:color w:val="0000FF"/>
              </w:rPr>
              <w:t>3:</w:t>
            </w:r>
            <w:r w:rsidRPr="00585200">
              <w:rPr>
                <w:rFonts w:ascii="宋体" w:eastAsia="宋体" w:hAnsi="宋体" w:cs="宋体" w:hint="eastAsia"/>
                <w:color w:val="0000FF"/>
              </w:rPr>
              <w:t>发电</w:t>
            </w:r>
          </w:p>
          <w:p w14:paraId="7323B486" w14:textId="77777777" w:rsidR="00B55E49" w:rsidRPr="00585200" w:rsidRDefault="00B55E49" w:rsidP="00351DE2">
            <w:pPr>
              <w:jc w:val="both"/>
              <w:rPr>
                <w:rFonts w:ascii="宋体" w:eastAsia="宋体" w:hAnsi="宋体" w:cs="宋体"/>
                <w:color w:val="0000FF"/>
              </w:rPr>
            </w:pPr>
            <w:r w:rsidRPr="00585200">
              <w:rPr>
                <w:rFonts w:ascii="宋体" w:eastAsia="宋体" w:hAnsi="宋体" w:cs="宋体" w:hint="eastAsia"/>
                <w:color w:val="0000FF"/>
              </w:rPr>
              <w:t>0x</w:t>
            </w:r>
            <w:r w:rsidRPr="00585200">
              <w:rPr>
                <w:rFonts w:ascii="宋体" w:eastAsia="宋体" w:hAnsi="宋体" w:cs="宋体"/>
                <w:color w:val="0000FF"/>
              </w:rPr>
              <w:t>4:</w:t>
            </w:r>
            <w:r w:rsidRPr="00585200">
              <w:rPr>
                <w:rFonts w:ascii="宋体" w:eastAsia="宋体" w:hAnsi="宋体" w:cs="宋体" w:hint="eastAsia"/>
                <w:color w:val="0000FF"/>
              </w:rPr>
              <w:t>异常</w:t>
            </w:r>
          </w:p>
          <w:p w14:paraId="4A8C0EF0" w14:textId="5770A307" w:rsidR="00B55E49" w:rsidRPr="00585200" w:rsidRDefault="00B55E49" w:rsidP="00351DE2">
            <w:pPr>
              <w:jc w:val="both"/>
              <w:rPr>
                <w:rFonts w:ascii="宋体" w:eastAsia="宋体" w:hAnsi="宋体" w:cs="宋体"/>
                <w:color w:val="0000FF"/>
              </w:rPr>
            </w:pPr>
            <w:r w:rsidRPr="00585200">
              <w:rPr>
                <w:rFonts w:ascii="宋体" w:eastAsia="宋体" w:hAnsi="宋体" w:cs="宋体" w:hint="eastAsia"/>
                <w:color w:val="0000FF"/>
              </w:rPr>
              <w:t>0x</w:t>
            </w:r>
            <w:r w:rsidRPr="00585200">
              <w:rPr>
                <w:rFonts w:ascii="宋体" w:eastAsia="宋体" w:hAnsi="宋体" w:cs="宋体"/>
                <w:color w:val="0000FF"/>
              </w:rPr>
              <w:t>ff:</w:t>
            </w:r>
            <w:r w:rsidRPr="00585200">
              <w:rPr>
                <w:rFonts w:ascii="宋体" w:eastAsia="宋体" w:hAnsi="宋体" w:cs="宋体" w:hint="eastAsia"/>
                <w:color w:val="0000FF"/>
              </w:rPr>
              <w:t>无效</w:t>
            </w:r>
          </w:p>
        </w:tc>
        <w:tc>
          <w:tcPr>
            <w:tcW w:w="11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25E201" w14:textId="58712BDF" w:rsidR="00F26576" w:rsidRPr="00585200" w:rsidRDefault="00B55E49" w:rsidP="005820B7">
            <w:pPr>
              <w:spacing w:after="0"/>
              <w:ind w:left="6" w:firstLine="0"/>
              <w:jc w:val="both"/>
              <w:rPr>
                <w:rFonts w:ascii="宋体" w:eastAsia="宋体" w:hAnsi="宋体" w:cs="宋体"/>
                <w:color w:val="0000FF"/>
              </w:rPr>
            </w:pPr>
            <w:r w:rsidRPr="00585200">
              <w:rPr>
                <w:rFonts w:ascii="宋体" w:eastAsia="宋体" w:hAnsi="宋体" w:cs="宋体" w:hint="eastAsia"/>
                <w:color w:val="0000FF"/>
              </w:rPr>
              <w:t>依据工作电机状态对上高压状态作辅助判断</w:t>
            </w:r>
          </w:p>
        </w:tc>
      </w:tr>
      <w:tr w:rsidR="00585200" w:rsidRPr="00585200" w14:paraId="3E78E5A6" w14:textId="77777777" w:rsidTr="00187936">
        <w:trPr>
          <w:trHeight w:val="2479"/>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2D31D6" w14:textId="3F0EE6E0" w:rsidR="00FB42B6" w:rsidRPr="00585200" w:rsidRDefault="00FB42B6" w:rsidP="005820B7">
            <w:pPr>
              <w:spacing w:after="0"/>
              <w:ind w:left="3" w:firstLine="0"/>
              <w:jc w:val="center"/>
              <w:rPr>
                <w:rFonts w:ascii="宋体" w:eastAsia="宋体" w:hAnsi="宋体" w:cs="宋体"/>
                <w:color w:val="0000FF"/>
              </w:rPr>
            </w:pPr>
            <w:r w:rsidRPr="00585200">
              <w:rPr>
                <w:rFonts w:ascii="宋体" w:eastAsia="宋体" w:hAnsi="宋体" w:cs="宋体" w:hint="eastAsia"/>
                <w:color w:val="0000FF"/>
              </w:rPr>
              <w:t>7</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DD9BCF" w14:textId="39BBE37C" w:rsidR="00FB42B6" w:rsidRPr="00585200" w:rsidRDefault="00FB42B6" w:rsidP="005820B7">
            <w:pPr>
              <w:spacing w:after="0"/>
              <w:ind w:left="1" w:firstLine="0"/>
              <w:jc w:val="center"/>
              <w:rPr>
                <w:rFonts w:ascii="宋体" w:eastAsia="宋体" w:hAnsi="宋体" w:cs="宋体"/>
                <w:color w:val="0000FF"/>
              </w:rPr>
            </w:pPr>
            <w:r w:rsidRPr="00585200">
              <w:rPr>
                <w:rFonts w:ascii="宋体" w:eastAsia="宋体" w:hAnsi="宋体" w:cs="宋体" w:hint="eastAsia"/>
                <w:color w:val="0000FF"/>
              </w:rPr>
              <w:t>预留</w:t>
            </w:r>
          </w:p>
        </w:tc>
        <w:tc>
          <w:tcPr>
            <w:tcW w:w="10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AF2F76" w14:textId="7812EA27" w:rsidR="00FB42B6" w:rsidRPr="00585200" w:rsidRDefault="00FB42B6" w:rsidP="005820B7">
            <w:pPr>
              <w:spacing w:after="0"/>
              <w:ind w:left="5" w:firstLine="0"/>
              <w:jc w:val="center"/>
              <w:rPr>
                <w:rFonts w:ascii="宋体" w:eastAsia="宋体" w:hAnsi="宋体" w:cs="宋体"/>
                <w:color w:val="0000FF"/>
              </w:rPr>
            </w:pPr>
            <w:r w:rsidRPr="00585200">
              <w:rPr>
                <w:rFonts w:ascii="宋体" w:eastAsia="宋体" w:hAnsi="宋体" w:cs="宋体" w:hint="eastAsia"/>
                <w:color w:val="0000FF"/>
              </w:rPr>
              <w:t>2</w:t>
            </w:r>
          </w:p>
        </w:tc>
        <w:tc>
          <w:tcPr>
            <w:tcW w:w="125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BCA4D9" w14:textId="54A93A90" w:rsidR="00FB42B6" w:rsidRPr="00585200" w:rsidRDefault="00FB42B6" w:rsidP="00351DE2">
            <w:pPr>
              <w:jc w:val="both"/>
              <w:rPr>
                <w:rFonts w:ascii="宋体" w:eastAsia="宋体" w:hAnsi="宋体" w:cs="宋体"/>
                <w:color w:val="0000FF"/>
              </w:rPr>
            </w:pPr>
            <w:r w:rsidRPr="00585200">
              <w:rPr>
                <w:rFonts w:ascii="宋体" w:eastAsia="宋体" w:hAnsi="宋体" w:cs="宋体" w:hint="eastAsia"/>
                <w:color w:val="0000FF"/>
              </w:rPr>
              <w:t>保留字节</w:t>
            </w:r>
          </w:p>
        </w:tc>
        <w:tc>
          <w:tcPr>
            <w:tcW w:w="11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0CF0A6" w14:textId="77777777" w:rsidR="00FB42B6" w:rsidRPr="00585200" w:rsidRDefault="00FB42B6" w:rsidP="005820B7">
            <w:pPr>
              <w:spacing w:after="0"/>
              <w:ind w:left="6" w:firstLine="0"/>
              <w:jc w:val="both"/>
              <w:rPr>
                <w:rFonts w:ascii="宋体" w:eastAsia="宋体" w:hAnsi="宋体" w:cs="宋体"/>
                <w:color w:val="0000FF"/>
              </w:rPr>
            </w:pPr>
          </w:p>
        </w:tc>
      </w:tr>
    </w:tbl>
    <w:p w14:paraId="22284968" w14:textId="4E84C709" w:rsidR="00B55E49" w:rsidRPr="00585200" w:rsidRDefault="00B55E49" w:rsidP="00B55E49">
      <w:pPr>
        <w:spacing w:beforeLines="50" w:before="120" w:after="0" w:line="240" w:lineRule="auto"/>
        <w:ind w:left="0" w:firstLine="0"/>
        <w:jc w:val="center"/>
        <w:rPr>
          <w:rFonts w:ascii="宋体" w:eastAsia="宋体" w:hAnsi="宋体"/>
          <w:color w:val="0000FF"/>
        </w:rPr>
      </w:pPr>
      <w:r w:rsidRPr="00585200">
        <w:rPr>
          <w:rFonts w:ascii="宋体" w:eastAsia="宋体" w:hAnsi="宋体" w:hint="eastAsia"/>
          <w:color w:val="0000FF"/>
        </w:rPr>
        <w:t>表3</w:t>
      </w:r>
      <w:r w:rsidRPr="00585200">
        <w:rPr>
          <w:rFonts w:ascii="宋体" w:eastAsia="宋体" w:hAnsi="宋体"/>
          <w:color w:val="0000FF"/>
        </w:rPr>
        <w:t>-</w:t>
      </w:r>
      <w:r w:rsidR="00187936" w:rsidRPr="00585200">
        <w:rPr>
          <w:rFonts w:ascii="宋体" w:eastAsia="宋体" w:hAnsi="宋体"/>
          <w:color w:val="0000FF"/>
        </w:rPr>
        <w:t>20</w:t>
      </w:r>
      <w:r w:rsidRPr="00585200">
        <w:rPr>
          <w:rFonts w:ascii="宋体" w:eastAsia="宋体" w:hAnsi="宋体"/>
          <w:color w:val="0000FF"/>
        </w:rPr>
        <w:t xml:space="preserve"> </w:t>
      </w:r>
      <w:r w:rsidRPr="00585200">
        <w:rPr>
          <w:rFonts w:ascii="宋体" w:eastAsia="宋体" w:hAnsi="宋体" w:hint="eastAsia"/>
          <w:color w:val="0000FF"/>
        </w:rPr>
        <w:t>平台应答</w:t>
      </w:r>
      <w:r w:rsidRPr="00585200">
        <w:rPr>
          <w:rFonts w:ascii="宋体" w:eastAsia="宋体" w:hAnsi="宋体"/>
          <w:color w:val="0000FF"/>
        </w:rPr>
        <w:t>—0</w:t>
      </w:r>
      <w:r w:rsidRPr="00585200">
        <w:rPr>
          <w:rFonts w:ascii="宋体" w:eastAsia="宋体" w:hAnsi="宋体" w:hint="eastAsia"/>
          <w:color w:val="0000FF"/>
        </w:rPr>
        <w:t>x</w:t>
      </w:r>
      <w:r w:rsidRPr="00585200">
        <w:rPr>
          <w:rFonts w:ascii="宋体" w:eastAsia="宋体" w:hAnsi="宋体"/>
          <w:color w:val="0000FF"/>
        </w:rPr>
        <w:t>c</w:t>
      </w:r>
      <w:r w:rsidRPr="00585200">
        <w:rPr>
          <w:rFonts w:ascii="宋体" w:eastAsia="宋体" w:hAnsi="宋体" w:hint="eastAsia"/>
          <w:color w:val="0000FF"/>
        </w:rPr>
        <w:t>f</w:t>
      </w:r>
    </w:p>
    <w:tbl>
      <w:tblPr>
        <w:tblW w:w="5000" w:type="pct"/>
        <w:tblLayout w:type="fixed"/>
        <w:tblCellMar>
          <w:top w:w="114" w:type="dxa"/>
          <w:left w:w="201" w:type="dxa"/>
          <w:right w:w="205" w:type="dxa"/>
        </w:tblCellMar>
        <w:tblLook w:val="0000" w:firstRow="0" w:lastRow="0" w:firstColumn="0" w:lastColumn="0" w:noHBand="0" w:noVBand="0"/>
      </w:tblPr>
      <w:tblGrid>
        <w:gridCol w:w="846"/>
        <w:gridCol w:w="1700"/>
        <w:gridCol w:w="1843"/>
        <w:gridCol w:w="2127"/>
        <w:gridCol w:w="1977"/>
      </w:tblGrid>
      <w:tr w:rsidR="00585200" w:rsidRPr="00585200" w14:paraId="1C35F3B9" w14:textId="77777777" w:rsidTr="00C16D17">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E94EEEC" w14:textId="77777777" w:rsidR="00B55E49" w:rsidRPr="00585200" w:rsidRDefault="00B55E49" w:rsidP="00C16D17">
            <w:pPr>
              <w:spacing w:after="0"/>
              <w:ind w:left="3" w:firstLine="0"/>
              <w:jc w:val="center"/>
              <w:rPr>
                <w:rFonts w:ascii="宋体" w:eastAsia="宋体" w:hAnsi="宋体" w:cs="宋体"/>
                <w:color w:val="0000FF"/>
              </w:rPr>
            </w:pPr>
            <w:r w:rsidRPr="00585200">
              <w:rPr>
                <w:rFonts w:ascii="宋体" w:eastAsia="宋体" w:hAnsi="宋体" w:cs="宋体"/>
                <w:color w:val="0000FF"/>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29ED343" w14:textId="77777777" w:rsidR="00B55E49" w:rsidRPr="00585200" w:rsidRDefault="00B55E49" w:rsidP="00C16D17">
            <w:pPr>
              <w:spacing w:after="0"/>
              <w:ind w:left="1" w:firstLine="0"/>
              <w:jc w:val="center"/>
              <w:rPr>
                <w:rFonts w:ascii="宋体" w:eastAsia="宋体" w:hAnsi="宋体" w:cs="宋体"/>
                <w:color w:val="0000FF"/>
              </w:rPr>
            </w:pPr>
            <w:r w:rsidRPr="00585200">
              <w:rPr>
                <w:rFonts w:ascii="宋体" w:eastAsia="宋体" w:hAnsi="宋体" w:cs="宋体"/>
                <w:color w:val="0000FF"/>
              </w:rPr>
              <w:t>字段定义</w:t>
            </w:r>
          </w:p>
        </w:tc>
        <w:tc>
          <w:tcPr>
            <w:tcW w:w="10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1B912D" w14:textId="77777777" w:rsidR="00B55E49" w:rsidRPr="00585200" w:rsidRDefault="00B55E49" w:rsidP="00C16D17">
            <w:pPr>
              <w:spacing w:after="0"/>
              <w:ind w:left="5" w:firstLine="0"/>
              <w:jc w:val="center"/>
              <w:rPr>
                <w:rFonts w:ascii="宋体" w:eastAsia="宋体" w:hAnsi="宋体" w:cs="宋体"/>
                <w:color w:val="0000FF"/>
              </w:rPr>
            </w:pPr>
            <w:r w:rsidRPr="00585200">
              <w:rPr>
                <w:rFonts w:ascii="宋体" w:eastAsia="宋体" w:hAnsi="宋体" w:cs="宋体" w:hint="eastAsia"/>
                <w:color w:val="0000FF"/>
              </w:rPr>
              <w:t>长度（字节）</w:t>
            </w:r>
          </w:p>
        </w:tc>
        <w:tc>
          <w:tcPr>
            <w:tcW w:w="125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69D2B09" w14:textId="77777777" w:rsidR="00B55E49" w:rsidRPr="00585200" w:rsidRDefault="00B55E49" w:rsidP="00C16D17">
            <w:pPr>
              <w:spacing w:after="0"/>
              <w:ind w:left="6" w:firstLine="0"/>
              <w:rPr>
                <w:rFonts w:ascii="宋体" w:eastAsia="宋体" w:hAnsi="宋体" w:cs="宋体"/>
                <w:color w:val="0000FF"/>
              </w:rPr>
            </w:pPr>
            <w:r w:rsidRPr="00585200">
              <w:rPr>
                <w:rFonts w:ascii="宋体" w:eastAsia="宋体" w:hAnsi="宋体" w:cs="宋体" w:hint="eastAsia"/>
                <w:color w:val="0000FF"/>
              </w:rPr>
              <w:t>参数说明</w:t>
            </w:r>
          </w:p>
        </w:tc>
        <w:tc>
          <w:tcPr>
            <w:tcW w:w="116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688E13F" w14:textId="77777777" w:rsidR="00B55E49" w:rsidRPr="00585200" w:rsidRDefault="00B55E49" w:rsidP="00C16D17">
            <w:pPr>
              <w:spacing w:after="0"/>
              <w:ind w:left="6" w:firstLine="0"/>
              <w:jc w:val="center"/>
              <w:rPr>
                <w:rFonts w:ascii="宋体" w:eastAsia="宋体" w:hAnsi="宋体" w:cs="宋体"/>
                <w:color w:val="0000FF"/>
              </w:rPr>
            </w:pPr>
            <w:r w:rsidRPr="00585200">
              <w:rPr>
                <w:rFonts w:ascii="宋体" w:eastAsia="宋体" w:hAnsi="宋体" w:cs="宋体" w:hint="eastAsia"/>
                <w:color w:val="0000FF"/>
              </w:rPr>
              <w:t>备注</w:t>
            </w:r>
          </w:p>
        </w:tc>
      </w:tr>
      <w:tr w:rsidR="00585200" w:rsidRPr="00585200" w14:paraId="3467DB32" w14:textId="77777777" w:rsidTr="00C16D17">
        <w:trPr>
          <w:trHeight w:val="492"/>
        </w:trPr>
        <w:tc>
          <w:tcPr>
            <w:tcW w:w="498" w:type="pct"/>
            <w:tcBorders>
              <w:top w:val="single" w:sz="4" w:space="0" w:color="auto"/>
              <w:left w:val="single" w:sz="4" w:space="0" w:color="auto"/>
              <w:bottom w:val="single" w:sz="4" w:space="0" w:color="auto"/>
              <w:right w:val="single" w:sz="4" w:space="0" w:color="auto"/>
            </w:tcBorders>
            <w:vAlign w:val="center"/>
          </w:tcPr>
          <w:p w14:paraId="5CD3BEC5" w14:textId="77777777" w:rsidR="00B55E49" w:rsidRPr="00585200" w:rsidRDefault="00B55E49" w:rsidP="00C16D17">
            <w:pPr>
              <w:spacing w:after="0"/>
              <w:ind w:left="3" w:firstLine="0"/>
              <w:jc w:val="center"/>
              <w:rPr>
                <w:rFonts w:ascii="宋体" w:eastAsia="宋体" w:hAnsi="宋体" w:cs="宋体"/>
                <w:color w:val="0000FF"/>
              </w:rPr>
            </w:pPr>
            <w:r w:rsidRPr="00585200">
              <w:rPr>
                <w:rFonts w:ascii="宋体" w:eastAsia="宋体" w:hAnsi="宋体" w:hint="eastAsia"/>
                <w:color w:val="0000FF"/>
                <w:szCs w:val="21"/>
              </w:rPr>
              <w:t>1</w:t>
            </w:r>
          </w:p>
        </w:tc>
        <w:tc>
          <w:tcPr>
            <w:tcW w:w="1001" w:type="pct"/>
            <w:tcBorders>
              <w:top w:val="single" w:sz="4" w:space="0" w:color="auto"/>
              <w:left w:val="single" w:sz="4" w:space="0" w:color="auto"/>
              <w:bottom w:val="single" w:sz="4" w:space="0" w:color="auto"/>
              <w:right w:val="single" w:sz="4" w:space="0" w:color="auto"/>
            </w:tcBorders>
            <w:vAlign w:val="center"/>
          </w:tcPr>
          <w:p w14:paraId="424A7F1B" w14:textId="77777777" w:rsidR="00B55E49" w:rsidRPr="00585200" w:rsidRDefault="00B55E49" w:rsidP="00C16D17">
            <w:pPr>
              <w:spacing w:after="0"/>
              <w:ind w:left="1" w:firstLine="0"/>
              <w:jc w:val="center"/>
              <w:rPr>
                <w:rFonts w:ascii="宋体" w:eastAsia="宋体" w:hAnsi="宋体" w:cs="宋体"/>
                <w:color w:val="0000FF"/>
              </w:rPr>
            </w:pPr>
            <w:r w:rsidRPr="00585200">
              <w:rPr>
                <w:rFonts w:ascii="宋体" w:eastAsia="宋体" w:hAnsi="宋体" w:cs="宋体" w:hint="eastAsia"/>
                <w:color w:val="0000FF"/>
                <w:szCs w:val="21"/>
              </w:rPr>
              <w:t>执行结果</w:t>
            </w:r>
          </w:p>
        </w:tc>
        <w:tc>
          <w:tcPr>
            <w:tcW w:w="1085" w:type="pct"/>
            <w:tcBorders>
              <w:top w:val="single" w:sz="4" w:space="0" w:color="auto"/>
              <w:left w:val="single" w:sz="4" w:space="0" w:color="auto"/>
              <w:bottom w:val="single" w:sz="4" w:space="0" w:color="auto"/>
              <w:right w:val="single" w:sz="4" w:space="0" w:color="auto"/>
            </w:tcBorders>
            <w:vAlign w:val="center"/>
          </w:tcPr>
          <w:p w14:paraId="3EFB0C18" w14:textId="77777777" w:rsidR="00B55E49" w:rsidRPr="00585200" w:rsidRDefault="00B55E49" w:rsidP="00C16D17">
            <w:pPr>
              <w:spacing w:after="0"/>
              <w:ind w:left="5" w:firstLine="0"/>
              <w:jc w:val="center"/>
              <w:rPr>
                <w:rFonts w:ascii="宋体" w:eastAsia="宋体" w:hAnsi="宋体" w:cs="宋体"/>
                <w:color w:val="0000FF"/>
              </w:rPr>
            </w:pPr>
            <w:r w:rsidRPr="00585200">
              <w:rPr>
                <w:rFonts w:ascii="宋体" w:eastAsia="宋体" w:hAnsi="宋体" w:hint="eastAsia"/>
                <w:color w:val="0000FF"/>
                <w:szCs w:val="21"/>
              </w:rPr>
              <w:t>1</w:t>
            </w:r>
          </w:p>
        </w:tc>
        <w:tc>
          <w:tcPr>
            <w:tcW w:w="1252" w:type="pct"/>
            <w:tcBorders>
              <w:top w:val="single" w:sz="4" w:space="0" w:color="auto"/>
              <w:left w:val="single" w:sz="4" w:space="0" w:color="auto"/>
              <w:bottom w:val="single" w:sz="4" w:space="0" w:color="auto"/>
              <w:right w:val="single" w:sz="4" w:space="0" w:color="auto"/>
            </w:tcBorders>
            <w:vAlign w:val="center"/>
          </w:tcPr>
          <w:p w14:paraId="400BD407" w14:textId="77777777" w:rsidR="00B55E49" w:rsidRPr="00585200" w:rsidRDefault="00B55E49" w:rsidP="00C16D17">
            <w:pPr>
              <w:jc w:val="both"/>
              <w:rPr>
                <w:rFonts w:ascii="宋体" w:eastAsia="宋体" w:hAnsi="宋体"/>
                <w:color w:val="0000FF"/>
                <w:szCs w:val="21"/>
              </w:rPr>
            </w:pPr>
            <w:r w:rsidRPr="00585200">
              <w:rPr>
                <w:rFonts w:ascii="宋体" w:eastAsia="宋体" w:hAnsi="宋体" w:hint="eastAsia"/>
                <w:color w:val="0000FF"/>
                <w:szCs w:val="21"/>
              </w:rPr>
              <w:t>0x</w:t>
            </w:r>
            <w:r w:rsidRPr="00585200">
              <w:rPr>
                <w:rFonts w:ascii="宋体" w:eastAsia="宋体" w:hAnsi="宋体"/>
                <w:color w:val="0000FF"/>
                <w:szCs w:val="21"/>
              </w:rPr>
              <w:t>00:</w:t>
            </w:r>
            <w:r w:rsidRPr="00585200">
              <w:rPr>
                <w:rFonts w:ascii="宋体" w:eastAsia="宋体" w:hAnsi="宋体" w:hint="eastAsia"/>
                <w:color w:val="0000FF"/>
                <w:szCs w:val="21"/>
              </w:rPr>
              <w:t>接收成功；</w:t>
            </w:r>
          </w:p>
          <w:p w14:paraId="20D1EC2F" w14:textId="77777777" w:rsidR="00B55E49" w:rsidRPr="00585200" w:rsidRDefault="00B55E49" w:rsidP="00C16D17">
            <w:pPr>
              <w:spacing w:after="0"/>
              <w:ind w:left="6" w:firstLine="0"/>
              <w:rPr>
                <w:rFonts w:ascii="宋体" w:eastAsia="宋体" w:hAnsi="宋体" w:cs="宋体"/>
                <w:color w:val="0000FF"/>
              </w:rPr>
            </w:pPr>
            <w:r w:rsidRPr="00585200">
              <w:rPr>
                <w:rFonts w:ascii="宋体" w:eastAsia="宋体" w:hAnsi="宋体" w:hint="eastAsia"/>
                <w:color w:val="0000FF"/>
                <w:szCs w:val="21"/>
              </w:rPr>
              <w:t>0x</w:t>
            </w:r>
            <w:r w:rsidRPr="00585200">
              <w:rPr>
                <w:rFonts w:ascii="宋体" w:eastAsia="宋体" w:hAnsi="宋体"/>
                <w:color w:val="0000FF"/>
                <w:szCs w:val="21"/>
              </w:rPr>
              <w:t>01:</w:t>
            </w:r>
            <w:r w:rsidRPr="00585200">
              <w:rPr>
                <w:rFonts w:ascii="宋体" w:eastAsia="宋体" w:hAnsi="宋体" w:hint="eastAsia"/>
                <w:color w:val="0000FF"/>
                <w:szCs w:val="21"/>
              </w:rPr>
              <w:t>失败</w:t>
            </w:r>
          </w:p>
        </w:tc>
        <w:tc>
          <w:tcPr>
            <w:tcW w:w="1164" w:type="pct"/>
            <w:tcBorders>
              <w:top w:val="single" w:sz="4" w:space="0" w:color="auto"/>
              <w:left w:val="single" w:sz="4" w:space="0" w:color="auto"/>
              <w:bottom w:val="single" w:sz="4" w:space="0" w:color="auto"/>
              <w:right w:val="single" w:sz="4" w:space="0" w:color="auto"/>
            </w:tcBorders>
          </w:tcPr>
          <w:p w14:paraId="305E802C" w14:textId="77777777" w:rsidR="00B55E49" w:rsidRPr="00585200" w:rsidRDefault="00B55E49" w:rsidP="00C16D17">
            <w:pPr>
              <w:spacing w:after="0"/>
              <w:ind w:left="6" w:firstLine="0"/>
              <w:jc w:val="center"/>
              <w:rPr>
                <w:rFonts w:ascii="宋体" w:eastAsia="宋体" w:hAnsi="宋体" w:cs="宋体"/>
                <w:color w:val="0000FF"/>
              </w:rPr>
            </w:pPr>
          </w:p>
        </w:tc>
      </w:tr>
    </w:tbl>
    <w:p w14:paraId="5A4343F5" w14:textId="0751EC31" w:rsidR="004E3A6D" w:rsidRPr="007D0B39" w:rsidRDefault="001773DD" w:rsidP="007D0B39">
      <w:pPr>
        <w:pStyle w:val="1"/>
        <w:numPr>
          <w:ilvl w:val="1"/>
          <w:numId w:val="4"/>
        </w:numPr>
        <w:spacing w:beforeLines="100" w:before="240" w:afterLines="100" w:after="240" w:line="240" w:lineRule="auto"/>
        <w:ind w:right="0"/>
        <w:rPr>
          <w:rFonts w:ascii="黑体" w:eastAsia="黑体" w:hAnsi="黑体"/>
          <w:b w:val="0"/>
          <w:sz w:val="21"/>
          <w:szCs w:val="21"/>
        </w:rPr>
      </w:pPr>
      <w:bookmarkStart w:id="909" w:name="_Toc118125463"/>
      <w:bookmarkStart w:id="910" w:name="_Toc119050745"/>
      <w:r>
        <w:rPr>
          <w:rFonts w:ascii="黑体" w:eastAsia="黑体" w:hAnsi="黑体" w:hint="eastAsia"/>
          <w:b w:val="0"/>
          <w:sz w:val="21"/>
          <w:szCs w:val="21"/>
        </w:rPr>
        <w:lastRenderedPageBreak/>
        <w:t>物联网平台</w:t>
      </w:r>
      <w:r w:rsidRPr="007D0B39">
        <w:rPr>
          <w:rFonts w:ascii="黑体" w:eastAsia="黑体" w:hAnsi="黑体"/>
          <w:b w:val="0"/>
          <w:sz w:val="21"/>
          <w:szCs w:val="21"/>
        </w:rPr>
        <w:t>至终端接口</w:t>
      </w:r>
      <w:bookmarkEnd w:id="909"/>
      <w:r w:rsidR="004C24BC">
        <w:rPr>
          <w:rFonts w:ascii="黑体" w:eastAsia="黑体" w:hAnsi="黑体" w:hint="eastAsia"/>
          <w:b w:val="0"/>
          <w:sz w:val="21"/>
          <w:szCs w:val="21"/>
        </w:rPr>
        <w:t>协议</w:t>
      </w:r>
      <w:bookmarkEnd w:id="910"/>
    </w:p>
    <w:p w14:paraId="619302F7" w14:textId="59F7D26E" w:rsidR="004E3A6D" w:rsidRDefault="004E3A6D" w:rsidP="007D0B39">
      <w:pPr>
        <w:pStyle w:val="2"/>
        <w:numPr>
          <w:ilvl w:val="2"/>
          <w:numId w:val="4"/>
        </w:numPr>
        <w:spacing w:beforeLines="100" w:before="240" w:afterLines="100" w:after="240" w:line="240" w:lineRule="auto"/>
        <w:rPr>
          <w:rFonts w:ascii="黑体" w:eastAsia="黑体" w:hAnsi="黑体"/>
          <w:b w:val="0"/>
          <w:sz w:val="21"/>
          <w:szCs w:val="21"/>
        </w:rPr>
      </w:pPr>
      <w:bookmarkStart w:id="911" w:name="_Toc118125464"/>
      <w:bookmarkStart w:id="912" w:name="_Toc119050746"/>
      <w:r w:rsidRPr="007D0B39">
        <w:rPr>
          <w:rFonts w:ascii="黑体" w:eastAsia="黑体" w:hAnsi="黑体"/>
          <w:b w:val="0"/>
          <w:sz w:val="21"/>
          <w:szCs w:val="21"/>
        </w:rPr>
        <w:t>获取设备信息（0x01）</w:t>
      </w:r>
      <w:bookmarkEnd w:id="911"/>
      <w:bookmarkEnd w:id="912"/>
    </w:p>
    <w:p w14:paraId="1350B23C" w14:textId="254E85DD" w:rsidR="002A2750" w:rsidRPr="002A2750" w:rsidRDefault="002A2750" w:rsidP="002A2750">
      <w:pPr>
        <w:jc w:val="center"/>
        <w:rPr>
          <w:rFonts w:ascii="宋体" w:eastAsia="宋体" w:hAnsi="宋体"/>
        </w:rPr>
      </w:pPr>
      <w:r w:rsidRPr="002A2750">
        <w:rPr>
          <w:rFonts w:ascii="宋体" w:eastAsia="宋体" w:hAnsi="宋体" w:hint="eastAsia"/>
        </w:rPr>
        <w:t>表3</w:t>
      </w:r>
      <w:r w:rsidRPr="002A2750">
        <w:rPr>
          <w:rFonts w:ascii="宋体" w:eastAsia="宋体" w:hAnsi="宋体"/>
        </w:rPr>
        <w:t>-</w:t>
      </w:r>
      <w:r w:rsidRPr="002A2750">
        <w:rPr>
          <w:rFonts w:ascii="宋体" w:eastAsia="宋体" w:hAnsi="宋体" w:hint="eastAsia"/>
        </w:rPr>
        <w:t>1</w:t>
      </w:r>
      <w:r w:rsidR="00C01350">
        <w:rPr>
          <w:rFonts w:ascii="宋体" w:eastAsia="宋体" w:hAnsi="宋体"/>
        </w:rPr>
        <w:t>7</w:t>
      </w:r>
      <w:r w:rsidRPr="002A2750">
        <w:rPr>
          <w:rFonts w:ascii="宋体" w:eastAsia="宋体" w:hAnsi="宋体"/>
        </w:rPr>
        <w:t xml:space="preserve"> </w:t>
      </w:r>
      <w:r w:rsidR="00C01350">
        <w:rPr>
          <w:rFonts w:ascii="宋体" w:eastAsia="宋体" w:hAnsi="宋体" w:hint="eastAsia"/>
        </w:rPr>
        <w:t>平台</w:t>
      </w:r>
      <w:r w:rsidRPr="002A2750">
        <w:rPr>
          <w:rFonts w:ascii="宋体" w:eastAsia="宋体" w:hAnsi="宋体" w:hint="eastAsia"/>
        </w:rPr>
        <w:t>下</w:t>
      </w:r>
      <w:r w:rsidR="00C01350">
        <w:rPr>
          <w:rFonts w:ascii="宋体" w:eastAsia="宋体" w:hAnsi="宋体" w:hint="eastAsia"/>
        </w:rPr>
        <w:t>发</w:t>
      </w:r>
      <w:r w:rsidRPr="002A2750">
        <w:rPr>
          <w:rFonts w:ascii="宋体" w:eastAsia="宋体" w:hAnsi="宋体"/>
        </w:rPr>
        <w:t>—0</w:t>
      </w:r>
      <w:r w:rsidRPr="002A2750">
        <w:rPr>
          <w:rFonts w:ascii="宋体" w:eastAsia="宋体" w:hAnsi="宋体" w:hint="eastAsia"/>
        </w:rPr>
        <w:t>x</w:t>
      </w:r>
      <w:r w:rsidRPr="002A2750">
        <w:rPr>
          <w:rFonts w:ascii="宋体" w:eastAsia="宋体" w:hAnsi="宋体"/>
        </w:rPr>
        <w:t>01</w:t>
      </w:r>
    </w:p>
    <w:tbl>
      <w:tblPr>
        <w:tblW w:w="5000" w:type="pct"/>
        <w:tblCellMar>
          <w:right w:w="115" w:type="dxa"/>
        </w:tblCellMar>
        <w:tblLook w:val="0000" w:firstRow="0" w:lastRow="0" w:firstColumn="0" w:lastColumn="0" w:noHBand="0" w:noVBand="0"/>
      </w:tblPr>
      <w:tblGrid>
        <w:gridCol w:w="842"/>
        <w:gridCol w:w="1704"/>
        <w:gridCol w:w="1840"/>
        <w:gridCol w:w="2164"/>
        <w:gridCol w:w="1943"/>
      </w:tblGrid>
      <w:tr w:rsidR="008B7164" w:rsidRPr="006E2E0E" w14:paraId="2E1AE441" w14:textId="75228A26" w:rsidTr="008B7164">
        <w:trPr>
          <w:trHeight w:val="452"/>
        </w:trPr>
        <w:tc>
          <w:tcPr>
            <w:tcW w:w="49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FE5AC53" w14:textId="77777777" w:rsidR="008B7164" w:rsidRPr="006E2E0E" w:rsidRDefault="008B7164" w:rsidP="008B7164">
            <w:pPr>
              <w:spacing w:after="0"/>
              <w:ind w:left="151" w:firstLine="0"/>
              <w:rPr>
                <w:rFonts w:ascii="宋体" w:eastAsia="宋体" w:hAnsi="宋体"/>
              </w:rPr>
            </w:pPr>
            <w:bookmarkStart w:id="913" w:name="_Hlk118208237"/>
            <w:r w:rsidRPr="006E2E0E">
              <w:rPr>
                <w:rFonts w:ascii="宋体" w:eastAsia="宋体" w:hAnsi="宋体" w:cs="宋体"/>
              </w:rPr>
              <w:t>序号</w:t>
            </w:r>
          </w:p>
        </w:tc>
        <w:tc>
          <w:tcPr>
            <w:tcW w:w="100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10C9E4" w14:textId="77777777" w:rsidR="008B7164" w:rsidRPr="006E2E0E" w:rsidRDefault="008B7164" w:rsidP="008B7164">
            <w:pPr>
              <w:spacing w:after="0"/>
              <w:ind w:left="0" w:firstLine="0"/>
              <w:jc w:val="center"/>
              <w:rPr>
                <w:rFonts w:ascii="宋体" w:eastAsia="宋体" w:hAnsi="宋体"/>
              </w:rPr>
            </w:pPr>
            <w:r w:rsidRPr="006E2E0E">
              <w:rPr>
                <w:rFonts w:ascii="宋体" w:eastAsia="宋体" w:hAnsi="宋体" w:cs="宋体"/>
              </w:rPr>
              <w:t>字段定义</w:t>
            </w:r>
          </w:p>
        </w:tc>
        <w:tc>
          <w:tcPr>
            <w:tcW w:w="108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41DEC38" w14:textId="015B764E" w:rsidR="008B7164" w:rsidRPr="006E2E0E" w:rsidRDefault="008B7164" w:rsidP="008B7164">
            <w:pPr>
              <w:spacing w:after="0"/>
              <w:ind w:left="0" w:firstLine="0"/>
              <w:jc w:val="center"/>
              <w:rPr>
                <w:rFonts w:ascii="宋体" w:eastAsia="宋体" w:hAnsi="宋体"/>
              </w:rPr>
            </w:pPr>
            <w:r w:rsidRPr="008B7164">
              <w:rPr>
                <w:rFonts w:ascii="宋体" w:eastAsia="宋体" w:hAnsi="宋体" w:cs="宋体" w:hint="eastAsia"/>
              </w:rPr>
              <w:t>长度（字节）</w:t>
            </w:r>
          </w:p>
        </w:tc>
        <w:tc>
          <w:tcPr>
            <w:tcW w:w="127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932C5DD" w14:textId="4C732F5E" w:rsidR="008B7164" w:rsidRPr="006E2E0E" w:rsidRDefault="008B7164" w:rsidP="008B7164">
            <w:pPr>
              <w:spacing w:after="0"/>
              <w:ind w:left="0" w:firstLine="0"/>
              <w:jc w:val="center"/>
              <w:rPr>
                <w:rFonts w:ascii="宋体" w:eastAsia="宋体" w:hAnsi="宋体" w:cs="宋体"/>
              </w:rPr>
            </w:pPr>
            <w:r>
              <w:rPr>
                <w:rFonts w:ascii="宋体" w:eastAsia="宋体" w:hAnsi="宋体" w:cs="宋体" w:hint="eastAsia"/>
              </w:rPr>
              <w:t>参数说明</w:t>
            </w:r>
          </w:p>
        </w:tc>
        <w:tc>
          <w:tcPr>
            <w:tcW w:w="114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91AC313" w14:textId="4DFB3387" w:rsidR="008B7164" w:rsidRPr="006E2E0E" w:rsidRDefault="008B7164" w:rsidP="008B7164">
            <w:pPr>
              <w:spacing w:after="0"/>
              <w:ind w:left="0" w:firstLine="0"/>
              <w:jc w:val="center"/>
              <w:rPr>
                <w:rFonts w:ascii="宋体" w:eastAsia="宋体" w:hAnsi="宋体" w:cs="宋体"/>
              </w:rPr>
            </w:pPr>
            <w:r>
              <w:rPr>
                <w:rFonts w:ascii="宋体" w:eastAsia="宋体" w:hAnsi="宋体" w:cs="宋体" w:hint="eastAsia"/>
              </w:rPr>
              <w:t>备注</w:t>
            </w:r>
          </w:p>
        </w:tc>
      </w:tr>
      <w:tr w:rsidR="00DF5B7A" w:rsidRPr="006E2E0E" w14:paraId="14997D76" w14:textId="77777777" w:rsidTr="008B7164">
        <w:trPr>
          <w:trHeight w:val="340"/>
        </w:trPr>
        <w:tc>
          <w:tcPr>
            <w:tcW w:w="3856" w:type="pct"/>
            <w:gridSpan w:val="4"/>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C287B2B" w14:textId="3B439FD9" w:rsidR="008B7164" w:rsidRPr="006E2E0E" w:rsidRDefault="008B7164" w:rsidP="008B7164">
            <w:pPr>
              <w:spacing w:after="0"/>
              <w:ind w:left="0" w:firstLine="0"/>
              <w:jc w:val="center"/>
              <w:rPr>
                <w:rFonts w:ascii="宋体" w:eastAsia="宋体" w:hAnsi="宋体" w:cs="宋体"/>
              </w:rPr>
            </w:pPr>
            <w:r>
              <w:rPr>
                <w:rFonts w:ascii="宋体" w:eastAsia="宋体" w:hAnsi="宋体" w:cs="宋体" w:hint="eastAsia"/>
              </w:rPr>
              <w:t>无</w:t>
            </w:r>
          </w:p>
        </w:tc>
        <w:tc>
          <w:tcPr>
            <w:tcW w:w="1144"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80A0EEB" w14:textId="77777777" w:rsidR="008B7164" w:rsidRPr="006E2E0E" w:rsidRDefault="008B7164" w:rsidP="008B7164">
            <w:pPr>
              <w:spacing w:after="0"/>
              <w:ind w:left="0" w:firstLine="0"/>
              <w:jc w:val="center"/>
              <w:rPr>
                <w:rFonts w:ascii="宋体" w:eastAsia="宋体" w:hAnsi="宋体" w:cs="宋体"/>
              </w:rPr>
            </w:pPr>
          </w:p>
        </w:tc>
      </w:tr>
    </w:tbl>
    <w:bookmarkEnd w:id="913"/>
    <w:p w14:paraId="298E449F" w14:textId="62BCB60C" w:rsidR="002A2750" w:rsidRPr="002A2750" w:rsidRDefault="002A2750" w:rsidP="00B37894">
      <w:pPr>
        <w:spacing w:beforeLines="50" w:before="120" w:after="0" w:line="240" w:lineRule="auto"/>
        <w:ind w:left="0" w:firstLine="0"/>
        <w:jc w:val="center"/>
        <w:rPr>
          <w:rFonts w:ascii="宋体" w:eastAsia="宋体" w:hAnsi="宋体"/>
        </w:rPr>
      </w:pPr>
      <w:r w:rsidRPr="002A2750">
        <w:rPr>
          <w:rFonts w:ascii="宋体" w:eastAsia="宋体" w:hAnsi="宋体" w:hint="eastAsia"/>
        </w:rPr>
        <w:t>表3</w:t>
      </w:r>
      <w:r w:rsidRPr="002A2750">
        <w:rPr>
          <w:rFonts w:ascii="宋体" w:eastAsia="宋体" w:hAnsi="宋体"/>
        </w:rPr>
        <w:t>-</w:t>
      </w:r>
      <w:r w:rsidR="00C01350">
        <w:rPr>
          <w:rFonts w:ascii="宋体" w:eastAsia="宋体" w:hAnsi="宋体"/>
        </w:rPr>
        <w:t>18</w:t>
      </w:r>
      <w:r w:rsidRPr="002A2750">
        <w:rPr>
          <w:rFonts w:ascii="宋体" w:eastAsia="宋体" w:hAnsi="宋体"/>
        </w:rPr>
        <w:t xml:space="preserve"> </w:t>
      </w:r>
      <w:r w:rsidR="00C01350">
        <w:rPr>
          <w:rFonts w:ascii="宋体" w:eastAsia="宋体" w:hAnsi="宋体" w:hint="eastAsia"/>
        </w:rPr>
        <w:t>终端</w:t>
      </w:r>
      <w:r w:rsidRPr="002A2750">
        <w:rPr>
          <w:rFonts w:ascii="宋体" w:eastAsia="宋体" w:hAnsi="宋体" w:hint="eastAsia"/>
        </w:rPr>
        <w:t>应答</w:t>
      </w:r>
      <w:r w:rsidRPr="002A2750">
        <w:rPr>
          <w:rFonts w:ascii="宋体" w:eastAsia="宋体" w:hAnsi="宋体"/>
        </w:rPr>
        <w:t>—0</w:t>
      </w:r>
      <w:r w:rsidRPr="002A2750">
        <w:rPr>
          <w:rFonts w:ascii="宋体" w:eastAsia="宋体" w:hAnsi="宋体" w:hint="eastAsia"/>
        </w:rPr>
        <w:t>x</w:t>
      </w:r>
      <w:r w:rsidRPr="002A2750">
        <w:rPr>
          <w:rFonts w:ascii="宋体" w:eastAsia="宋体" w:hAnsi="宋体"/>
        </w:rPr>
        <w:t>a1</w:t>
      </w:r>
    </w:p>
    <w:tbl>
      <w:tblPr>
        <w:tblW w:w="5000" w:type="pct"/>
        <w:tblCellMar>
          <w:right w:w="115" w:type="dxa"/>
        </w:tblCellMar>
        <w:tblLook w:val="0000" w:firstRow="0" w:lastRow="0" w:firstColumn="0" w:lastColumn="0" w:noHBand="0" w:noVBand="0"/>
      </w:tblPr>
      <w:tblGrid>
        <w:gridCol w:w="846"/>
        <w:gridCol w:w="1700"/>
        <w:gridCol w:w="1716"/>
        <w:gridCol w:w="2429"/>
        <w:gridCol w:w="1802"/>
      </w:tblGrid>
      <w:tr w:rsidR="00D742C1" w:rsidRPr="006E2E0E" w14:paraId="0B5C5A8D" w14:textId="77777777"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153251F" w14:textId="694547C9" w:rsidR="00B37894" w:rsidRPr="006E2E0E" w:rsidRDefault="00B37894" w:rsidP="00B37894">
            <w:pPr>
              <w:spacing w:after="0"/>
              <w:ind w:left="8" w:firstLine="0"/>
              <w:jc w:val="center"/>
              <w:rPr>
                <w:rFonts w:ascii="宋体" w:eastAsia="宋体" w:hAnsi="宋体" w:cs="Calibri"/>
                <w:sz w:val="18"/>
              </w:rPr>
            </w:pPr>
            <w:r w:rsidRPr="006E2E0E">
              <w:rPr>
                <w:rFonts w:ascii="宋体" w:eastAsia="宋体" w:hAnsi="宋体" w:cs="宋体"/>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DC3CD56" w14:textId="21DFCB94" w:rsidR="00B37894" w:rsidRPr="006E2E0E" w:rsidRDefault="00B37894" w:rsidP="00B37894">
            <w:pPr>
              <w:spacing w:after="0"/>
              <w:ind w:left="215" w:firstLine="0"/>
              <w:rPr>
                <w:rFonts w:ascii="宋体" w:eastAsia="宋体" w:hAnsi="宋体" w:cs="宋体"/>
                <w:sz w:val="18"/>
              </w:rPr>
            </w:pPr>
            <w:r w:rsidRPr="006E2E0E">
              <w:rPr>
                <w:rFonts w:ascii="宋体" w:eastAsia="宋体" w:hAnsi="宋体" w:cs="宋体"/>
              </w:rPr>
              <w:t>字段定义</w:t>
            </w:r>
          </w:p>
        </w:tc>
        <w:tc>
          <w:tcPr>
            <w:tcW w:w="101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BA92320" w14:textId="624CF41E" w:rsidR="00B37894" w:rsidRPr="006E2E0E" w:rsidRDefault="008B7164" w:rsidP="00B37894">
            <w:pPr>
              <w:spacing w:after="0"/>
              <w:ind w:firstLine="0"/>
              <w:jc w:val="center"/>
              <w:rPr>
                <w:rFonts w:ascii="宋体" w:eastAsia="宋体" w:hAnsi="宋体" w:cs="Calibri"/>
                <w:sz w:val="18"/>
              </w:rPr>
            </w:pPr>
            <w:r w:rsidRPr="008B7164">
              <w:rPr>
                <w:rFonts w:ascii="宋体" w:eastAsia="宋体" w:hAnsi="宋体" w:cs="宋体" w:hint="eastAsia"/>
              </w:rPr>
              <w:t>长度（字节）</w:t>
            </w:r>
          </w:p>
        </w:tc>
        <w:tc>
          <w:tcPr>
            <w:tcW w:w="143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2B55605" w14:textId="6D975B58" w:rsidR="00B37894" w:rsidRPr="006E2E0E" w:rsidRDefault="00B37894" w:rsidP="00B37894">
            <w:pPr>
              <w:spacing w:after="0"/>
              <w:ind w:left="0" w:firstLine="0"/>
              <w:jc w:val="center"/>
              <w:rPr>
                <w:rFonts w:ascii="宋体" w:eastAsia="宋体" w:hAnsi="宋体" w:cs="Calibri"/>
                <w:sz w:val="18"/>
              </w:rPr>
            </w:pPr>
            <w:r>
              <w:rPr>
                <w:rFonts w:ascii="宋体" w:eastAsia="宋体" w:hAnsi="宋体" w:cs="宋体" w:hint="eastAsia"/>
              </w:rPr>
              <w:t>参数说明</w:t>
            </w:r>
          </w:p>
        </w:tc>
        <w:tc>
          <w:tcPr>
            <w:tcW w:w="106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EFDCA1" w14:textId="629833C8" w:rsidR="00B37894" w:rsidRPr="006E2E0E" w:rsidRDefault="00B37894" w:rsidP="00B37894">
            <w:pPr>
              <w:spacing w:after="0"/>
              <w:ind w:left="0" w:firstLine="0"/>
              <w:jc w:val="center"/>
              <w:rPr>
                <w:rFonts w:ascii="宋体" w:eastAsia="宋体" w:hAnsi="宋体" w:cs="Calibri"/>
                <w:sz w:val="18"/>
              </w:rPr>
            </w:pPr>
            <w:r>
              <w:rPr>
                <w:rFonts w:ascii="宋体" w:eastAsia="宋体" w:hAnsi="宋体" w:cs="宋体" w:hint="eastAsia"/>
              </w:rPr>
              <w:t>备注</w:t>
            </w:r>
          </w:p>
        </w:tc>
      </w:tr>
      <w:tr w:rsidR="008B7164" w:rsidRPr="006E2E0E" w14:paraId="10D89607" w14:textId="43EFCB94"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36AB7F" w14:textId="77777777" w:rsidR="00B37894" w:rsidRPr="00B37894" w:rsidRDefault="00B37894" w:rsidP="006E2E0E">
            <w:pPr>
              <w:spacing w:after="0"/>
              <w:ind w:left="8" w:firstLine="0"/>
              <w:jc w:val="center"/>
              <w:rPr>
                <w:rFonts w:ascii="宋体" w:eastAsia="宋体" w:hAnsi="宋体"/>
                <w:szCs w:val="28"/>
              </w:rPr>
            </w:pPr>
            <w:r w:rsidRPr="00B37894">
              <w:rPr>
                <w:rFonts w:ascii="宋体" w:eastAsia="宋体" w:hAnsi="宋体" w:cs="Calibri"/>
                <w:szCs w:val="28"/>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5E22D8" w14:textId="77777777" w:rsidR="00B37894" w:rsidRPr="00B37894" w:rsidRDefault="00B37894" w:rsidP="001773DD">
            <w:pPr>
              <w:spacing w:after="0"/>
              <w:rPr>
                <w:rFonts w:ascii="宋体" w:eastAsia="宋体" w:hAnsi="宋体"/>
                <w:szCs w:val="28"/>
              </w:rPr>
            </w:pPr>
            <w:r w:rsidRPr="00B37894">
              <w:rPr>
                <w:rFonts w:ascii="宋体" w:eastAsia="宋体" w:hAnsi="宋体" w:cs="宋体"/>
                <w:szCs w:val="28"/>
              </w:rPr>
              <w:t>硬件版本号</w:t>
            </w:r>
          </w:p>
        </w:tc>
        <w:tc>
          <w:tcPr>
            <w:tcW w:w="10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6B8E1D" w14:textId="0239D77D" w:rsidR="00B37894" w:rsidRPr="00B37894" w:rsidRDefault="00B37894" w:rsidP="006E2E0E">
            <w:pPr>
              <w:spacing w:after="0"/>
              <w:ind w:firstLine="0"/>
              <w:jc w:val="center"/>
              <w:rPr>
                <w:rFonts w:ascii="宋体" w:eastAsia="宋体" w:hAnsi="宋体"/>
                <w:szCs w:val="28"/>
              </w:rPr>
            </w:pPr>
            <w:r w:rsidRPr="00B37894">
              <w:rPr>
                <w:rFonts w:ascii="宋体" w:eastAsia="宋体" w:hAnsi="宋体" w:cs="Calibri"/>
                <w:szCs w:val="28"/>
              </w:rPr>
              <w:t>2</w:t>
            </w:r>
          </w:p>
        </w:tc>
        <w:tc>
          <w:tcPr>
            <w:tcW w:w="14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C37B99D" w14:textId="77777777" w:rsidR="00B37894" w:rsidRPr="00B37894" w:rsidRDefault="00B37894" w:rsidP="006E2E0E">
            <w:pPr>
              <w:spacing w:after="0"/>
              <w:ind w:left="0" w:firstLine="0"/>
              <w:rPr>
                <w:rFonts w:ascii="宋体" w:eastAsia="宋体" w:hAnsi="宋体"/>
                <w:szCs w:val="28"/>
              </w:rPr>
            </w:pPr>
            <w:r w:rsidRPr="00692F2B">
              <w:rPr>
                <w:rFonts w:ascii="宋体" w:eastAsia="宋体" w:hAnsi="宋体" w:cs="Calibri"/>
                <w:strike/>
                <w:color w:val="FF0000"/>
                <w:szCs w:val="28"/>
              </w:rPr>
              <w:t xml:space="preserve">BCD </w:t>
            </w:r>
            <w:r w:rsidRPr="00692F2B">
              <w:rPr>
                <w:rFonts w:ascii="宋体" w:eastAsia="宋体" w:hAnsi="宋体" w:cs="宋体"/>
                <w:strike/>
                <w:color w:val="FF0000"/>
                <w:szCs w:val="28"/>
              </w:rPr>
              <w:t>码：</w:t>
            </w:r>
            <w:r w:rsidRPr="00B37894">
              <w:rPr>
                <w:rFonts w:ascii="宋体" w:eastAsia="宋体" w:hAnsi="宋体" w:cs="宋体"/>
                <w:szCs w:val="28"/>
              </w:rPr>
              <w:t xml:space="preserve">例如 </w:t>
            </w:r>
            <w:r w:rsidRPr="00B37894">
              <w:rPr>
                <w:rFonts w:ascii="宋体" w:eastAsia="宋体" w:hAnsi="宋体" w:cs="Calibri"/>
                <w:szCs w:val="28"/>
              </w:rPr>
              <w:t xml:space="preserve">0x1234 </w:t>
            </w:r>
            <w:r w:rsidRPr="00B37894">
              <w:rPr>
                <w:rFonts w:ascii="宋体" w:eastAsia="宋体" w:hAnsi="宋体" w:cs="宋体"/>
                <w:szCs w:val="28"/>
              </w:rPr>
              <w:t xml:space="preserve">则版本号为 </w:t>
            </w:r>
            <w:r w:rsidRPr="00B37894">
              <w:rPr>
                <w:rFonts w:ascii="宋体" w:eastAsia="宋体" w:hAnsi="宋体" w:cs="Calibri"/>
                <w:szCs w:val="28"/>
              </w:rPr>
              <w:t>12.34</w:t>
            </w:r>
          </w:p>
        </w:tc>
        <w:tc>
          <w:tcPr>
            <w:tcW w:w="1061" w:type="pct"/>
            <w:tcBorders>
              <w:top w:val="single" w:sz="4" w:space="0" w:color="000000"/>
              <w:left w:val="single" w:sz="4" w:space="0" w:color="000000"/>
              <w:bottom w:val="single" w:sz="4" w:space="0" w:color="000000"/>
              <w:right w:val="single" w:sz="4" w:space="0" w:color="000000"/>
            </w:tcBorders>
          </w:tcPr>
          <w:p w14:paraId="6161C45B" w14:textId="77777777" w:rsidR="00B37894" w:rsidRPr="00B37894" w:rsidRDefault="00B37894" w:rsidP="006E2E0E">
            <w:pPr>
              <w:spacing w:after="0"/>
              <w:ind w:left="0" w:firstLine="0"/>
              <w:rPr>
                <w:rFonts w:ascii="宋体" w:eastAsia="宋体" w:hAnsi="宋体" w:cs="Calibri"/>
                <w:szCs w:val="28"/>
              </w:rPr>
            </w:pPr>
          </w:p>
        </w:tc>
      </w:tr>
      <w:tr w:rsidR="008B7164" w:rsidRPr="006E2E0E" w14:paraId="52FBBB44" w14:textId="7EB6BDDB" w:rsidTr="008B7164">
        <w:trPr>
          <w:trHeight w:val="491"/>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0043C9" w14:textId="77777777" w:rsidR="00B37894" w:rsidRPr="00585200" w:rsidRDefault="00B37894" w:rsidP="006E2E0E">
            <w:pPr>
              <w:spacing w:after="0"/>
              <w:ind w:left="8" w:firstLine="0"/>
              <w:jc w:val="center"/>
              <w:rPr>
                <w:rFonts w:ascii="宋体" w:eastAsia="宋体" w:hAnsi="宋体"/>
                <w:color w:val="0000FF"/>
                <w:szCs w:val="28"/>
              </w:rPr>
            </w:pPr>
            <w:r w:rsidRPr="00585200">
              <w:rPr>
                <w:rFonts w:ascii="宋体" w:eastAsia="宋体" w:hAnsi="宋体" w:cs="Calibri"/>
                <w:color w:val="0000FF"/>
                <w:szCs w:val="28"/>
              </w:rPr>
              <w:t>2</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356D89" w14:textId="77777777" w:rsidR="00B37894" w:rsidRPr="00585200" w:rsidRDefault="00B37894" w:rsidP="001773DD">
            <w:pPr>
              <w:spacing w:after="0"/>
              <w:rPr>
                <w:rFonts w:ascii="宋体" w:eastAsia="宋体" w:hAnsi="宋体"/>
                <w:color w:val="0000FF"/>
                <w:szCs w:val="28"/>
              </w:rPr>
            </w:pPr>
            <w:r w:rsidRPr="00585200">
              <w:rPr>
                <w:rFonts w:ascii="宋体" w:eastAsia="宋体" w:hAnsi="宋体" w:cs="宋体"/>
                <w:color w:val="0000FF"/>
                <w:szCs w:val="28"/>
              </w:rPr>
              <w:t>软件版本号</w:t>
            </w:r>
          </w:p>
        </w:tc>
        <w:tc>
          <w:tcPr>
            <w:tcW w:w="10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B7C961" w14:textId="529C0755" w:rsidR="00B37894" w:rsidRPr="00585200" w:rsidRDefault="009D6992" w:rsidP="006E2E0E">
            <w:pPr>
              <w:spacing w:after="0"/>
              <w:ind w:firstLine="0"/>
              <w:jc w:val="center"/>
              <w:rPr>
                <w:rFonts w:ascii="宋体" w:eastAsia="宋体" w:hAnsi="宋体"/>
                <w:color w:val="0000FF"/>
                <w:szCs w:val="28"/>
              </w:rPr>
            </w:pPr>
            <w:commentRangeStart w:id="914"/>
            <w:r w:rsidRPr="00585200">
              <w:rPr>
                <w:rFonts w:ascii="宋体" w:eastAsia="宋体" w:hAnsi="宋体" w:cs="Calibri"/>
                <w:color w:val="0000FF"/>
                <w:szCs w:val="28"/>
              </w:rPr>
              <w:t>3</w:t>
            </w:r>
            <w:commentRangeEnd w:id="914"/>
            <w:r w:rsidRPr="00585200">
              <w:rPr>
                <w:rStyle w:val="ad"/>
                <w:color w:val="0000FF"/>
              </w:rPr>
              <w:commentReference w:id="914"/>
            </w:r>
          </w:p>
        </w:tc>
        <w:tc>
          <w:tcPr>
            <w:tcW w:w="14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B57950" w14:textId="0EB70A6A" w:rsidR="00B37894" w:rsidRPr="00585200" w:rsidRDefault="00B37894" w:rsidP="006E2E0E">
            <w:pPr>
              <w:spacing w:after="0"/>
              <w:ind w:left="0" w:firstLine="0"/>
              <w:rPr>
                <w:rFonts w:ascii="宋体" w:eastAsia="宋体" w:hAnsi="宋体"/>
                <w:color w:val="0000FF"/>
                <w:szCs w:val="28"/>
              </w:rPr>
            </w:pPr>
            <w:r w:rsidRPr="00585200">
              <w:rPr>
                <w:rFonts w:ascii="宋体" w:eastAsia="宋体" w:hAnsi="宋体" w:cs="Calibri"/>
                <w:color w:val="0000FF"/>
                <w:szCs w:val="28"/>
              </w:rPr>
              <w:t xml:space="preserve">BCD </w:t>
            </w:r>
            <w:r w:rsidRPr="00585200">
              <w:rPr>
                <w:rFonts w:ascii="宋体" w:eastAsia="宋体" w:hAnsi="宋体" w:cs="宋体"/>
                <w:color w:val="0000FF"/>
                <w:szCs w:val="28"/>
              </w:rPr>
              <w:t xml:space="preserve">码：例如 </w:t>
            </w:r>
            <w:r w:rsidRPr="00585200">
              <w:rPr>
                <w:rFonts w:ascii="宋体" w:eastAsia="宋体" w:hAnsi="宋体" w:cs="Calibri"/>
                <w:color w:val="0000FF"/>
                <w:szCs w:val="28"/>
              </w:rPr>
              <w:t>0x1234</w:t>
            </w:r>
            <w:r w:rsidR="009D6992" w:rsidRPr="00585200">
              <w:rPr>
                <w:rFonts w:ascii="宋体" w:eastAsia="宋体" w:hAnsi="宋体" w:cs="Calibri"/>
                <w:color w:val="0000FF"/>
                <w:szCs w:val="28"/>
              </w:rPr>
              <w:t>56</w:t>
            </w:r>
            <w:r w:rsidRPr="00585200">
              <w:rPr>
                <w:rFonts w:ascii="宋体" w:eastAsia="宋体" w:hAnsi="宋体" w:cs="Calibri"/>
                <w:color w:val="0000FF"/>
                <w:szCs w:val="28"/>
              </w:rPr>
              <w:t xml:space="preserve"> </w:t>
            </w:r>
            <w:r w:rsidRPr="00585200">
              <w:rPr>
                <w:rFonts w:ascii="宋体" w:eastAsia="宋体" w:hAnsi="宋体" w:cs="宋体"/>
                <w:color w:val="0000FF"/>
                <w:szCs w:val="28"/>
              </w:rPr>
              <w:t xml:space="preserve">则版本号为 </w:t>
            </w:r>
            <w:r w:rsidRPr="00585200">
              <w:rPr>
                <w:rFonts w:ascii="宋体" w:eastAsia="宋体" w:hAnsi="宋体" w:cs="Calibri"/>
                <w:color w:val="0000FF"/>
                <w:szCs w:val="28"/>
              </w:rPr>
              <w:t>12.34</w:t>
            </w:r>
            <w:r w:rsidR="009D6992" w:rsidRPr="00585200">
              <w:rPr>
                <w:rFonts w:ascii="宋体" w:eastAsia="宋体" w:hAnsi="宋体" w:cs="Calibri"/>
                <w:color w:val="0000FF"/>
                <w:szCs w:val="28"/>
              </w:rPr>
              <w:t>.56</w:t>
            </w:r>
          </w:p>
        </w:tc>
        <w:tc>
          <w:tcPr>
            <w:tcW w:w="1061" w:type="pct"/>
            <w:tcBorders>
              <w:top w:val="single" w:sz="4" w:space="0" w:color="000000"/>
              <w:left w:val="single" w:sz="4" w:space="0" w:color="000000"/>
              <w:bottom w:val="single" w:sz="4" w:space="0" w:color="000000"/>
              <w:right w:val="single" w:sz="4" w:space="0" w:color="000000"/>
            </w:tcBorders>
          </w:tcPr>
          <w:p w14:paraId="439E82DA" w14:textId="77777777" w:rsidR="00B37894" w:rsidRPr="00B37894" w:rsidRDefault="00B37894" w:rsidP="006E2E0E">
            <w:pPr>
              <w:spacing w:after="0"/>
              <w:ind w:left="0" w:firstLine="0"/>
              <w:rPr>
                <w:rFonts w:ascii="宋体" w:eastAsia="宋体" w:hAnsi="宋体" w:cs="Calibri"/>
                <w:szCs w:val="28"/>
              </w:rPr>
            </w:pPr>
          </w:p>
        </w:tc>
      </w:tr>
      <w:tr w:rsidR="008B7164" w:rsidRPr="006E2E0E" w14:paraId="2319FF84" w14:textId="330ECE9F" w:rsidTr="008B7164">
        <w:trPr>
          <w:trHeight w:val="646"/>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4C0B4D" w14:textId="77777777" w:rsidR="00B37894" w:rsidRPr="00B37894" w:rsidRDefault="00B37894" w:rsidP="006E2E0E">
            <w:pPr>
              <w:spacing w:after="0"/>
              <w:ind w:left="8" w:firstLine="0"/>
              <w:jc w:val="center"/>
              <w:rPr>
                <w:rFonts w:ascii="宋体" w:eastAsia="宋体" w:hAnsi="宋体"/>
                <w:szCs w:val="28"/>
              </w:rPr>
            </w:pPr>
            <w:r w:rsidRPr="00B37894">
              <w:rPr>
                <w:rFonts w:ascii="宋体" w:eastAsia="宋体" w:hAnsi="宋体" w:cs="Calibri"/>
                <w:szCs w:val="28"/>
              </w:rPr>
              <w:t>3</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5A5C84" w14:textId="77777777" w:rsidR="00B37894" w:rsidRPr="00B37894" w:rsidRDefault="00B37894" w:rsidP="001773DD">
            <w:pPr>
              <w:spacing w:after="0"/>
              <w:ind w:left="0" w:firstLine="0"/>
              <w:rPr>
                <w:rFonts w:ascii="宋体" w:eastAsia="宋体" w:hAnsi="宋体"/>
                <w:szCs w:val="28"/>
              </w:rPr>
            </w:pPr>
            <w:r w:rsidRPr="00B37894">
              <w:rPr>
                <w:rFonts w:ascii="宋体" w:eastAsia="宋体" w:hAnsi="宋体" w:cs="宋体"/>
                <w:szCs w:val="28"/>
              </w:rPr>
              <w:t xml:space="preserve">终端 </w:t>
            </w:r>
            <w:r w:rsidRPr="00B37894">
              <w:rPr>
                <w:rFonts w:ascii="宋体" w:eastAsia="宋体" w:hAnsi="宋体" w:cs="Calibri"/>
                <w:szCs w:val="28"/>
              </w:rPr>
              <w:t xml:space="preserve">SIM </w:t>
            </w:r>
            <w:r w:rsidRPr="00B37894">
              <w:rPr>
                <w:rFonts w:ascii="宋体" w:eastAsia="宋体" w:hAnsi="宋体" w:cs="宋体"/>
                <w:szCs w:val="28"/>
              </w:rPr>
              <w:t>卡号</w:t>
            </w:r>
          </w:p>
        </w:tc>
        <w:tc>
          <w:tcPr>
            <w:tcW w:w="10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9C2219" w14:textId="7B4DB3FF" w:rsidR="00B37894" w:rsidRPr="00B37894" w:rsidRDefault="00B37894" w:rsidP="006E2E0E">
            <w:pPr>
              <w:spacing w:after="0"/>
              <w:ind w:firstLine="0"/>
              <w:jc w:val="center"/>
              <w:rPr>
                <w:rFonts w:ascii="宋体" w:eastAsia="宋体" w:hAnsi="宋体"/>
                <w:szCs w:val="28"/>
              </w:rPr>
            </w:pPr>
            <w:r w:rsidRPr="00B37894">
              <w:rPr>
                <w:rFonts w:ascii="宋体" w:eastAsia="宋体" w:hAnsi="宋体" w:cs="Calibri"/>
                <w:szCs w:val="28"/>
              </w:rPr>
              <w:t>10</w:t>
            </w:r>
          </w:p>
        </w:tc>
        <w:tc>
          <w:tcPr>
            <w:tcW w:w="1430" w:type="pct"/>
            <w:tcBorders>
              <w:top w:val="single" w:sz="4" w:space="0" w:color="000000"/>
              <w:left w:val="single" w:sz="4" w:space="0" w:color="000000"/>
              <w:bottom w:val="single" w:sz="4" w:space="0" w:color="000000"/>
              <w:right w:val="single" w:sz="4" w:space="0" w:color="000000"/>
            </w:tcBorders>
            <w:shd w:val="clear" w:color="auto" w:fill="auto"/>
          </w:tcPr>
          <w:p w14:paraId="07D4F360" w14:textId="77777777" w:rsidR="00B37894" w:rsidRPr="00B37894" w:rsidRDefault="00B37894" w:rsidP="006E2E0E">
            <w:pPr>
              <w:spacing w:after="90"/>
              <w:ind w:left="0" w:firstLine="0"/>
              <w:rPr>
                <w:rFonts w:ascii="宋体" w:eastAsia="宋体" w:hAnsi="宋体"/>
                <w:szCs w:val="28"/>
              </w:rPr>
            </w:pPr>
            <w:r w:rsidRPr="00B37894">
              <w:rPr>
                <w:rFonts w:ascii="宋体" w:eastAsia="宋体" w:hAnsi="宋体" w:cs="Calibri"/>
                <w:szCs w:val="28"/>
              </w:rPr>
              <w:t xml:space="preserve">BCD </w:t>
            </w:r>
            <w:r w:rsidRPr="00B37894">
              <w:rPr>
                <w:rFonts w:ascii="宋体" w:eastAsia="宋体" w:hAnsi="宋体" w:cs="宋体"/>
                <w:szCs w:val="28"/>
              </w:rPr>
              <w:t>码：例如：</w:t>
            </w:r>
            <w:r w:rsidRPr="00B37894">
              <w:rPr>
                <w:rFonts w:ascii="宋体" w:eastAsia="宋体" w:hAnsi="宋体" w:cs="Calibri"/>
                <w:szCs w:val="28"/>
              </w:rPr>
              <w:t>0x12345678910</w:t>
            </w:r>
            <w:r w:rsidRPr="00B37894">
              <w:rPr>
                <w:rFonts w:ascii="宋体" w:eastAsia="宋体" w:hAnsi="宋体" w:cs="宋体"/>
                <w:szCs w:val="28"/>
              </w:rPr>
              <w:t>：</w:t>
            </w:r>
          </w:p>
          <w:p w14:paraId="0F8958A2" w14:textId="77777777" w:rsidR="00B37894" w:rsidRPr="00B37894" w:rsidRDefault="00B37894" w:rsidP="006E2E0E">
            <w:pPr>
              <w:spacing w:after="0"/>
              <w:ind w:left="0" w:firstLine="0"/>
              <w:rPr>
                <w:rFonts w:ascii="宋体" w:eastAsia="宋体" w:hAnsi="宋体"/>
                <w:szCs w:val="28"/>
              </w:rPr>
            </w:pPr>
            <w:r w:rsidRPr="00B37894">
              <w:rPr>
                <w:rFonts w:ascii="宋体" w:eastAsia="宋体" w:hAnsi="宋体" w:cs="Calibri"/>
                <w:szCs w:val="28"/>
              </w:rPr>
              <w:t xml:space="preserve">SIM </w:t>
            </w:r>
            <w:r w:rsidRPr="00B37894">
              <w:rPr>
                <w:rFonts w:ascii="宋体" w:eastAsia="宋体" w:hAnsi="宋体" w:cs="宋体"/>
                <w:szCs w:val="28"/>
              </w:rPr>
              <w:t>卡：</w:t>
            </w:r>
            <w:r w:rsidRPr="00B37894">
              <w:rPr>
                <w:rFonts w:ascii="宋体" w:eastAsia="宋体" w:hAnsi="宋体" w:cs="Calibri"/>
                <w:szCs w:val="28"/>
              </w:rPr>
              <w:t>12345678910</w:t>
            </w:r>
          </w:p>
        </w:tc>
        <w:tc>
          <w:tcPr>
            <w:tcW w:w="1061" w:type="pct"/>
            <w:tcBorders>
              <w:top w:val="single" w:sz="4" w:space="0" w:color="000000"/>
              <w:left w:val="single" w:sz="4" w:space="0" w:color="000000"/>
              <w:bottom w:val="single" w:sz="4" w:space="0" w:color="000000"/>
              <w:right w:val="single" w:sz="4" w:space="0" w:color="000000"/>
            </w:tcBorders>
          </w:tcPr>
          <w:p w14:paraId="5A19730A" w14:textId="77777777" w:rsidR="00B37894" w:rsidRPr="00B37894" w:rsidRDefault="00B37894" w:rsidP="006E2E0E">
            <w:pPr>
              <w:spacing w:after="90"/>
              <w:ind w:left="0" w:firstLine="0"/>
              <w:rPr>
                <w:rFonts w:ascii="宋体" w:eastAsia="宋体" w:hAnsi="宋体" w:cs="Calibri"/>
                <w:szCs w:val="28"/>
              </w:rPr>
            </w:pPr>
          </w:p>
        </w:tc>
      </w:tr>
      <w:tr w:rsidR="008B7164" w:rsidRPr="006E2E0E" w14:paraId="22280DA3" w14:textId="1D5F3933" w:rsidTr="008B7164">
        <w:trPr>
          <w:trHeight w:val="646"/>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6C3B6D" w14:textId="77777777" w:rsidR="00B37894" w:rsidRPr="00B37894" w:rsidRDefault="00B37894" w:rsidP="006E2E0E">
            <w:pPr>
              <w:spacing w:after="0"/>
              <w:ind w:left="8" w:firstLine="0"/>
              <w:jc w:val="center"/>
              <w:rPr>
                <w:rFonts w:ascii="宋体" w:eastAsia="宋体" w:hAnsi="宋体"/>
                <w:szCs w:val="28"/>
              </w:rPr>
            </w:pPr>
            <w:r w:rsidRPr="00B37894">
              <w:rPr>
                <w:rFonts w:ascii="宋体" w:eastAsia="宋体" w:hAnsi="宋体" w:cs="Calibri"/>
                <w:szCs w:val="28"/>
              </w:rPr>
              <w:t>4</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30A195" w14:textId="77777777" w:rsidR="00B37894" w:rsidRPr="00B37894" w:rsidRDefault="00B37894" w:rsidP="006E2E0E">
            <w:pPr>
              <w:spacing w:after="0"/>
              <w:ind w:left="107" w:firstLine="0"/>
              <w:rPr>
                <w:rFonts w:ascii="宋体" w:eastAsia="宋体" w:hAnsi="宋体"/>
                <w:szCs w:val="28"/>
              </w:rPr>
            </w:pPr>
            <w:proofErr w:type="gramStart"/>
            <w:r w:rsidRPr="00B37894">
              <w:rPr>
                <w:rFonts w:ascii="宋体" w:eastAsia="宋体" w:hAnsi="宋体" w:cs="宋体"/>
                <w:szCs w:val="28"/>
              </w:rPr>
              <w:t>终端蓝牙</w:t>
            </w:r>
            <w:proofErr w:type="gramEnd"/>
            <w:r w:rsidRPr="00B37894">
              <w:rPr>
                <w:rFonts w:ascii="宋体" w:eastAsia="宋体" w:hAnsi="宋体" w:cs="宋体"/>
                <w:szCs w:val="28"/>
              </w:rPr>
              <w:t xml:space="preserve"> </w:t>
            </w:r>
            <w:r w:rsidRPr="00B37894">
              <w:rPr>
                <w:rFonts w:ascii="宋体" w:eastAsia="宋体" w:hAnsi="宋体" w:cs="Calibri"/>
                <w:szCs w:val="28"/>
              </w:rPr>
              <w:t>MAC</w:t>
            </w:r>
          </w:p>
        </w:tc>
        <w:tc>
          <w:tcPr>
            <w:tcW w:w="10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B3BAEE" w14:textId="6EFF2897" w:rsidR="00B37894" w:rsidRPr="00B37894" w:rsidRDefault="00B37894" w:rsidP="006E2E0E">
            <w:pPr>
              <w:spacing w:after="0"/>
              <w:ind w:firstLine="0"/>
              <w:jc w:val="center"/>
              <w:rPr>
                <w:rFonts w:ascii="宋体" w:eastAsia="宋体" w:hAnsi="宋体"/>
                <w:szCs w:val="28"/>
              </w:rPr>
            </w:pPr>
            <w:r w:rsidRPr="00B37894">
              <w:rPr>
                <w:rFonts w:ascii="宋体" w:eastAsia="宋体" w:hAnsi="宋体" w:cs="Calibri"/>
                <w:szCs w:val="28"/>
              </w:rPr>
              <w:t>6</w:t>
            </w:r>
          </w:p>
        </w:tc>
        <w:tc>
          <w:tcPr>
            <w:tcW w:w="1430" w:type="pct"/>
            <w:tcBorders>
              <w:top w:val="single" w:sz="4" w:space="0" w:color="000000"/>
              <w:left w:val="single" w:sz="4" w:space="0" w:color="000000"/>
              <w:bottom w:val="single" w:sz="4" w:space="0" w:color="000000"/>
              <w:right w:val="single" w:sz="4" w:space="0" w:color="000000"/>
            </w:tcBorders>
            <w:shd w:val="clear" w:color="auto" w:fill="auto"/>
          </w:tcPr>
          <w:p w14:paraId="1C170239" w14:textId="77777777" w:rsidR="00B37894" w:rsidRPr="00B37894" w:rsidRDefault="00B37894" w:rsidP="006E2E0E">
            <w:pPr>
              <w:spacing w:after="67"/>
              <w:ind w:left="0" w:firstLine="0"/>
              <w:rPr>
                <w:rFonts w:ascii="宋体" w:eastAsia="宋体" w:hAnsi="宋体"/>
                <w:szCs w:val="28"/>
              </w:rPr>
            </w:pPr>
            <w:r w:rsidRPr="00B37894">
              <w:rPr>
                <w:rFonts w:ascii="宋体" w:eastAsia="宋体" w:hAnsi="宋体" w:cs="宋体"/>
                <w:szCs w:val="28"/>
              </w:rPr>
              <w:t>例如：</w:t>
            </w:r>
            <w:r w:rsidRPr="00B37894">
              <w:rPr>
                <w:rFonts w:ascii="宋体" w:eastAsia="宋体" w:hAnsi="宋体" w:cs="Calibri"/>
                <w:szCs w:val="28"/>
              </w:rPr>
              <w:t>0x1A2B3C4D5E6F</w:t>
            </w:r>
          </w:p>
          <w:p w14:paraId="39BCFC4E" w14:textId="77777777" w:rsidR="00B37894" w:rsidRPr="00B37894" w:rsidRDefault="00B37894" w:rsidP="006E2E0E">
            <w:pPr>
              <w:spacing w:after="0"/>
              <w:ind w:left="0" w:firstLine="0"/>
              <w:rPr>
                <w:rFonts w:ascii="宋体" w:eastAsia="宋体" w:hAnsi="宋体"/>
                <w:szCs w:val="28"/>
              </w:rPr>
            </w:pPr>
            <w:r w:rsidRPr="00B37894">
              <w:rPr>
                <w:rFonts w:ascii="宋体" w:eastAsia="宋体" w:hAnsi="宋体" w:cs="Calibri"/>
                <w:szCs w:val="28"/>
              </w:rPr>
              <w:t>Mac:1A:2B:3C:4D:5E:6F</w:t>
            </w:r>
          </w:p>
        </w:tc>
        <w:tc>
          <w:tcPr>
            <w:tcW w:w="1061" w:type="pct"/>
            <w:tcBorders>
              <w:top w:val="single" w:sz="4" w:space="0" w:color="000000"/>
              <w:left w:val="single" w:sz="4" w:space="0" w:color="000000"/>
              <w:bottom w:val="single" w:sz="4" w:space="0" w:color="000000"/>
              <w:right w:val="single" w:sz="4" w:space="0" w:color="000000"/>
            </w:tcBorders>
          </w:tcPr>
          <w:p w14:paraId="692228F3" w14:textId="77777777" w:rsidR="00B37894" w:rsidRPr="00B37894" w:rsidRDefault="00B37894" w:rsidP="006E2E0E">
            <w:pPr>
              <w:spacing w:after="67"/>
              <w:ind w:left="0" w:firstLine="0"/>
              <w:rPr>
                <w:rFonts w:ascii="宋体" w:eastAsia="宋体" w:hAnsi="宋体" w:cs="宋体"/>
                <w:szCs w:val="28"/>
              </w:rPr>
            </w:pPr>
          </w:p>
        </w:tc>
      </w:tr>
      <w:tr w:rsidR="008B7164" w:rsidRPr="006E2E0E" w14:paraId="1D142739" w14:textId="5E89E0CC" w:rsidTr="008B7164">
        <w:trPr>
          <w:trHeight w:val="491"/>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9FDCC2" w14:textId="77777777" w:rsidR="00B37894" w:rsidRPr="00B37894" w:rsidRDefault="00B37894" w:rsidP="006E2E0E">
            <w:pPr>
              <w:spacing w:after="0"/>
              <w:ind w:left="8" w:firstLine="0"/>
              <w:jc w:val="center"/>
              <w:rPr>
                <w:rFonts w:ascii="宋体" w:eastAsia="宋体" w:hAnsi="宋体"/>
                <w:szCs w:val="28"/>
              </w:rPr>
            </w:pPr>
            <w:r w:rsidRPr="00B37894">
              <w:rPr>
                <w:rFonts w:ascii="宋体" w:eastAsia="宋体" w:hAnsi="宋体" w:cs="Calibri"/>
                <w:szCs w:val="28"/>
              </w:rPr>
              <w:t>5</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E507AC" w14:textId="77777777" w:rsidR="00B37894" w:rsidRPr="00B37894" w:rsidRDefault="00B37894" w:rsidP="006E2E0E">
            <w:pPr>
              <w:spacing w:after="0"/>
              <w:ind w:left="172" w:firstLine="0"/>
              <w:rPr>
                <w:rFonts w:ascii="宋体" w:eastAsia="宋体" w:hAnsi="宋体"/>
                <w:szCs w:val="28"/>
              </w:rPr>
            </w:pPr>
            <w:r w:rsidRPr="00B37894">
              <w:rPr>
                <w:rFonts w:ascii="宋体" w:eastAsia="宋体" w:hAnsi="宋体" w:cs="宋体"/>
                <w:szCs w:val="28"/>
              </w:rPr>
              <w:t>车架号：</w:t>
            </w:r>
            <w:r w:rsidRPr="00B37894">
              <w:rPr>
                <w:rFonts w:ascii="宋体" w:eastAsia="宋体" w:hAnsi="宋体" w:cs="Calibri"/>
                <w:szCs w:val="28"/>
              </w:rPr>
              <w:t>VIN</w:t>
            </w:r>
          </w:p>
        </w:tc>
        <w:tc>
          <w:tcPr>
            <w:tcW w:w="101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641B70" w14:textId="4DC5102E" w:rsidR="00B37894" w:rsidRPr="00B37894" w:rsidRDefault="00B37894" w:rsidP="006E2E0E">
            <w:pPr>
              <w:spacing w:after="0"/>
              <w:ind w:firstLine="0"/>
              <w:jc w:val="center"/>
              <w:rPr>
                <w:rFonts w:ascii="宋体" w:eastAsia="宋体" w:hAnsi="宋体"/>
                <w:szCs w:val="28"/>
              </w:rPr>
            </w:pPr>
            <w:r w:rsidRPr="00B37894">
              <w:rPr>
                <w:rFonts w:ascii="宋体" w:eastAsia="宋体" w:hAnsi="宋体" w:cs="Calibri"/>
                <w:szCs w:val="28"/>
              </w:rPr>
              <w:t>17</w:t>
            </w:r>
          </w:p>
        </w:tc>
        <w:tc>
          <w:tcPr>
            <w:tcW w:w="14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7D7C3E" w14:textId="77777777" w:rsidR="00B37894" w:rsidRPr="00B37894" w:rsidRDefault="00B37894" w:rsidP="006E2E0E">
            <w:pPr>
              <w:spacing w:after="0"/>
              <w:ind w:left="0" w:firstLine="0"/>
              <w:rPr>
                <w:rFonts w:ascii="宋体" w:eastAsia="宋体" w:hAnsi="宋体"/>
                <w:szCs w:val="28"/>
              </w:rPr>
            </w:pPr>
            <w:r w:rsidRPr="00B37894">
              <w:rPr>
                <w:rFonts w:ascii="宋体" w:eastAsia="宋体" w:hAnsi="宋体" w:cs="Calibri"/>
                <w:szCs w:val="28"/>
              </w:rPr>
              <w:t xml:space="preserve">ASCII </w:t>
            </w:r>
            <w:r w:rsidRPr="00B37894">
              <w:rPr>
                <w:rFonts w:ascii="宋体" w:eastAsia="宋体" w:hAnsi="宋体" w:cs="宋体"/>
                <w:szCs w:val="28"/>
              </w:rPr>
              <w:t>码</w:t>
            </w:r>
          </w:p>
        </w:tc>
        <w:tc>
          <w:tcPr>
            <w:tcW w:w="1061" w:type="pct"/>
            <w:tcBorders>
              <w:top w:val="single" w:sz="4" w:space="0" w:color="000000"/>
              <w:left w:val="single" w:sz="4" w:space="0" w:color="000000"/>
              <w:bottom w:val="single" w:sz="4" w:space="0" w:color="000000"/>
              <w:right w:val="single" w:sz="4" w:space="0" w:color="000000"/>
            </w:tcBorders>
          </w:tcPr>
          <w:p w14:paraId="6A81C8E0" w14:textId="77777777" w:rsidR="00B37894" w:rsidRPr="00B37894" w:rsidRDefault="00B37894" w:rsidP="006E2E0E">
            <w:pPr>
              <w:spacing w:after="0"/>
              <w:ind w:left="0" w:firstLine="0"/>
              <w:rPr>
                <w:rFonts w:ascii="宋体" w:eastAsia="宋体" w:hAnsi="宋体" w:cs="Calibri"/>
                <w:szCs w:val="28"/>
              </w:rPr>
            </w:pPr>
          </w:p>
        </w:tc>
      </w:tr>
    </w:tbl>
    <w:p w14:paraId="2931813D" w14:textId="696E105E" w:rsidR="004E3A6D" w:rsidRDefault="004E3A6D" w:rsidP="007D0B39">
      <w:pPr>
        <w:pStyle w:val="2"/>
        <w:numPr>
          <w:ilvl w:val="2"/>
          <w:numId w:val="4"/>
        </w:numPr>
        <w:spacing w:beforeLines="100" w:before="240" w:afterLines="100" w:after="240" w:line="240" w:lineRule="auto"/>
        <w:rPr>
          <w:rFonts w:ascii="黑体" w:eastAsia="黑体" w:hAnsi="黑体"/>
          <w:b w:val="0"/>
          <w:sz w:val="21"/>
          <w:szCs w:val="21"/>
        </w:rPr>
      </w:pPr>
      <w:bookmarkStart w:id="915" w:name="_Toc118125465"/>
      <w:bookmarkStart w:id="916" w:name="_Toc119050747"/>
      <w:r w:rsidRPr="007D0B39">
        <w:rPr>
          <w:rFonts w:ascii="黑体" w:eastAsia="黑体" w:hAnsi="黑体"/>
          <w:b w:val="0"/>
          <w:sz w:val="21"/>
          <w:szCs w:val="21"/>
        </w:rPr>
        <w:t>设置终端系统时间（0x02）</w:t>
      </w:r>
      <w:bookmarkEnd w:id="915"/>
      <w:bookmarkEnd w:id="916"/>
    </w:p>
    <w:p w14:paraId="3E76D39E" w14:textId="232FE820" w:rsidR="008B7164" w:rsidRPr="008B7164" w:rsidRDefault="008B7164" w:rsidP="008B7164">
      <w:pPr>
        <w:spacing w:after="0" w:line="240" w:lineRule="auto"/>
        <w:ind w:left="0" w:firstLine="0"/>
        <w:jc w:val="center"/>
        <w:rPr>
          <w:rFonts w:ascii="宋体" w:eastAsia="宋体" w:hAnsi="宋体"/>
        </w:rPr>
      </w:pPr>
      <w:r w:rsidRPr="008B7164">
        <w:rPr>
          <w:rFonts w:ascii="宋体" w:eastAsia="宋体" w:hAnsi="宋体" w:hint="eastAsia"/>
        </w:rPr>
        <w:t>表3</w:t>
      </w:r>
      <w:r w:rsidRPr="008B7164">
        <w:rPr>
          <w:rFonts w:ascii="宋体" w:eastAsia="宋体" w:hAnsi="宋体"/>
        </w:rPr>
        <w:t>-</w:t>
      </w:r>
      <w:r w:rsidR="00C01350">
        <w:rPr>
          <w:rFonts w:ascii="宋体" w:eastAsia="宋体" w:hAnsi="宋体"/>
        </w:rPr>
        <w:t>19</w:t>
      </w:r>
      <w:r w:rsidRPr="008B7164">
        <w:rPr>
          <w:rFonts w:ascii="宋体" w:eastAsia="宋体" w:hAnsi="宋体"/>
        </w:rPr>
        <w:t xml:space="preserve"> </w:t>
      </w:r>
      <w:r w:rsidR="00C01350">
        <w:rPr>
          <w:rFonts w:ascii="宋体" w:eastAsia="宋体" w:hAnsi="宋体" w:hint="eastAsia"/>
        </w:rPr>
        <w:t>平台下发</w:t>
      </w:r>
      <w:r w:rsidRPr="008B7164">
        <w:rPr>
          <w:rFonts w:ascii="宋体" w:eastAsia="宋体" w:hAnsi="宋体"/>
        </w:rPr>
        <w:t>—0</w:t>
      </w:r>
      <w:r w:rsidRPr="008B7164">
        <w:rPr>
          <w:rFonts w:ascii="宋体" w:eastAsia="宋体" w:hAnsi="宋体" w:hint="eastAsia"/>
        </w:rPr>
        <w:t>x</w:t>
      </w:r>
      <w:r w:rsidRPr="008B7164">
        <w:rPr>
          <w:rFonts w:ascii="宋体" w:eastAsia="宋体" w:hAnsi="宋体"/>
        </w:rPr>
        <w:t>02</w:t>
      </w:r>
    </w:p>
    <w:tbl>
      <w:tblPr>
        <w:tblW w:w="5000" w:type="pct"/>
        <w:tblCellMar>
          <w:right w:w="115" w:type="dxa"/>
        </w:tblCellMar>
        <w:tblLook w:val="0000" w:firstRow="0" w:lastRow="0" w:firstColumn="0" w:lastColumn="0" w:noHBand="0" w:noVBand="0"/>
      </w:tblPr>
      <w:tblGrid>
        <w:gridCol w:w="847"/>
        <w:gridCol w:w="1700"/>
        <w:gridCol w:w="1702"/>
        <w:gridCol w:w="2415"/>
        <w:gridCol w:w="1829"/>
      </w:tblGrid>
      <w:tr w:rsidR="00DF5B7A" w:rsidRPr="006E2E0E" w14:paraId="71FBA6C3" w14:textId="77777777" w:rsidTr="008B7164">
        <w:trPr>
          <w:trHeight w:val="452"/>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37706EA" w14:textId="77777777" w:rsidR="008B7164" w:rsidRPr="006E2E0E" w:rsidRDefault="008B7164" w:rsidP="00F65242">
            <w:pPr>
              <w:spacing w:after="0"/>
              <w:ind w:left="151" w:firstLine="0"/>
              <w:rPr>
                <w:rFonts w:ascii="宋体" w:eastAsia="宋体" w:hAnsi="宋体"/>
              </w:rPr>
            </w:pPr>
            <w:bookmarkStart w:id="917" w:name="_Hlk118208997"/>
            <w:r w:rsidRPr="006E2E0E">
              <w:rPr>
                <w:rFonts w:ascii="宋体" w:eastAsia="宋体" w:hAnsi="宋体" w:cs="宋体"/>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85132A0" w14:textId="77777777" w:rsidR="008B7164" w:rsidRPr="006E2E0E" w:rsidRDefault="008B7164" w:rsidP="00F65242">
            <w:pPr>
              <w:spacing w:after="0"/>
              <w:ind w:left="0" w:firstLine="0"/>
              <w:jc w:val="center"/>
              <w:rPr>
                <w:rFonts w:ascii="宋体" w:eastAsia="宋体" w:hAnsi="宋体"/>
              </w:rPr>
            </w:pPr>
            <w:r w:rsidRPr="006E2E0E">
              <w:rPr>
                <w:rFonts w:ascii="宋体" w:eastAsia="宋体" w:hAnsi="宋体" w:cs="宋体"/>
              </w:rPr>
              <w:t>字段定义</w:t>
            </w:r>
          </w:p>
        </w:tc>
        <w:tc>
          <w:tcPr>
            <w:tcW w:w="100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E0FE203" w14:textId="79AE406B" w:rsidR="008B7164" w:rsidRPr="006E2E0E" w:rsidRDefault="008B7164" w:rsidP="00F65242">
            <w:pPr>
              <w:spacing w:after="0"/>
              <w:ind w:left="0" w:firstLine="0"/>
              <w:jc w:val="center"/>
              <w:rPr>
                <w:rFonts w:ascii="宋体" w:eastAsia="宋体" w:hAnsi="宋体"/>
              </w:rPr>
            </w:pPr>
            <w:r>
              <w:rPr>
                <w:rFonts w:ascii="宋体" w:eastAsia="宋体" w:hAnsi="宋体" w:cs="宋体" w:hint="eastAsia"/>
              </w:rPr>
              <w:t>长度（</w:t>
            </w:r>
            <w:r w:rsidRPr="006E2E0E">
              <w:rPr>
                <w:rFonts w:ascii="宋体" w:eastAsia="宋体" w:hAnsi="宋体" w:cs="宋体"/>
              </w:rPr>
              <w:t>字节</w:t>
            </w:r>
            <w:r>
              <w:rPr>
                <w:rFonts w:ascii="宋体" w:eastAsia="宋体" w:hAnsi="宋体" w:cs="宋体" w:hint="eastAsia"/>
              </w:rPr>
              <w:t>）</w:t>
            </w:r>
          </w:p>
        </w:tc>
        <w:tc>
          <w:tcPr>
            <w:tcW w:w="142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25E8EA4" w14:textId="77777777" w:rsidR="008B7164" w:rsidRPr="006E2E0E" w:rsidRDefault="008B7164" w:rsidP="00F65242">
            <w:pPr>
              <w:spacing w:after="0"/>
              <w:ind w:left="0" w:firstLine="0"/>
              <w:jc w:val="center"/>
              <w:rPr>
                <w:rFonts w:ascii="宋体" w:eastAsia="宋体" w:hAnsi="宋体" w:cs="宋体"/>
              </w:rPr>
            </w:pPr>
            <w:r>
              <w:rPr>
                <w:rFonts w:ascii="宋体" w:eastAsia="宋体" w:hAnsi="宋体" w:cs="宋体" w:hint="eastAsia"/>
              </w:rPr>
              <w:t>参数说明</w:t>
            </w:r>
          </w:p>
        </w:tc>
        <w:tc>
          <w:tcPr>
            <w:tcW w:w="107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09305AA" w14:textId="77777777" w:rsidR="008B7164" w:rsidRPr="006E2E0E" w:rsidRDefault="008B7164" w:rsidP="00F65242">
            <w:pPr>
              <w:spacing w:after="0"/>
              <w:ind w:left="0" w:firstLine="0"/>
              <w:jc w:val="center"/>
              <w:rPr>
                <w:rFonts w:ascii="宋体" w:eastAsia="宋体" w:hAnsi="宋体" w:cs="宋体"/>
              </w:rPr>
            </w:pPr>
            <w:r>
              <w:rPr>
                <w:rFonts w:ascii="宋体" w:eastAsia="宋体" w:hAnsi="宋体" w:cs="宋体" w:hint="eastAsia"/>
              </w:rPr>
              <w:t>备注</w:t>
            </w:r>
          </w:p>
        </w:tc>
      </w:tr>
      <w:tr w:rsidR="00D742C1" w:rsidRPr="006E2E0E" w14:paraId="2012339D" w14:textId="77777777" w:rsidTr="008B7164">
        <w:trPr>
          <w:trHeight w:val="340"/>
        </w:trPr>
        <w:tc>
          <w:tcPr>
            <w:tcW w:w="498"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74166F6" w14:textId="52264492" w:rsidR="008B7164" w:rsidRPr="008B7164" w:rsidRDefault="008B7164" w:rsidP="008B7164">
            <w:pPr>
              <w:spacing w:after="0"/>
              <w:ind w:left="0" w:firstLine="0"/>
              <w:jc w:val="center"/>
              <w:rPr>
                <w:rFonts w:ascii="宋体" w:eastAsia="宋体" w:hAnsi="宋体" w:cs="宋体"/>
                <w:szCs w:val="21"/>
              </w:rPr>
            </w:pPr>
            <w:r w:rsidRPr="008B7164">
              <w:rPr>
                <w:rFonts w:ascii="宋体" w:eastAsia="宋体" w:hAnsi="宋体" w:cs="宋体" w:hint="eastAsia"/>
                <w:szCs w:val="21"/>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317DC96" w14:textId="68130F28" w:rsidR="008B7164" w:rsidRPr="008B7164" w:rsidRDefault="008B7164" w:rsidP="008B7164">
            <w:pPr>
              <w:spacing w:after="0"/>
              <w:ind w:left="0" w:firstLine="0"/>
              <w:jc w:val="center"/>
              <w:rPr>
                <w:rFonts w:ascii="宋体" w:eastAsia="宋体" w:hAnsi="宋体" w:cs="宋体"/>
                <w:szCs w:val="21"/>
              </w:rPr>
            </w:pPr>
            <w:r w:rsidRPr="008B7164">
              <w:rPr>
                <w:rFonts w:ascii="宋体" w:eastAsia="宋体" w:hAnsi="宋体" w:cs="宋体"/>
                <w:szCs w:val="21"/>
              </w:rPr>
              <w:t>终端时间</w:t>
            </w:r>
          </w:p>
        </w:tc>
        <w:tc>
          <w:tcPr>
            <w:tcW w:w="10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762B93" w14:textId="1EAD1B5E" w:rsidR="008B7164" w:rsidRPr="008B7164" w:rsidRDefault="008B7164" w:rsidP="008B7164">
            <w:pPr>
              <w:spacing w:after="0"/>
              <w:ind w:left="0" w:firstLine="0"/>
              <w:jc w:val="center"/>
              <w:rPr>
                <w:rFonts w:ascii="宋体" w:eastAsia="宋体" w:hAnsi="宋体" w:cs="宋体"/>
                <w:szCs w:val="21"/>
              </w:rPr>
            </w:pPr>
            <w:r w:rsidRPr="008B7164">
              <w:rPr>
                <w:rFonts w:ascii="宋体" w:eastAsia="宋体" w:hAnsi="宋体" w:cs="Calibri"/>
                <w:szCs w:val="21"/>
              </w:rPr>
              <w:t>6</w:t>
            </w:r>
          </w:p>
        </w:tc>
        <w:tc>
          <w:tcPr>
            <w:tcW w:w="1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DDA39C" w14:textId="3A4EF325" w:rsidR="008B7164" w:rsidRPr="008B7164" w:rsidRDefault="008B7164" w:rsidP="008B7164">
            <w:pPr>
              <w:spacing w:after="0"/>
              <w:ind w:left="0" w:firstLine="0"/>
              <w:jc w:val="center"/>
              <w:rPr>
                <w:rFonts w:ascii="宋体" w:eastAsia="宋体" w:hAnsi="宋体" w:cs="宋体"/>
                <w:szCs w:val="21"/>
              </w:rPr>
            </w:pPr>
            <w:r w:rsidRPr="008B7164">
              <w:rPr>
                <w:rFonts w:ascii="宋体" w:eastAsia="宋体" w:hAnsi="宋体" w:cs="宋体"/>
                <w:szCs w:val="21"/>
              </w:rPr>
              <w:t>时间戳</w:t>
            </w:r>
          </w:p>
        </w:tc>
        <w:tc>
          <w:tcPr>
            <w:tcW w:w="107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BDA4AC6" w14:textId="77777777" w:rsidR="008B7164" w:rsidRPr="008B7164" w:rsidRDefault="008B7164" w:rsidP="008B7164">
            <w:pPr>
              <w:spacing w:after="0"/>
              <w:ind w:left="0" w:firstLine="0"/>
              <w:jc w:val="center"/>
              <w:rPr>
                <w:rFonts w:ascii="宋体" w:eastAsia="宋体" w:hAnsi="宋体" w:cs="宋体"/>
                <w:szCs w:val="21"/>
              </w:rPr>
            </w:pPr>
          </w:p>
        </w:tc>
      </w:tr>
    </w:tbl>
    <w:bookmarkEnd w:id="917"/>
    <w:p w14:paraId="52C42FF6" w14:textId="419EEE4C" w:rsidR="008B7164" w:rsidRPr="008B7164" w:rsidRDefault="008B7164" w:rsidP="008B7164">
      <w:pPr>
        <w:spacing w:beforeLines="50" w:before="120" w:after="0" w:line="240" w:lineRule="auto"/>
        <w:ind w:left="0" w:firstLine="0"/>
        <w:jc w:val="center"/>
        <w:rPr>
          <w:rFonts w:ascii="宋体" w:eastAsia="宋体" w:hAnsi="宋体"/>
        </w:rPr>
      </w:pPr>
      <w:r w:rsidRPr="008B7164">
        <w:rPr>
          <w:rFonts w:ascii="宋体" w:eastAsia="宋体" w:hAnsi="宋体" w:hint="eastAsia"/>
        </w:rPr>
        <w:t>表3</w:t>
      </w:r>
      <w:r w:rsidRPr="008B7164">
        <w:rPr>
          <w:rFonts w:ascii="宋体" w:eastAsia="宋体" w:hAnsi="宋体"/>
        </w:rPr>
        <w:t>-</w:t>
      </w:r>
      <w:r w:rsidR="00C01350">
        <w:rPr>
          <w:rFonts w:ascii="宋体" w:eastAsia="宋体" w:hAnsi="宋体"/>
        </w:rPr>
        <w:t>20</w:t>
      </w:r>
      <w:r w:rsidRPr="008B7164">
        <w:rPr>
          <w:rFonts w:ascii="宋体" w:eastAsia="宋体" w:hAnsi="宋体"/>
        </w:rPr>
        <w:t xml:space="preserve"> </w:t>
      </w:r>
      <w:r w:rsidR="00C01350">
        <w:rPr>
          <w:rFonts w:ascii="宋体" w:eastAsia="宋体" w:hAnsi="宋体" w:hint="eastAsia"/>
        </w:rPr>
        <w:t>终端</w:t>
      </w:r>
      <w:r w:rsidRPr="008B7164">
        <w:rPr>
          <w:rFonts w:ascii="宋体" w:eastAsia="宋体" w:hAnsi="宋体" w:hint="eastAsia"/>
        </w:rPr>
        <w:t>应答</w:t>
      </w:r>
      <w:r w:rsidRPr="008B7164">
        <w:rPr>
          <w:rFonts w:ascii="宋体" w:eastAsia="宋体" w:hAnsi="宋体"/>
        </w:rPr>
        <w:t>—0</w:t>
      </w:r>
      <w:r w:rsidRPr="008B7164">
        <w:rPr>
          <w:rFonts w:ascii="宋体" w:eastAsia="宋体" w:hAnsi="宋体" w:hint="eastAsia"/>
        </w:rPr>
        <w:t>x</w:t>
      </w:r>
      <w:r w:rsidRPr="008B7164">
        <w:rPr>
          <w:rFonts w:ascii="宋体" w:eastAsia="宋体" w:hAnsi="宋体"/>
        </w:rPr>
        <w:t>a2</w:t>
      </w:r>
    </w:p>
    <w:tbl>
      <w:tblPr>
        <w:tblW w:w="5000" w:type="pct"/>
        <w:tblCellMar>
          <w:top w:w="116" w:type="dxa"/>
          <w:left w:w="201" w:type="dxa"/>
          <w:right w:w="205" w:type="dxa"/>
        </w:tblCellMar>
        <w:tblLook w:val="0000" w:firstRow="0" w:lastRow="0" w:firstColumn="0" w:lastColumn="0" w:noHBand="0" w:noVBand="0"/>
      </w:tblPr>
      <w:tblGrid>
        <w:gridCol w:w="846"/>
        <w:gridCol w:w="1700"/>
        <w:gridCol w:w="1704"/>
        <w:gridCol w:w="2410"/>
        <w:gridCol w:w="1833"/>
      </w:tblGrid>
      <w:tr w:rsidR="00D742C1" w:rsidRPr="006E2E0E" w14:paraId="2553A6B3" w14:textId="77777777" w:rsidTr="008B7164">
        <w:trPr>
          <w:trHeight w:val="397"/>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E26538" w14:textId="6D4677CD" w:rsidR="008B7164" w:rsidRPr="006E2E0E" w:rsidRDefault="008B7164" w:rsidP="008B7164">
            <w:pPr>
              <w:spacing w:after="0"/>
              <w:ind w:left="3" w:firstLine="0"/>
              <w:jc w:val="center"/>
              <w:rPr>
                <w:rFonts w:ascii="宋体" w:eastAsia="宋体" w:hAnsi="宋体" w:cs="Calibri"/>
                <w:sz w:val="18"/>
              </w:rPr>
            </w:pPr>
            <w:r w:rsidRPr="006E2E0E">
              <w:rPr>
                <w:rFonts w:ascii="宋体" w:eastAsia="宋体" w:hAnsi="宋体" w:cs="宋体"/>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D520776" w14:textId="436EE66A" w:rsidR="008B7164" w:rsidRPr="006E2E0E" w:rsidRDefault="008B7164" w:rsidP="008B7164">
            <w:pPr>
              <w:spacing w:after="0"/>
              <w:ind w:left="1" w:firstLine="0"/>
              <w:jc w:val="center"/>
              <w:rPr>
                <w:rFonts w:ascii="宋体" w:eastAsia="宋体" w:hAnsi="宋体" w:cs="宋体"/>
                <w:sz w:val="18"/>
              </w:rPr>
            </w:pPr>
            <w:r w:rsidRPr="006E2E0E">
              <w:rPr>
                <w:rFonts w:ascii="宋体" w:eastAsia="宋体" w:hAnsi="宋体" w:cs="宋体"/>
              </w:rPr>
              <w:t>字段定义</w:t>
            </w:r>
          </w:p>
        </w:tc>
        <w:tc>
          <w:tcPr>
            <w:tcW w:w="100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EF505D8" w14:textId="2071A9E8" w:rsidR="008B7164" w:rsidRPr="006E2E0E" w:rsidRDefault="008B7164" w:rsidP="008B7164">
            <w:pPr>
              <w:spacing w:after="0"/>
              <w:ind w:left="5" w:firstLine="0"/>
              <w:jc w:val="center"/>
              <w:rPr>
                <w:rFonts w:ascii="宋体" w:eastAsia="宋体" w:hAnsi="宋体" w:cs="Calibri"/>
                <w:sz w:val="18"/>
              </w:rPr>
            </w:pPr>
            <w:r>
              <w:rPr>
                <w:rFonts w:ascii="宋体" w:eastAsia="宋体" w:hAnsi="宋体" w:cs="宋体" w:hint="eastAsia"/>
              </w:rPr>
              <w:t>长度（</w:t>
            </w:r>
            <w:r w:rsidRPr="006E2E0E">
              <w:rPr>
                <w:rFonts w:ascii="宋体" w:eastAsia="宋体" w:hAnsi="宋体" w:cs="宋体"/>
              </w:rPr>
              <w:t>字节</w:t>
            </w:r>
            <w:r>
              <w:rPr>
                <w:rFonts w:ascii="宋体" w:eastAsia="宋体" w:hAnsi="宋体" w:cs="宋体" w:hint="eastAsia"/>
              </w:rPr>
              <w:t>）</w:t>
            </w:r>
          </w:p>
        </w:tc>
        <w:tc>
          <w:tcPr>
            <w:tcW w:w="14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8EE105A" w14:textId="25B1BA3A" w:rsidR="008B7164" w:rsidRPr="006E2E0E" w:rsidRDefault="008B7164" w:rsidP="008B7164">
            <w:pPr>
              <w:spacing w:after="0"/>
              <w:ind w:left="6" w:firstLine="0"/>
              <w:jc w:val="center"/>
              <w:rPr>
                <w:rFonts w:ascii="宋体" w:eastAsia="宋体" w:hAnsi="宋体" w:cs="Calibri"/>
                <w:sz w:val="18"/>
              </w:rPr>
            </w:pPr>
            <w:r>
              <w:rPr>
                <w:rFonts w:ascii="宋体" w:eastAsia="宋体" w:hAnsi="宋体" w:cs="宋体" w:hint="eastAsia"/>
              </w:rPr>
              <w:t>参数说明</w:t>
            </w:r>
          </w:p>
        </w:tc>
        <w:tc>
          <w:tcPr>
            <w:tcW w:w="107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FF62137" w14:textId="2E42186A" w:rsidR="008B7164" w:rsidRPr="006E2E0E" w:rsidRDefault="008B7164" w:rsidP="008B7164">
            <w:pPr>
              <w:spacing w:after="0"/>
              <w:ind w:left="6" w:firstLine="0"/>
              <w:jc w:val="center"/>
              <w:rPr>
                <w:rFonts w:ascii="宋体" w:eastAsia="宋体" w:hAnsi="宋体" w:cs="Calibri"/>
                <w:sz w:val="18"/>
              </w:rPr>
            </w:pPr>
            <w:r>
              <w:rPr>
                <w:rFonts w:ascii="宋体" w:eastAsia="宋体" w:hAnsi="宋体" w:cs="宋体" w:hint="eastAsia"/>
              </w:rPr>
              <w:t>备注</w:t>
            </w:r>
          </w:p>
        </w:tc>
      </w:tr>
      <w:tr w:rsidR="008B7164" w:rsidRPr="006E2E0E" w14:paraId="5F93A471" w14:textId="43786050" w:rsidTr="008B7164">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D9E2CC" w14:textId="77777777" w:rsidR="008B7164" w:rsidRPr="006E2E0E" w:rsidRDefault="008B7164" w:rsidP="006E2E0E">
            <w:pPr>
              <w:spacing w:after="0"/>
              <w:ind w:left="3" w:firstLine="0"/>
              <w:jc w:val="center"/>
              <w:rPr>
                <w:rFonts w:ascii="宋体" w:eastAsia="宋体" w:hAnsi="宋体"/>
              </w:rPr>
            </w:pPr>
            <w:r w:rsidRPr="006E2E0E">
              <w:rPr>
                <w:rFonts w:ascii="宋体" w:eastAsia="宋体" w:hAnsi="宋体" w:cs="Calibri"/>
                <w:sz w:val="18"/>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DE98D5" w14:textId="77777777" w:rsidR="008B7164" w:rsidRPr="006E2E0E" w:rsidRDefault="008B7164" w:rsidP="006E2E0E">
            <w:pPr>
              <w:spacing w:after="0"/>
              <w:ind w:left="1" w:firstLine="0"/>
              <w:jc w:val="center"/>
              <w:rPr>
                <w:rFonts w:ascii="宋体" w:eastAsia="宋体" w:hAnsi="宋体"/>
              </w:rPr>
            </w:pPr>
            <w:r w:rsidRPr="006E2E0E">
              <w:rPr>
                <w:rFonts w:ascii="宋体" w:eastAsia="宋体" w:hAnsi="宋体" w:cs="宋体"/>
                <w:sz w:val="18"/>
              </w:rPr>
              <w:t>执行结果</w:t>
            </w:r>
          </w:p>
        </w:tc>
        <w:tc>
          <w:tcPr>
            <w:tcW w:w="10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99EC5D" w14:textId="6DE4DEA3" w:rsidR="008B7164" w:rsidRPr="006E2E0E" w:rsidRDefault="008B7164" w:rsidP="006E2E0E">
            <w:pPr>
              <w:spacing w:after="0"/>
              <w:ind w:left="5" w:firstLine="0"/>
              <w:jc w:val="center"/>
              <w:rPr>
                <w:rFonts w:ascii="宋体" w:eastAsia="宋体" w:hAnsi="宋体"/>
              </w:rPr>
            </w:pPr>
            <w:r w:rsidRPr="006E2E0E">
              <w:rPr>
                <w:rFonts w:ascii="宋体" w:eastAsia="宋体" w:hAnsi="宋体" w:cs="Calibri"/>
                <w:sz w:val="18"/>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97FC3B" w14:textId="77777777" w:rsidR="008B7164" w:rsidRDefault="008B7164" w:rsidP="008B7164">
            <w:pPr>
              <w:spacing w:after="0"/>
              <w:jc w:val="both"/>
              <w:rPr>
                <w:rFonts w:ascii="宋体" w:eastAsia="宋体" w:hAnsi="宋体" w:cs="宋体"/>
                <w:sz w:val="18"/>
              </w:rPr>
            </w:pPr>
            <w:r w:rsidRPr="006E2E0E">
              <w:rPr>
                <w:rFonts w:ascii="宋体" w:eastAsia="宋体" w:hAnsi="宋体" w:cs="Calibri"/>
                <w:sz w:val="18"/>
              </w:rPr>
              <w:t>0x00</w:t>
            </w:r>
            <w:r w:rsidRPr="006E2E0E">
              <w:rPr>
                <w:rFonts w:ascii="宋体" w:eastAsia="宋体" w:hAnsi="宋体" w:cs="宋体"/>
                <w:sz w:val="18"/>
              </w:rPr>
              <w:t>：成功</w:t>
            </w:r>
            <w:r>
              <w:rPr>
                <w:rFonts w:ascii="宋体" w:eastAsia="宋体" w:hAnsi="宋体" w:cs="宋体"/>
                <w:sz w:val="18"/>
              </w:rPr>
              <w:t>;</w:t>
            </w:r>
          </w:p>
          <w:p w14:paraId="140D5C1E" w14:textId="67B84A69" w:rsidR="008B7164" w:rsidRPr="006E2E0E" w:rsidRDefault="008B7164" w:rsidP="008B7164">
            <w:pPr>
              <w:spacing w:after="0"/>
              <w:ind w:left="6" w:firstLine="0"/>
              <w:jc w:val="both"/>
              <w:rPr>
                <w:rFonts w:ascii="宋体" w:eastAsia="宋体" w:hAnsi="宋体"/>
              </w:rPr>
            </w:pPr>
            <w:r w:rsidRPr="006E2E0E">
              <w:rPr>
                <w:rFonts w:ascii="宋体" w:eastAsia="宋体" w:hAnsi="宋体" w:cs="Calibri"/>
                <w:sz w:val="18"/>
              </w:rPr>
              <w:t>0x01</w:t>
            </w:r>
            <w:r>
              <w:rPr>
                <w:rFonts w:ascii="宋体" w:eastAsia="宋体" w:hAnsi="宋体" w:cs="Calibri" w:hint="eastAsia"/>
                <w:sz w:val="18"/>
              </w:rPr>
              <w:t>：</w:t>
            </w:r>
            <w:r w:rsidRPr="006E2E0E">
              <w:rPr>
                <w:rFonts w:ascii="宋体" w:eastAsia="宋体" w:hAnsi="宋体" w:cs="宋体"/>
                <w:sz w:val="18"/>
              </w:rPr>
              <w:t>失败</w:t>
            </w:r>
          </w:p>
        </w:tc>
        <w:tc>
          <w:tcPr>
            <w:tcW w:w="1079" w:type="pct"/>
            <w:tcBorders>
              <w:top w:val="single" w:sz="4" w:space="0" w:color="000000"/>
              <w:left w:val="single" w:sz="4" w:space="0" w:color="000000"/>
              <w:bottom w:val="single" w:sz="4" w:space="0" w:color="000000"/>
              <w:right w:val="single" w:sz="4" w:space="0" w:color="000000"/>
            </w:tcBorders>
          </w:tcPr>
          <w:p w14:paraId="7C13C5CF" w14:textId="77777777" w:rsidR="008B7164" w:rsidRPr="006E2E0E" w:rsidRDefault="008B7164" w:rsidP="006E2E0E">
            <w:pPr>
              <w:spacing w:after="0"/>
              <w:ind w:left="6" w:firstLine="0"/>
              <w:jc w:val="center"/>
              <w:rPr>
                <w:rFonts w:ascii="宋体" w:eastAsia="宋体" w:hAnsi="宋体" w:cs="Calibri"/>
                <w:sz w:val="18"/>
              </w:rPr>
            </w:pPr>
          </w:p>
        </w:tc>
      </w:tr>
    </w:tbl>
    <w:p w14:paraId="3E187012" w14:textId="3EC446AF" w:rsidR="004E3A6D" w:rsidRDefault="004E3A6D" w:rsidP="007D0B39">
      <w:pPr>
        <w:pStyle w:val="2"/>
        <w:numPr>
          <w:ilvl w:val="2"/>
          <w:numId w:val="4"/>
        </w:numPr>
        <w:spacing w:beforeLines="100" w:before="240" w:afterLines="100" w:after="240" w:line="240" w:lineRule="auto"/>
        <w:rPr>
          <w:rFonts w:ascii="黑体" w:eastAsia="黑体" w:hAnsi="黑体"/>
          <w:b w:val="0"/>
          <w:sz w:val="21"/>
          <w:szCs w:val="21"/>
        </w:rPr>
      </w:pPr>
      <w:bookmarkStart w:id="918" w:name="_Toc118125466"/>
      <w:bookmarkStart w:id="919" w:name="_Toc119050748"/>
      <w:r w:rsidRPr="008B7164">
        <w:rPr>
          <w:rFonts w:ascii="黑体" w:eastAsia="黑体" w:hAnsi="黑体"/>
          <w:b w:val="0"/>
          <w:sz w:val="21"/>
          <w:szCs w:val="21"/>
        </w:rPr>
        <w:t>获取终端系统时间（0x03）</w:t>
      </w:r>
      <w:bookmarkEnd w:id="918"/>
      <w:bookmarkEnd w:id="919"/>
    </w:p>
    <w:p w14:paraId="0AD88F34" w14:textId="47988FE2" w:rsidR="008B7164" w:rsidRDefault="008B7164" w:rsidP="008B7164">
      <w:pPr>
        <w:spacing w:beforeLines="50" w:before="120" w:after="0" w:line="240" w:lineRule="auto"/>
        <w:ind w:left="0" w:firstLine="0"/>
        <w:jc w:val="center"/>
        <w:rPr>
          <w:rFonts w:ascii="宋体" w:eastAsia="宋体" w:hAnsi="宋体"/>
        </w:rPr>
      </w:pPr>
      <w:r w:rsidRPr="008B7164">
        <w:rPr>
          <w:rFonts w:ascii="宋体" w:eastAsia="宋体" w:hAnsi="宋体" w:hint="eastAsia"/>
        </w:rPr>
        <w:t>表3</w:t>
      </w:r>
      <w:r w:rsidRPr="008B7164">
        <w:rPr>
          <w:rFonts w:ascii="宋体" w:eastAsia="宋体" w:hAnsi="宋体"/>
        </w:rPr>
        <w:t>-</w:t>
      </w:r>
      <w:r w:rsidR="00C01350">
        <w:rPr>
          <w:rFonts w:ascii="宋体" w:eastAsia="宋体" w:hAnsi="宋体"/>
        </w:rPr>
        <w:t>21</w:t>
      </w:r>
      <w:r w:rsidRPr="008B7164">
        <w:rPr>
          <w:rFonts w:ascii="宋体" w:eastAsia="宋体" w:hAnsi="宋体"/>
        </w:rPr>
        <w:t xml:space="preserve"> </w:t>
      </w:r>
      <w:r w:rsidR="00C01350">
        <w:rPr>
          <w:rFonts w:ascii="宋体" w:eastAsia="宋体" w:hAnsi="宋体" w:hint="eastAsia"/>
        </w:rPr>
        <w:t>平台下发</w:t>
      </w:r>
      <w:r w:rsidRPr="008B7164">
        <w:rPr>
          <w:rFonts w:ascii="宋体" w:eastAsia="宋体" w:hAnsi="宋体"/>
        </w:rPr>
        <w:t>—0</w:t>
      </w:r>
      <w:r w:rsidRPr="008B7164">
        <w:rPr>
          <w:rFonts w:ascii="宋体" w:eastAsia="宋体" w:hAnsi="宋体" w:hint="eastAsia"/>
        </w:rPr>
        <w:t>x</w:t>
      </w:r>
      <w:r w:rsidRPr="008B7164">
        <w:rPr>
          <w:rFonts w:ascii="宋体" w:eastAsia="宋体" w:hAnsi="宋体"/>
        </w:rPr>
        <w:t>03</w:t>
      </w:r>
    </w:p>
    <w:tbl>
      <w:tblPr>
        <w:tblStyle w:val="a9"/>
        <w:tblW w:w="0" w:type="auto"/>
        <w:tblLook w:val="04A0" w:firstRow="1" w:lastRow="0" w:firstColumn="1" w:lastColumn="0" w:noHBand="0" w:noVBand="1"/>
      </w:tblPr>
      <w:tblGrid>
        <w:gridCol w:w="846"/>
        <w:gridCol w:w="1701"/>
        <w:gridCol w:w="1701"/>
        <w:gridCol w:w="2410"/>
        <w:gridCol w:w="1835"/>
      </w:tblGrid>
      <w:tr w:rsidR="00D742C1" w14:paraId="7380F891" w14:textId="77777777" w:rsidTr="008B7164">
        <w:trPr>
          <w:trHeight w:val="460"/>
        </w:trPr>
        <w:tc>
          <w:tcPr>
            <w:tcW w:w="846" w:type="dxa"/>
            <w:shd w:val="clear" w:color="auto" w:fill="D9D9D9" w:themeFill="background1" w:themeFillShade="D9"/>
            <w:vAlign w:val="center"/>
          </w:tcPr>
          <w:p w14:paraId="58FB1F97" w14:textId="6C367275" w:rsidR="008B7164" w:rsidRDefault="008B7164" w:rsidP="008B7164">
            <w:pPr>
              <w:spacing w:beforeLines="50" w:before="120" w:after="0" w:line="240" w:lineRule="auto"/>
              <w:ind w:left="0" w:firstLine="0"/>
              <w:jc w:val="center"/>
              <w:rPr>
                <w:rFonts w:ascii="宋体" w:eastAsia="宋体" w:hAnsi="宋体"/>
              </w:rPr>
            </w:pPr>
            <w:r>
              <w:rPr>
                <w:rFonts w:ascii="宋体" w:eastAsia="宋体" w:hAnsi="宋体" w:hint="eastAsia"/>
              </w:rPr>
              <w:t>序号</w:t>
            </w:r>
          </w:p>
        </w:tc>
        <w:tc>
          <w:tcPr>
            <w:tcW w:w="1701" w:type="dxa"/>
            <w:shd w:val="clear" w:color="auto" w:fill="D9D9D9" w:themeFill="background1" w:themeFillShade="D9"/>
            <w:vAlign w:val="center"/>
          </w:tcPr>
          <w:p w14:paraId="34F7D393" w14:textId="44FB5BB7" w:rsidR="008B7164" w:rsidRDefault="008B7164" w:rsidP="008B7164">
            <w:pPr>
              <w:spacing w:beforeLines="50" w:before="120" w:after="0" w:line="240" w:lineRule="auto"/>
              <w:ind w:left="0" w:firstLine="0"/>
              <w:jc w:val="center"/>
              <w:rPr>
                <w:rFonts w:ascii="宋体" w:eastAsia="宋体" w:hAnsi="宋体"/>
              </w:rPr>
            </w:pPr>
            <w:r>
              <w:rPr>
                <w:rFonts w:ascii="宋体" w:eastAsia="宋体" w:hAnsi="宋体" w:hint="eastAsia"/>
              </w:rPr>
              <w:t>字段定义</w:t>
            </w:r>
          </w:p>
        </w:tc>
        <w:tc>
          <w:tcPr>
            <w:tcW w:w="1701" w:type="dxa"/>
            <w:shd w:val="clear" w:color="auto" w:fill="D9D9D9" w:themeFill="background1" w:themeFillShade="D9"/>
            <w:vAlign w:val="center"/>
          </w:tcPr>
          <w:p w14:paraId="227C8193" w14:textId="12FCE30D" w:rsidR="008B7164" w:rsidRDefault="008B7164" w:rsidP="008B7164">
            <w:pPr>
              <w:spacing w:beforeLines="50" w:before="120" w:after="0" w:line="240" w:lineRule="auto"/>
              <w:ind w:left="0" w:firstLine="0"/>
              <w:jc w:val="center"/>
              <w:rPr>
                <w:rFonts w:ascii="宋体" w:eastAsia="宋体" w:hAnsi="宋体"/>
              </w:rPr>
            </w:pPr>
            <w:r>
              <w:rPr>
                <w:rFonts w:ascii="宋体" w:eastAsia="宋体" w:hAnsi="宋体" w:hint="eastAsia"/>
              </w:rPr>
              <w:t>长度（字节）</w:t>
            </w:r>
          </w:p>
        </w:tc>
        <w:tc>
          <w:tcPr>
            <w:tcW w:w="2410" w:type="dxa"/>
            <w:shd w:val="clear" w:color="auto" w:fill="D9D9D9" w:themeFill="background1" w:themeFillShade="D9"/>
            <w:vAlign w:val="center"/>
          </w:tcPr>
          <w:p w14:paraId="1D83AFB5" w14:textId="0EBB9ECA" w:rsidR="008B7164" w:rsidRDefault="008B7164" w:rsidP="008B7164">
            <w:pPr>
              <w:spacing w:beforeLines="50" w:before="120" w:after="0" w:line="240" w:lineRule="auto"/>
              <w:ind w:left="0" w:firstLine="0"/>
              <w:jc w:val="center"/>
              <w:rPr>
                <w:rFonts w:ascii="宋体" w:eastAsia="宋体" w:hAnsi="宋体"/>
              </w:rPr>
            </w:pPr>
            <w:r>
              <w:rPr>
                <w:rFonts w:ascii="宋体" w:eastAsia="宋体" w:hAnsi="宋体" w:hint="eastAsia"/>
              </w:rPr>
              <w:t>参数说明</w:t>
            </w:r>
          </w:p>
        </w:tc>
        <w:tc>
          <w:tcPr>
            <w:tcW w:w="1835" w:type="dxa"/>
            <w:shd w:val="clear" w:color="auto" w:fill="D9D9D9" w:themeFill="background1" w:themeFillShade="D9"/>
            <w:vAlign w:val="center"/>
          </w:tcPr>
          <w:p w14:paraId="5FF87B48" w14:textId="1DF695F4" w:rsidR="008B7164" w:rsidRDefault="008B7164" w:rsidP="008B7164">
            <w:pPr>
              <w:spacing w:beforeLines="50" w:before="120" w:after="0" w:line="240" w:lineRule="auto"/>
              <w:ind w:left="0" w:firstLine="0"/>
              <w:jc w:val="center"/>
              <w:rPr>
                <w:rFonts w:ascii="宋体" w:eastAsia="宋体" w:hAnsi="宋体"/>
              </w:rPr>
            </w:pPr>
            <w:r>
              <w:rPr>
                <w:rFonts w:ascii="宋体" w:eastAsia="宋体" w:hAnsi="宋体" w:hint="eastAsia"/>
              </w:rPr>
              <w:t>备注</w:t>
            </w:r>
          </w:p>
        </w:tc>
      </w:tr>
      <w:tr w:rsidR="00D742C1" w14:paraId="41E5C55F" w14:textId="77777777" w:rsidTr="008B7164">
        <w:tc>
          <w:tcPr>
            <w:tcW w:w="6658" w:type="dxa"/>
            <w:gridSpan w:val="4"/>
            <w:vAlign w:val="center"/>
          </w:tcPr>
          <w:p w14:paraId="10BF5E57" w14:textId="16AE09C1" w:rsidR="008B7164" w:rsidRDefault="008B7164" w:rsidP="008B7164">
            <w:pPr>
              <w:spacing w:beforeLines="50" w:before="120" w:after="0" w:line="240" w:lineRule="auto"/>
              <w:ind w:left="0" w:firstLine="0"/>
              <w:jc w:val="center"/>
              <w:rPr>
                <w:rFonts w:ascii="宋体" w:eastAsia="宋体" w:hAnsi="宋体"/>
              </w:rPr>
            </w:pPr>
            <w:r>
              <w:rPr>
                <w:rFonts w:ascii="宋体" w:eastAsia="宋体" w:hAnsi="宋体" w:hint="eastAsia"/>
              </w:rPr>
              <w:t>无</w:t>
            </w:r>
          </w:p>
        </w:tc>
        <w:tc>
          <w:tcPr>
            <w:tcW w:w="1835" w:type="dxa"/>
          </w:tcPr>
          <w:p w14:paraId="1892DF6A" w14:textId="77777777" w:rsidR="008B7164" w:rsidRDefault="008B7164" w:rsidP="008B7164">
            <w:pPr>
              <w:spacing w:beforeLines="50" w:before="120" w:after="0" w:line="240" w:lineRule="auto"/>
              <w:ind w:left="0" w:firstLine="0"/>
              <w:rPr>
                <w:rFonts w:ascii="宋体" w:eastAsia="宋体" w:hAnsi="宋体"/>
              </w:rPr>
            </w:pPr>
          </w:p>
        </w:tc>
      </w:tr>
    </w:tbl>
    <w:p w14:paraId="0C5ED71F" w14:textId="77777777" w:rsidR="008B7164" w:rsidRPr="008B7164" w:rsidRDefault="008B7164" w:rsidP="008B7164">
      <w:pPr>
        <w:spacing w:beforeLines="50" w:before="120" w:after="0" w:line="240" w:lineRule="auto"/>
        <w:ind w:left="0" w:firstLine="0"/>
        <w:rPr>
          <w:rFonts w:ascii="宋体" w:eastAsia="宋体" w:hAnsi="宋体"/>
        </w:rPr>
      </w:pPr>
    </w:p>
    <w:p w14:paraId="26BEBC65" w14:textId="4A54C4E4" w:rsidR="008B7164" w:rsidRDefault="008B7164" w:rsidP="008B7164">
      <w:pPr>
        <w:spacing w:beforeLines="50" w:before="120" w:after="0" w:line="240" w:lineRule="auto"/>
        <w:ind w:left="0" w:firstLine="0"/>
        <w:jc w:val="center"/>
        <w:rPr>
          <w:rFonts w:ascii="宋体" w:eastAsia="宋体" w:hAnsi="宋体"/>
        </w:rPr>
      </w:pPr>
      <w:r w:rsidRPr="008B7164">
        <w:rPr>
          <w:rFonts w:ascii="宋体" w:eastAsia="宋体" w:hAnsi="宋体" w:hint="eastAsia"/>
        </w:rPr>
        <w:t>表3</w:t>
      </w:r>
      <w:r w:rsidRPr="008B7164">
        <w:rPr>
          <w:rFonts w:ascii="宋体" w:eastAsia="宋体" w:hAnsi="宋体"/>
        </w:rPr>
        <w:t>-</w:t>
      </w:r>
      <w:r w:rsidR="00C01350">
        <w:rPr>
          <w:rFonts w:ascii="宋体" w:eastAsia="宋体" w:hAnsi="宋体"/>
        </w:rPr>
        <w:t>22</w:t>
      </w:r>
      <w:r w:rsidRPr="008B7164">
        <w:rPr>
          <w:rFonts w:ascii="宋体" w:eastAsia="宋体" w:hAnsi="宋体"/>
        </w:rPr>
        <w:t xml:space="preserve"> </w:t>
      </w:r>
      <w:r w:rsidR="00C01350">
        <w:rPr>
          <w:rFonts w:ascii="宋体" w:eastAsia="宋体" w:hAnsi="宋体" w:hint="eastAsia"/>
        </w:rPr>
        <w:t>终端</w:t>
      </w:r>
      <w:r w:rsidRPr="008B7164">
        <w:rPr>
          <w:rFonts w:ascii="宋体" w:eastAsia="宋体" w:hAnsi="宋体" w:hint="eastAsia"/>
        </w:rPr>
        <w:t>应答</w:t>
      </w:r>
      <w:r w:rsidRPr="008B7164">
        <w:rPr>
          <w:rFonts w:ascii="宋体" w:eastAsia="宋体" w:hAnsi="宋体"/>
        </w:rPr>
        <w:t>—0</w:t>
      </w:r>
      <w:r w:rsidRPr="008B7164">
        <w:rPr>
          <w:rFonts w:ascii="宋体" w:eastAsia="宋体" w:hAnsi="宋体" w:hint="eastAsia"/>
        </w:rPr>
        <w:t>x</w:t>
      </w:r>
      <w:r w:rsidRPr="008B7164">
        <w:rPr>
          <w:rFonts w:ascii="宋体" w:eastAsia="宋体" w:hAnsi="宋体"/>
        </w:rPr>
        <w:t>a3</w:t>
      </w:r>
    </w:p>
    <w:tbl>
      <w:tblPr>
        <w:tblW w:w="8493" w:type="dxa"/>
        <w:tblLayout w:type="fixed"/>
        <w:tblCellMar>
          <w:right w:w="115" w:type="dxa"/>
        </w:tblCellMar>
        <w:tblLook w:val="0000" w:firstRow="0" w:lastRow="0" w:firstColumn="0" w:lastColumn="0" w:noHBand="0" w:noVBand="0"/>
      </w:tblPr>
      <w:tblGrid>
        <w:gridCol w:w="847"/>
        <w:gridCol w:w="1845"/>
        <w:gridCol w:w="1558"/>
        <w:gridCol w:w="2415"/>
        <w:gridCol w:w="1828"/>
      </w:tblGrid>
      <w:tr w:rsidR="00DF5B7A" w:rsidRPr="006E2E0E" w14:paraId="61594AB5" w14:textId="77777777" w:rsidTr="008B7164">
        <w:trPr>
          <w:trHeight w:val="452"/>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5B3F3AA" w14:textId="77777777" w:rsidR="008B7164" w:rsidRPr="006E2E0E" w:rsidRDefault="008B7164" w:rsidP="00F65242">
            <w:pPr>
              <w:spacing w:after="0"/>
              <w:ind w:left="151" w:firstLine="0"/>
              <w:rPr>
                <w:rFonts w:ascii="宋体" w:eastAsia="宋体" w:hAnsi="宋体"/>
              </w:rPr>
            </w:pPr>
            <w:r w:rsidRPr="006E2E0E">
              <w:rPr>
                <w:rFonts w:ascii="宋体" w:eastAsia="宋体" w:hAnsi="宋体" w:cs="宋体"/>
              </w:rPr>
              <w:t>序号</w:t>
            </w:r>
          </w:p>
        </w:tc>
        <w:tc>
          <w:tcPr>
            <w:tcW w:w="108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3976BC5" w14:textId="77777777" w:rsidR="008B7164" w:rsidRPr="006E2E0E" w:rsidRDefault="008B7164" w:rsidP="00F65242">
            <w:pPr>
              <w:spacing w:after="0"/>
              <w:ind w:left="0" w:firstLine="0"/>
              <w:jc w:val="center"/>
              <w:rPr>
                <w:rFonts w:ascii="宋体" w:eastAsia="宋体" w:hAnsi="宋体"/>
              </w:rPr>
            </w:pPr>
            <w:r w:rsidRPr="006E2E0E">
              <w:rPr>
                <w:rFonts w:ascii="宋体" w:eastAsia="宋体" w:hAnsi="宋体" w:cs="宋体"/>
              </w:rPr>
              <w:t>字段定义</w:t>
            </w:r>
          </w:p>
        </w:tc>
        <w:tc>
          <w:tcPr>
            <w:tcW w:w="91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30E2215" w14:textId="303ACAF5" w:rsidR="008B7164" w:rsidRPr="006E2E0E" w:rsidRDefault="008B7164" w:rsidP="00F65242">
            <w:pPr>
              <w:spacing w:after="0"/>
              <w:ind w:left="0" w:firstLine="0"/>
              <w:jc w:val="center"/>
              <w:rPr>
                <w:rFonts w:ascii="宋体" w:eastAsia="宋体" w:hAnsi="宋体"/>
              </w:rPr>
            </w:pPr>
            <w:r w:rsidRPr="008B7164">
              <w:rPr>
                <w:rFonts w:ascii="宋体" w:eastAsia="宋体" w:hAnsi="宋体" w:cs="宋体" w:hint="eastAsia"/>
              </w:rPr>
              <w:t>长度（字节）</w:t>
            </w:r>
          </w:p>
        </w:tc>
        <w:tc>
          <w:tcPr>
            <w:tcW w:w="142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03E5E56" w14:textId="77777777" w:rsidR="008B7164" w:rsidRPr="006E2E0E" w:rsidRDefault="008B7164" w:rsidP="00F65242">
            <w:pPr>
              <w:spacing w:after="0"/>
              <w:ind w:left="0" w:firstLine="0"/>
              <w:jc w:val="center"/>
              <w:rPr>
                <w:rFonts w:ascii="宋体" w:eastAsia="宋体" w:hAnsi="宋体" w:cs="宋体"/>
              </w:rPr>
            </w:pPr>
            <w:r>
              <w:rPr>
                <w:rFonts w:ascii="宋体" w:eastAsia="宋体" w:hAnsi="宋体" w:cs="宋体" w:hint="eastAsia"/>
              </w:rPr>
              <w:t>参数说明</w:t>
            </w:r>
          </w:p>
        </w:tc>
        <w:tc>
          <w:tcPr>
            <w:tcW w:w="107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3B5F9DC" w14:textId="77777777" w:rsidR="008B7164" w:rsidRPr="006E2E0E" w:rsidRDefault="008B7164" w:rsidP="00F65242">
            <w:pPr>
              <w:spacing w:after="0"/>
              <w:ind w:left="0" w:firstLine="0"/>
              <w:jc w:val="center"/>
              <w:rPr>
                <w:rFonts w:ascii="宋体" w:eastAsia="宋体" w:hAnsi="宋体" w:cs="宋体"/>
              </w:rPr>
            </w:pPr>
            <w:r>
              <w:rPr>
                <w:rFonts w:ascii="宋体" w:eastAsia="宋体" w:hAnsi="宋体" w:cs="宋体" w:hint="eastAsia"/>
              </w:rPr>
              <w:t>备注</w:t>
            </w:r>
          </w:p>
        </w:tc>
      </w:tr>
      <w:tr w:rsidR="00DF5B7A" w:rsidRPr="008B7164" w14:paraId="33344CE6" w14:textId="77777777" w:rsidTr="008B7164">
        <w:trPr>
          <w:trHeight w:val="340"/>
        </w:trPr>
        <w:tc>
          <w:tcPr>
            <w:tcW w:w="498"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1931820" w14:textId="77777777" w:rsidR="008B7164" w:rsidRPr="008B7164" w:rsidRDefault="008B7164" w:rsidP="00F65242">
            <w:pPr>
              <w:spacing w:after="0"/>
              <w:ind w:left="0" w:firstLine="0"/>
              <w:jc w:val="center"/>
              <w:rPr>
                <w:rFonts w:ascii="宋体" w:eastAsia="宋体" w:hAnsi="宋体" w:cs="宋体"/>
                <w:szCs w:val="21"/>
              </w:rPr>
            </w:pPr>
            <w:r w:rsidRPr="008B7164">
              <w:rPr>
                <w:rFonts w:ascii="宋体" w:eastAsia="宋体" w:hAnsi="宋体" w:cs="宋体" w:hint="eastAsia"/>
                <w:szCs w:val="21"/>
              </w:rPr>
              <w:t>1</w:t>
            </w:r>
          </w:p>
        </w:tc>
        <w:tc>
          <w:tcPr>
            <w:tcW w:w="108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1150A7" w14:textId="77777777" w:rsidR="008B7164" w:rsidRPr="008B7164" w:rsidRDefault="008B7164" w:rsidP="00F65242">
            <w:pPr>
              <w:spacing w:after="0"/>
              <w:ind w:left="0" w:firstLine="0"/>
              <w:jc w:val="center"/>
              <w:rPr>
                <w:rFonts w:ascii="宋体" w:eastAsia="宋体" w:hAnsi="宋体" w:cs="宋体"/>
                <w:szCs w:val="21"/>
              </w:rPr>
            </w:pPr>
            <w:r w:rsidRPr="008B7164">
              <w:rPr>
                <w:rFonts w:ascii="宋体" w:eastAsia="宋体" w:hAnsi="宋体" w:cs="宋体"/>
                <w:szCs w:val="21"/>
              </w:rPr>
              <w:t>终端时间</w:t>
            </w:r>
          </w:p>
        </w:tc>
        <w:tc>
          <w:tcPr>
            <w:tcW w:w="91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4FE604" w14:textId="55AA63C8" w:rsidR="008B7164" w:rsidRPr="008B7164" w:rsidRDefault="008B7164" w:rsidP="00F65242">
            <w:pPr>
              <w:spacing w:after="0"/>
              <w:ind w:left="0" w:firstLine="0"/>
              <w:jc w:val="center"/>
              <w:rPr>
                <w:rFonts w:ascii="宋体" w:eastAsia="宋体" w:hAnsi="宋体" w:cs="宋体"/>
                <w:szCs w:val="21"/>
              </w:rPr>
            </w:pPr>
            <w:r w:rsidRPr="008B7164">
              <w:rPr>
                <w:rFonts w:ascii="宋体" w:eastAsia="宋体" w:hAnsi="宋体" w:cs="Calibri"/>
                <w:szCs w:val="21"/>
              </w:rPr>
              <w:t>6</w:t>
            </w:r>
          </w:p>
        </w:tc>
        <w:tc>
          <w:tcPr>
            <w:tcW w:w="142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380F02" w14:textId="77777777" w:rsidR="008B7164" w:rsidRPr="008B7164" w:rsidRDefault="008B7164" w:rsidP="00F65242">
            <w:pPr>
              <w:spacing w:after="0"/>
              <w:ind w:left="0" w:firstLine="0"/>
              <w:jc w:val="center"/>
              <w:rPr>
                <w:rFonts w:ascii="宋体" w:eastAsia="宋体" w:hAnsi="宋体" w:cs="宋体"/>
                <w:szCs w:val="21"/>
              </w:rPr>
            </w:pPr>
            <w:r w:rsidRPr="008B7164">
              <w:rPr>
                <w:rFonts w:ascii="宋体" w:eastAsia="宋体" w:hAnsi="宋体" w:cs="宋体"/>
                <w:szCs w:val="21"/>
              </w:rPr>
              <w:t>时间戳</w:t>
            </w:r>
          </w:p>
        </w:tc>
        <w:tc>
          <w:tcPr>
            <w:tcW w:w="107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FA4743F" w14:textId="77777777" w:rsidR="008B7164" w:rsidRPr="008B7164" w:rsidRDefault="008B7164" w:rsidP="00F65242">
            <w:pPr>
              <w:spacing w:after="0"/>
              <w:ind w:left="0" w:firstLine="0"/>
              <w:jc w:val="center"/>
              <w:rPr>
                <w:rFonts w:ascii="宋体" w:eastAsia="宋体" w:hAnsi="宋体" w:cs="宋体"/>
                <w:szCs w:val="21"/>
              </w:rPr>
            </w:pPr>
          </w:p>
        </w:tc>
      </w:tr>
    </w:tbl>
    <w:p w14:paraId="3D58F7FA" w14:textId="77777777" w:rsidR="004E3A6D" w:rsidRPr="008B7164" w:rsidRDefault="004E3A6D" w:rsidP="007D0B39">
      <w:pPr>
        <w:pStyle w:val="2"/>
        <w:numPr>
          <w:ilvl w:val="2"/>
          <w:numId w:val="4"/>
        </w:numPr>
        <w:spacing w:beforeLines="100" w:before="240" w:afterLines="100" w:after="240" w:line="240" w:lineRule="auto"/>
        <w:rPr>
          <w:rFonts w:ascii="黑体" w:eastAsia="黑体" w:hAnsi="黑体"/>
          <w:b w:val="0"/>
          <w:sz w:val="21"/>
          <w:szCs w:val="21"/>
        </w:rPr>
      </w:pPr>
      <w:bookmarkStart w:id="920" w:name="_Toc118125467"/>
      <w:bookmarkStart w:id="921" w:name="_Toc119050749"/>
      <w:r w:rsidRPr="008B7164">
        <w:rPr>
          <w:rFonts w:ascii="黑体" w:eastAsia="黑体" w:hAnsi="黑体"/>
          <w:b w:val="0"/>
          <w:sz w:val="21"/>
          <w:szCs w:val="21"/>
        </w:rPr>
        <w:lastRenderedPageBreak/>
        <w:t>重启终端（0x04）</w:t>
      </w:r>
      <w:bookmarkEnd w:id="920"/>
      <w:bookmarkEnd w:id="921"/>
    </w:p>
    <w:p w14:paraId="192DF9C2" w14:textId="756AE4F7" w:rsidR="004E3A6D" w:rsidRDefault="004E3A6D" w:rsidP="008B7164">
      <w:pPr>
        <w:spacing w:after="0" w:line="400" w:lineRule="exact"/>
        <w:ind w:left="0" w:firstLineChars="200" w:firstLine="420"/>
        <w:rPr>
          <w:rFonts w:ascii="宋体" w:eastAsia="宋体" w:hAnsi="宋体" w:cs="宋体"/>
        </w:rPr>
      </w:pPr>
      <w:r>
        <w:rPr>
          <w:rFonts w:ascii="宋体" w:eastAsia="宋体" w:hAnsi="宋体" w:cs="宋体"/>
        </w:rPr>
        <w:t>说明：重启终端，不应该影响用户数据，以及租赁状态，尤其不能影响动力控制</w:t>
      </w:r>
    </w:p>
    <w:p w14:paraId="20DECDE5" w14:textId="5702679E" w:rsidR="008B7164" w:rsidRPr="008B7164" w:rsidRDefault="008B7164" w:rsidP="008B7164">
      <w:pPr>
        <w:spacing w:beforeLines="50" w:before="120" w:after="0" w:line="240" w:lineRule="auto"/>
        <w:ind w:left="0" w:firstLine="0"/>
        <w:jc w:val="center"/>
        <w:rPr>
          <w:rFonts w:ascii="宋体" w:eastAsia="宋体" w:hAnsi="宋体"/>
        </w:rPr>
      </w:pPr>
      <w:r w:rsidRPr="008B7164">
        <w:rPr>
          <w:rFonts w:ascii="宋体" w:eastAsia="宋体" w:hAnsi="宋体" w:hint="eastAsia"/>
        </w:rPr>
        <w:t>表3</w:t>
      </w:r>
      <w:r w:rsidRPr="008B7164">
        <w:rPr>
          <w:rFonts w:ascii="宋体" w:eastAsia="宋体" w:hAnsi="宋体"/>
        </w:rPr>
        <w:t>-</w:t>
      </w:r>
      <w:r w:rsidR="00C01350">
        <w:rPr>
          <w:rFonts w:ascii="宋体" w:eastAsia="宋体" w:hAnsi="宋体"/>
        </w:rPr>
        <w:t>23</w:t>
      </w:r>
      <w:r w:rsidRPr="008B7164">
        <w:rPr>
          <w:rFonts w:ascii="宋体" w:eastAsia="宋体" w:hAnsi="宋体"/>
        </w:rPr>
        <w:t xml:space="preserve"> </w:t>
      </w:r>
      <w:r w:rsidR="00C01350">
        <w:rPr>
          <w:rFonts w:ascii="宋体" w:eastAsia="宋体" w:hAnsi="宋体" w:hint="eastAsia"/>
        </w:rPr>
        <w:t>平台下发</w:t>
      </w:r>
      <w:r w:rsidRPr="008B7164">
        <w:rPr>
          <w:rFonts w:ascii="宋体" w:eastAsia="宋体" w:hAnsi="宋体"/>
        </w:rPr>
        <w:t>—0</w:t>
      </w:r>
      <w:r w:rsidRPr="008B7164">
        <w:rPr>
          <w:rFonts w:ascii="宋体" w:eastAsia="宋体" w:hAnsi="宋体" w:hint="eastAsia"/>
        </w:rPr>
        <w:t>x</w:t>
      </w:r>
      <w:r w:rsidRPr="008B7164">
        <w:rPr>
          <w:rFonts w:ascii="宋体" w:eastAsia="宋体" w:hAnsi="宋体"/>
        </w:rPr>
        <w:t>04</w:t>
      </w:r>
    </w:p>
    <w:tbl>
      <w:tblPr>
        <w:tblStyle w:val="a9"/>
        <w:tblW w:w="0" w:type="auto"/>
        <w:tblLook w:val="04A0" w:firstRow="1" w:lastRow="0" w:firstColumn="1" w:lastColumn="0" w:noHBand="0" w:noVBand="1"/>
      </w:tblPr>
      <w:tblGrid>
        <w:gridCol w:w="846"/>
        <w:gridCol w:w="1701"/>
        <w:gridCol w:w="1701"/>
        <w:gridCol w:w="2410"/>
        <w:gridCol w:w="1835"/>
      </w:tblGrid>
      <w:tr w:rsidR="00B50C39" w14:paraId="76DA3701" w14:textId="77777777" w:rsidTr="00F65242">
        <w:trPr>
          <w:trHeight w:val="460"/>
        </w:trPr>
        <w:tc>
          <w:tcPr>
            <w:tcW w:w="846" w:type="dxa"/>
            <w:shd w:val="clear" w:color="auto" w:fill="D9D9D9" w:themeFill="background1" w:themeFillShade="D9"/>
            <w:vAlign w:val="center"/>
          </w:tcPr>
          <w:p w14:paraId="1A15850C" w14:textId="77777777" w:rsidR="008B7164" w:rsidRDefault="008B7164" w:rsidP="00F65242">
            <w:pPr>
              <w:spacing w:beforeLines="50" w:before="120" w:after="0" w:line="240" w:lineRule="auto"/>
              <w:ind w:left="0" w:firstLine="0"/>
              <w:jc w:val="center"/>
              <w:rPr>
                <w:rFonts w:ascii="宋体" w:eastAsia="宋体" w:hAnsi="宋体"/>
              </w:rPr>
            </w:pPr>
            <w:r>
              <w:rPr>
                <w:rFonts w:ascii="宋体" w:eastAsia="宋体" w:hAnsi="宋体" w:hint="eastAsia"/>
              </w:rPr>
              <w:t>序号</w:t>
            </w:r>
          </w:p>
        </w:tc>
        <w:tc>
          <w:tcPr>
            <w:tcW w:w="1701" w:type="dxa"/>
            <w:shd w:val="clear" w:color="auto" w:fill="D9D9D9" w:themeFill="background1" w:themeFillShade="D9"/>
            <w:vAlign w:val="center"/>
          </w:tcPr>
          <w:p w14:paraId="469DCDD7" w14:textId="77777777" w:rsidR="008B7164" w:rsidRDefault="008B7164" w:rsidP="00F65242">
            <w:pPr>
              <w:spacing w:beforeLines="50" w:before="120" w:after="0" w:line="240" w:lineRule="auto"/>
              <w:ind w:left="0" w:firstLine="0"/>
              <w:jc w:val="center"/>
              <w:rPr>
                <w:rFonts w:ascii="宋体" w:eastAsia="宋体" w:hAnsi="宋体"/>
              </w:rPr>
            </w:pPr>
            <w:r>
              <w:rPr>
                <w:rFonts w:ascii="宋体" w:eastAsia="宋体" w:hAnsi="宋体" w:hint="eastAsia"/>
              </w:rPr>
              <w:t>字段定义</w:t>
            </w:r>
          </w:p>
        </w:tc>
        <w:tc>
          <w:tcPr>
            <w:tcW w:w="1701" w:type="dxa"/>
            <w:shd w:val="clear" w:color="auto" w:fill="D9D9D9" w:themeFill="background1" w:themeFillShade="D9"/>
            <w:vAlign w:val="center"/>
          </w:tcPr>
          <w:p w14:paraId="2EEE7897" w14:textId="77777777" w:rsidR="008B7164" w:rsidRDefault="008B7164" w:rsidP="00F65242">
            <w:pPr>
              <w:spacing w:beforeLines="50" w:before="120" w:after="0" w:line="240" w:lineRule="auto"/>
              <w:ind w:left="0" w:firstLine="0"/>
              <w:jc w:val="center"/>
              <w:rPr>
                <w:rFonts w:ascii="宋体" w:eastAsia="宋体" w:hAnsi="宋体"/>
              </w:rPr>
            </w:pPr>
            <w:r>
              <w:rPr>
                <w:rFonts w:ascii="宋体" w:eastAsia="宋体" w:hAnsi="宋体" w:hint="eastAsia"/>
              </w:rPr>
              <w:t>长度（字节）</w:t>
            </w:r>
          </w:p>
        </w:tc>
        <w:tc>
          <w:tcPr>
            <w:tcW w:w="2410" w:type="dxa"/>
            <w:shd w:val="clear" w:color="auto" w:fill="D9D9D9" w:themeFill="background1" w:themeFillShade="D9"/>
            <w:vAlign w:val="center"/>
          </w:tcPr>
          <w:p w14:paraId="0D94F746" w14:textId="77777777" w:rsidR="008B7164" w:rsidRDefault="008B7164" w:rsidP="00F65242">
            <w:pPr>
              <w:spacing w:beforeLines="50" w:before="120" w:after="0" w:line="240" w:lineRule="auto"/>
              <w:ind w:left="0" w:firstLine="0"/>
              <w:jc w:val="center"/>
              <w:rPr>
                <w:rFonts w:ascii="宋体" w:eastAsia="宋体" w:hAnsi="宋体"/>
              </w:rPr>
            </w:pPr>
            <w:r>
              <w:rPr>
                <w:rFonts w:ascii="宋体" w:eastAsia="宋体" w:hAnsi="宋体" w:hint="eastAsia"/>
              </w:rPr>
              <w:t>参数说明</w:t>
            </w:r>
          </w:p>
        </w:tc>
        <w:tc>
          <w:tcPr>
            <w:tcW w:w="1835" w:type="dxa"/>
            <w:shd w:val="clear" w:color="auto" w:fill="D9D9D9" w:themeFill="background1" w:themeFillShade="D9"/>
            <w:vAlign w:val="center"/>
          </w:tcPr>
          <w:p w14:paraId="26DEF7AC" w14:textId="77777777" w:rsidR="008B7164" w:rsidRDefault="008B7164" w:rsidP="00F65242">
            <w:pPr>
              <w:spacing w:beforeLines="50" w:before="120" w:after="0" w:line="240" w:lineRule="auto"/>
              <w:ind w:left="0" w:firstLine="0"/>
              <w:jc w:val="center"/>
              <w:rPr>
                <w:rFonts w:ascii="宋体" w:eastAsia="宋体" w:hAnsi="宋体"/>
              </w:rPr>
            </w:pPr>
            <w:r>
              <w:rPr>
                <w:rFonts w:ascii="宋体" w:eastAsia="宋体" w:hAnsi="宋体" w:hint="eastAsia"/>
              </w:rPr>
              <w:t>备注</w:t>
            </w:r>
          </w:p>
        </w:tc>
      </w:tr>
      <w:tr w:rsidR="002D74BC" w14:paraId="4EE15409" w14:textId="77777777" w:rsidTr="00F65242">
        <w:tc>
          <w:tcPr>
            <w:tcW w:w="6658" w:type="dxa"/>
            <w:gridSpan w:val="4"/>
            <w:vAlign w:val="center"/>
          </w:tcPr>
          <w:p w14:paraId="1A4CFEDE" w14:textId="77777777" w:rsidR="008B7164" w:rsidRDefault="008B7164" w:rsidP="00F65242">
            <w:pPr>
              <w:spacing w:beforeLines="50" w:before="120" w:after="0" w:line="240" w:lineRule="auto"/>
              <w:ind w:left="0" w:firstLine="0"/>
              <w:jc w:val="center"/>
              <w:rPr>
                <w:rFonts w:ascii="宋体" w:eastAsia="宋体" w:hAnsi="宋体"/>
              </w:rPr>
            </w:pPr>
            <w:r>
              <w:rPr>
                <w:rFonts w:ascii="宋体" w:eastAsia="宋体" w:hAnsi="宋体" w:hint="eastAsia"/>
              </w:rPr>
              <w:t>无</w:t>
            </w:r>
          </w:p>
        </w:tc>
        <w:tc>
          <w:tcPr>
            <w:tcW w:w="1835" w:type="dxa"/>
          </w:tcPr>
          <w:p w14:paraId="16DA46F8" w14:textId="77777777" w:rsidR="008B7164" w:rsidRDefault="008B7164" w:rsidP="00F65242">
            <w:pPr>
              <w:spacing w:beforeLines="50" w:before="120" w:after="0" w:line="240" w:lineRule="auto"/>
              <w:ind w:left="0" w:firstLine="0"/>
              <w:rPr>
                <w:rFonts w:ascii="宋体" w:eastAsia="宋体" w:hAnsi="宋体"/>
              </w:rPr>
            </w:pPr>
          </w:p>
        </w:tc>
      </w:tr>
    </w:tbl>
    <w:p w14:paraId="148B49C5" w14:textId="61F66600" w:rsidR="008B7164" w:rsidRDefault="008B7164" w:rsidP="008B7164">
      <w:pPr>
        <w:spacing w:beforeLines="50" w:before="120" w:after="0" w:line="240" w:lineRule="auto"/>
        <w:ind w:left="0" w:firstLine="0"/>
        <w:jc w:val="center"/>
        <w:rPr>
          <w:rFonts w:ascii="宋体" w:eastAsia="宋体" w:hAnsi="宋体"/>
        </w:rPr>
      </w:pPr>
      <w:r w:rsidRPr="008B7164">
        <w:rPr>
          <w:rFonts w:ascii="宋体" w:eastAsia="宋体" w:hAnsi="宋体" w:hint="eastAsia"/>
        </w:rPr>
        <w:t>表3</w:t>
      </w:r>
      <w:r w:rsidRPr="008B7164">
        <w:rPr>
          <w:rFonts w:ascii="宋体" w:eastAsia="宋体" w:hAnsi="宋体"/>
        </w:rPr>
        <w:t>-</w:t>
      </w:r>
      <w:r w:rsidR="00C01350">
        <w:rPr>
          <w:rFonts w:ascii="宋体" w:eastAsia="宋体" w:hAnsi="宋体"/>
        </w:rPr>
        <w:t>24</w:t>
      </w:r>
      <w:r w:rsidRPr="008B7164">
        <w:rPr>
          <w:rFonts w:ascii="宋体" w:eastAsia="宋体" w:hAnsi="宋体"/>
        </w:rPr>
        <w:t xml:space="preserve"> </w:t>
      </w:r>
      <w:r w:rsidR="00C01350">
        <w:rPr>
          <w:rFonts w:ascii="宋体" w:eastAsia="宋体" w:hAnsi="宋体" w:hint="eastAsia"/>
        </w:rPr>
        <w:t>终端</w:t>
      </w:r>
      <w:r w:rsidRPr="008B7164">
        <w:rPr>
          <w:rFonts w:ascii="宋体" w:eastAsia="宋体" w:hAnsi="宋体" w:hint="eastAsia"/>
        </w:rPr>
        <w:t>应答</w:t>
      </w:r>
      <w:r w:rsidRPr="008B7164">
        <w:rPr>
          <w:rFonts w:ascii="宋体" w:eastAsia="宋体" w:hAnsi="宋体"/>
        </w:rPr>
        <w:t>—0</w:t>
      </w:r>
      <w:r w:rsidRPr="008B7164">
        <w:rPr>
          <w:rFonts w:ascii="宋体" w:eastAsia="宋体" w:hAnsi="宋体" w:hint="eastAsia"/>
        </w:rPr>
        <w:t>x</w:t>
      </w:r>
      <w:r w:rsidRPr="008B7164">
        <w:rPr>
          <w:rFonts w:ascii="宋体" w:eastAsia="宋体" w:hAnsi="宋体"/>
        </w:rPr>
        <w:t>a4</w:t>
      </w:r>
    </w:p>
    <w:tbl>
      <w:tblPr>
        <w:tblW w:w="5000" w:type="pct"/>
        <w:tblCellMar>
          <w:top w:w="116" w:type="dxa"/>
          <w:left w:w="201" w:type="dxa"/>
          <w:right w:w="205" w:type="dxa"/>
        </w:tblCellMar>
        <w:tblLook w:val="0000" w:firstRow="0" w:lastRow="0" w:firstColumn="0" w:lastColumn="0" w:noHBand="0" w:noVBand="0"/>
      </w:tblPr>
      <w:tblGrid>
        <w:gridCol w:w="846"/>
        <w:gridCol w:w="1700"/>
        <w:gridCol w:w="1704"/>
        <w:gridCol w:w="2410"/>
        <w:gridCol w:w="1833"/>
      </w:tblGrid>
      <w:tr w:rsidR="002D74BC" w:rsidRPr="006E2E0E" w14:paraId="24798A9F" w14:textId="77777777" w:rsidTr="00F65242">
        <w:trPr>
          <w:trHeight w:val="397"/>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CFD5638" w14:textId="77777777" w:rsidR="008B7164" w:rsidRPr="006E2E0E" w:rsidRDefault="008B7164" w:rsidP="00F65242">
            <w:pPr>
              <w:spacing w:after="0"/>
              <w:ind w:left="3" w:firstLine="0"/>
              <w:jc w:val="center"/>
              <w:rPr>
                <w:rFonts w:ascii="宋体" w:eastAsia="宋体" w:hAnsi="宋体" w:cs="Calibri"/>
                <w:sz w:val="18"/>
              </w:rPr>
            </w:pPr>
            <w:r w:rsidRPr="006E2E0E">
              <w:rPr>
                <w:rFonts w:ascii="宋体" w:eastAsia="宋体" w:hAnsi="宋体" w:cs="宋体"/>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DE16939" w14:textId="77777777" w:rsidR="008B7164" w:rsidRPr="006E2E0E" w:rsidRDefault="008B7164" w:rsidP="00F65242">
            <w:pPr>
              <w:spacing w:after="0"/>
              <w:ind w:left="1" w:firstLine="0"/>
              <w:jc w:val="center"/>
              <w:rPr>
                <w:rFonts w:ascii="宋体" w:eastAsia="宋体" w:hAnsi="宋体" w:cs="宋体"/>
                <w:sz w:val="18"/>
              </w:rPr>
            </w:pPr>
            <w:r w:rsidRPr="006E2E0E">
              <w:rPr>
                <w:rFonts w:ascii="宋体" w:eastAsia="宋体" w:hAnsi="宋体" w:cs="宋体"/>
              </w:rPr>
              <w:t>字段定义</w:t>
            </w:r>
          </w:p>
        </w:tc>
        <w:tc>
          <w:tcPr>
            <w:tcW w:w="100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B8EA976" w14:textId="77777777" w:rsidR="008B7164" w:rsidRPr="006E2E0E" w:rsidRDefault="008B7164" w:rsidP="00F65242">
            <w:pPr>
              <w:spacing w:after="0"/>
              <w:ind w:left="5" w:firstLine="0"/>
              <w:jc w:val="center"/>
              <w:rPr>
                <w:rFonts w:ascii="宋体" w:eastAsia="宋体" w:hAnsi="宋体" w:cs="Calibri"/>
                <w:sz w:val="18"/>
              </w:rPr>
            </w:pPr>
            <w:r>
              <w:rPr>
                <w:rFonts w:ascii="宋体" w:eastAsia="宋体" w:hAnsi="宋体" w:cs="宋体" w:hint="eastAsia"/>
              </w:rPr>
              <w:t>长度（</w:t>
            </w:r>
            <w:r w:rsidRPr="006E2E0E">
              <w:rPr>
                <w:rFonts w:ascii="宋体" w:eastAsia="宋体" w:hAnsi="宋体" w:cs="宋体"/>
              </w:rPr>
              <w:t>字节</w:t>
            </w:r>
            <w:r>
              <w:rPr>
                <w:rFonts w:ascii="宋体" w:eastAsia="宋体" w:hAnsi="宋体" w:cs="宋体" w:hint="eastAsia"/>
              </w:rPr>
              <w:t>）</w:t>
            </w:r>
          </w:p>
        </w:tc>
        <w:tc>
          <w:tcPr>
            <w:tcW w:w="14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B081A84" w14:textId="77777777" w:rsidR="008B7164" w:rsidRPr="006E2E0E" w:rsidRDefault="008B7164" w:rsidP="00F65242">
            <w:pPr>
              <w:spacing w:after="0"/>
              <w:ind w:left="6" w:firstLine="0"/>
              <w:jc w:val="center"/>
              <w:rPr>
                <w:rFonts w:ascii="宋体" w:eastAsia="宋体" w:hAnsi="宋体" w:cs="Calibri"/>
                <w:sz w:val="18"/>
              </w:rPr>
            </w:pPr>
            <w:r>
              <w:rPr>
                <w:rFonts w:ascii="宋体" w:eastAsia="宋体" w:hAnsi="宋体" w:cs="宋体" w:hint="eastAsia"/>
              </w:rPr>
              <w:t>参数说明</w:t>
            </w:r>
          </w:p>
        </w:tc>
        <w:tc>
          <w:tcPr>
            <w:tcW w:w="107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0EDFD29" w14:textId="77777777" w:rsidR="008B7164" w:rsidRPr="006E2E0E" w:rsidRDefault="008B7164" w:rsidP="00F65242">
            <w:pPr>
              <w:spacing w:after="0"/>
              <w:ind w:left="6" w:firstLine="0"/>
              <w:jc w:val="center"/>
              <w:rPr>
                <w:rFonts w:ascii="宋体" w:eastAsia="宋体" w:hAnsi="宋体" w:cs="Calibri"/>
                <w:sz w:val="18"/>
              </w:rPr>
            </w:pPr>
            <w:r>
              <w:rPr>
                <w:rFonts w:ascii="宋体" w:eastAsia="宋体" w:hAnsi="宋体" w:cs="宋体" w:hint="eastAsia"/>
              </w:rPr>
              <w:t>备注</w:t>
            </w:r>
          </w:p>
        </w:tc>
      </w:tr>
      <w:tr w:rsidR="002D74BC" w:rsidRPr="006E2E0E" w14:paraId="331C00B9" w14:textId="77777777" w:rsidTr="00F65242">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C30B47" w14:textId="77777777" w:rsidR="008B7164" w:rsidRPr="006E2E0E" w:rsidRDefault="008B7164" w:rsidP="00F65242">
            <w:pPr>
              <w:spacing w:after="0"/>
              <w:ind w:left="3" w:firstLine="0"/>
              <w:jc w:val="center"/>
              <w:rPr>
                <w:rFonts w:ascii="宋体" w:eastAsia="宋体" w:hAnsi="宋体"/>
              </w:rPr>
            </w:pPr>
            <w:r w:rsidRPr="006E2E0E">
              <w:rPr>
                <w:rFonts w:ascii="宋体" w:eastAsia="宋体" w:hAnsi="宋体" w:cs="Calibri"/>
                <w:sz w:val="18"/>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949967" w14:textId="77777777" w:rsidR="008B7164" w:rsidRPr="006E2E0E" w:rsidRDefault="008B7164" w:rsidP="00F65242">
            <w:pPr>
              <w:spacing w:after="0"/>
              <w:ind w:left="1" w:firstLine="0"/>
              <w:jc w:val="center"/>
              <w:rPr>
                <w:rFonts w:ascii="宋体" w:eastAsia="宋体" w:hAnsi="宋体"/>
              </w:rPr>
            </w:pPr>
            <w:r w:rsidRPr="006E2E0E">
              <w:rPr>
                <w:rFonts w:ascii="宋体" w:eastAsia="宋体" w:hAnsi="宋体" w:cs="宋体"/>
                <w:sz w:val="18"/>
              </w:rPr>
              <w:t>执行结果</w:t>
            </w:r>
          </w:p>
        </w:tc>
        <w:tc>
          <w:tcPr>
            <w:tcW w:w="10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CDF2DD" w14:textId="77777777" w:rsidR="008B7164" w:rsidRPr="006E2E0E" w:rsidRDefault="008B7164" w:rsidP="00F65242">
            <w:pPr>
              <w:spacing w:after="0"/>
              <w:ind w:left="5" w:firstLine="0"/>
              <w:jc w:val="center"/>
              <w:rPr>
                <w:rFonts w:ascii="宋体" w:eastAsia="宋体" w:hAnsi="宋体"/>
              </w:rPr>
            </w:pPr>
            <w:r w:rsidRPr="006E2E0E">
              <w:rPr>
                <w:rFonts w:ascii="宋体" w:eastAsia="宋体" w:hAnsi="宋体" w:cs="Calibri"/>
                <w:sz w:val="18"/>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EAD83C" w14:textId="77777777" w:rsidR="008B7164" w:rsidRDefault="008B7164" w:rsidP="00F65242">
            <w:pPr>
              <w:spacing w:after="0"/>
              <w:jc w:val="both"/>
              <w:rPr>
                <w:rFonts w:ascii="宋体" w:eastAsia="宋体" w:hAnsi="宋体" w:cs="宋体"/>
                <w:sz w:val="18"/>
              </w:rPr>
            </w:pPr>
            <w:r w:rsidRPr="006E2E0E">
              <w:rPr>
                <w:rFonts w:ascii="宋体" w:eastAsia="宋体" w:hAnsi="宋体" w:cs="Calibri"/>
                <w:sz w:val="18"/>
              </w:rPr>
              <w:t>0x00</w:t>
            </w:r>
            <w:r w:rsidRPr="006E2E0E">
              <w:rPr>
                <w:rFonts w:ascii="宋体" w:eastAsia="宋体" w:hAnsi="宋体" w:cs="宋体"/>
                <w:sz w:val="18"/>
              </w:rPr>
              <w:t>：成功</w:t>
            </w:r>
            <w:r>
              <w:rPr>
                <w:rFonts w:ascii="宋体" w:eastAsia="宋体" w:hAnsi="宋体" w:cs="宋体"/>
                <w:sz w:val="18"/>
              </w:rPr>
              <w:t>;</w:t>
            </w:r>
          </w:p>
          <w:p w14:paraId="0076485F" w14:textId="77777777" w:rsidR="008B7164" w:rsidRPr="006E2E0E" w:rsidRDefault="008B7164" w:rsidP="00F65242">
            <w:pPr>
              <w:spacing w:after="0"/>
              <w:ind w:left="6" w:firstLine="0"/>
              <w:jc w:val="both"/>
              <w:rPr>
                <w:rFonts w:ascii="宋体" w:eastAsia="宋体" w:hAnsi="宋体"/>
              </w:rPr>
            </w:pPr>
            <w:r w:rsidRPr="006E2E0E">
              <w:rPr>
                <w:rFonts w:ascii="宋体" w:eastAsia="宋体" w:hAnsi="宋体" w:cs="Calibri"/>
                <w:sz w:val="18"/>
              </w:rPr>
              <w:t>0x01</w:t>
            </w:r>
            <w:r>
              <w:rPr>
                <w:rFonts w:ascii="宋体" w:eastAsia="宋体" w:hAnsi="宋体" w:cs="Calibri" w:hint="eastAsia"/>
                <w:sz w:val="18"/>
              </w:rPr>
              <w:t>：</w:t>
            </w:r>
            <w:r w:rsidRPr="006E2E0E">
              <w:rPr>
                <w:rFonts w:ascii="宋体" w:eastAsia="宋体" w:hAnsi="宋体" w:cs="宋体"/>
                <w:sz w:val="18"/>
              </w:rPr>
              <w:t>失败</w:t>
            </w:r>
          </w:p>
        </w:tc>
        <w:tc>
          <w:tcPr>
            <w:tcW w:w="1079" w:type="pct"/>
            <w:tcBorders>
              <w:top w:val="single" w:sz="4" w:space="0" w:color="000000"/>
              <w:left w:val="single" w:sz="4" w:space="0" w:color="000000"/>
              <w:bottom w:val="single" w:sz="4" w:space="0" w:color="000000"/>
              <w:right w:val="single" w:sz="4" w:space="0" w:color="000000"/>
            </w:tcBorders>
          </w:tcPr>
          <w:p w14:paraId="54C31E6E" w14:textId="77777777" w:rsidR="008B7164" w:rsidRPr="006E2E0E" w:rsidRDefault="008B7164" w:rsidP="00F65242">
            <w:pPr>
              <w:spacing w:after="0"/>
              <w:ind w:left="6" w:firstLine="0"/>
              <w:jc w:val="center"/>
              <w:rPr>
                <w:rFonts w:ascii="宋体" w:eastAsia="宋体" w:hAnsi="宋体" w:cs="Calibri"/>
                <w:sz w:val="18"/>
              </w:rPr>
            </w:pPr>
          </w:p>
        </w:tc>
      </w:tr>
    </w:tbl>
    <w:p w14:paraId="4672E2F9" w14:textId="77777777" w:rsidR="004E3A6D" w:rsidRPr="00BF7680" w:rsidRDefault="004E3A6D" w:rsidP="007D0B39">
      <w:pPr>
        <w:pStyle w:val="2"/>
        <w:numPr>
          <w:ilvl w:val="2"/>
          <w:numId w:val="4"/>
        </w:numPr>
        <w:spacing w:beforeLines="100" w:before="240" w:afterLines="100" w:after="240" w:line="240" w:lineRule="auto"/>
        <w:rPr>
          <w:rFonts w:ascii="黑体" w:eastAsia="黑体" w:hAnsi="黑体"/>
          <w:b w:val="0"/>
          <w:sz w:val="21"/>
          <w:szCs w:val="21"/>
        </w:rPr>
      </w:pPr>
      <w:bookmarkStart w:id="922" w:name="_车辆控制（0x05）"/>
      <w:bookmarkStart w:id="923" w:name="_设置车辆参数（0x11）"/>
      <w:bookmarkStart w:id="924" w:name="_Toc118125469"/>
      <w:bookmarkStart w:id="925" w:name="_Toc119050751"/>
      <w:bookmarkEnd w:id="922"/>
      <w:bookmarkEnd w:id="923"/>
      <w:r w:rsidRPr="00BF7680">
        <w:rPr>
          <w:rFonts w:ascii="黑体" w:eastAsia="黑体" w:hAnsi="黑体"/>
          <w:b w:val="0"/>
          <w:sz w:val="21"/>
          <w:szCs w:val="21"/>
        </w:rPr>
        <w:t>设置车辆参数（0x11）</w:t>
      </w:r>
      <w:bookmarkEnd w:id="924"/>
      <w:bookmarkEnd w:id="925"/>
    </w:p>
    <w:p w14:paraId="407A5348" w14:textId="2AC3C7B4" w:rsidR="004E3A6D" w:rsidRDefault="004E3A6D" w:rsidP="00BF7680">
      <w:pPr>
        <w:spacing w:after="0" w:line="400" w:lineRule="exact"/>
        <w:ind w:left="0" w:firstLineChars="200" w:firstLine="420"/>
        <w:rPr>
          <w:rFonts w:ascii="宋体" w:eastAsia="宋体" w:hAnsi="宋体" w:cs="宋体"/>
        </w:rPr>
      </w:pPr>
      <w:r>
        <w:rPr>
          <w:rFonts w:ascii="宋体" w:eastAsia="宋体" w:hAnsi="宋体" w:cs="宋体"/>
        </w:rPr>
        <w:t>说明：下限阈值：当车辆在空闲状态下，电量低于下限值，状态置为亏电，不能预约租赁上限阈值：假如当前亏电状态，则必须充电达到上限值则变空闲</w:t>
      </w:r>
    </w:p>
    <w:p w14:paraId="33D11C95" w14:textId="1C8E7913" w:rsidR="00BF7680" w:rsidRDefault="00BF7680" w:rsidP="00BF7680">
      <w:pPr>
        <w:spacing w:beforeLines="50" w:before="120" w:after="0" w:line="240" w:lineRule="auto"/>
        <w:ind w:left="0" w:firstLine="0"/>
        <w:jc w:val="center"/>
        <w:rPr>
          <w:rFonts w:ascii="宋体" w:eastAsia="宋体" w:hAnsi="宋体"/>
        </w:rPr>
      </w:pPr>
      <w:r w:rsidRPr="00BF7680">
        <w:rPr>
          <w:rFonts w:ascii="宋体" w:eastAsia="宋体" w:hAnsi="宋体" w:hint="eastAsia"/>
        </w:rPr>
        <w:t>表3</w:t>
      </w:r>
      <w:r w:rsidRPr="00BF7680">
        <w:rPr>
          <w:rFonts w:ascii="宋体" w:eastAsia="宋体" w:hAnsi="宋体"/>
        </w:rPr>
        <w:t>-</w:t>
      </w:r>
      <w:r w:rsidR="00C01350">
        <w:rPr>
          <w:rFonts w:ascii="宋体" w:eastAsia="宋体" w:hAnsi="宋体"/>
        </w:rPr>
        <w:t>27</w:t>
      </w:r>
      <w:r w:rsidRPr="00BF7680">
        <w:rPr>
          <w:rFonts w:ascii="宋体" w:eastAsia="宋体" w:hAnsi="宋体"/>
        </w:rPr>
        <w:t xml:space="preserve"> </w:t>
      </w:r>
      <w:r w:rsidR="00C01350">
        <w:rPr>
          <w:rFonts w:ascii="宋体" w:eastAsia="宋体" w:hAnsi="宋体" w:hint="eastAsia"/>
        </w:rPr>
        <w:t>平台下发</w:t>
      </w:r>
      <w:r w:rsidRPr="00BF7680">
        <w:rPr>
          <w:rFonts w:ascii="宋体" w:eastAsia="宋体" w:hAnsi="宋体"/>
        </w:rPr>
        <w:t>—0</w:t>
      </w:r>
      <w:r w:rsidRPr="00BF7680">
        <w:rPr>
          <w:rFonts w:ascii="宋体" w:eastAsia="宋体" w:hAnsi="宋体" w:hint="eastAsia"/>
        </w:rPr>
        <w:t>x</w:t>
      </w:r>
      <w:r w:rsidRPr="00BF7680">
        <w:rPr>
          <w:rFonts w:ascii="宋体" w:eastAsia="宋体" w:hAnsi="宋体"/>
        </w:rPr>
        <w:t>11</w:t>
      </w:r>
    </w:p>
    <w:tbl>
      <w:tblPr>
        <w:tblW w:w="5000" w:type="pct"/>
        <w:tblCellMar>
          <w:top w:w="83" w:type="dxa"/>
          <w:left w:w="107" w:type="dxa"/>
          <w:right w:w="205" w:type="dxa"/>
        </w:tblCellMar>
        <w:tblLook w:val="0000" w:firstRow="0" w:lastRow="0" w:firstColumn="0" w:lastColumn="0" w:noHBand="0" w:noVBand="0"/>
      </w:tblPr>
      <w:tblGrid>
        <w:gridCol w:w="846"/>
        <w:gridCol w:w="1702"/>
        <w:gridCol w:w="1700"/>
        <w:gridCol w:w="2692"/>
        <w:gridCol w:w="1553"/>
      </w:tblGrid>
      <w:tr w:rsidR="00BF7680" w:rsidRPr="00BF7680" w14:paraId="204144A8" w14:textId="0A27E3CB" w:rsidTr="00BF7680">
        <w:trPr>
          <w:trHeight w:val="375"/>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FD9CF6B" w14:textId="77777777" w:rsidR="00BF7680" w:rsidRPr="00BF7680" w:rsidRDefault="00BF7680" w:rsidP="00BF7680">
            <w:pPr>
              <w:spacing w:after="0"/>
              <w:ind w:left="3" w:firstLine="0"/>
              <w:jc w:val="center"/>
              <w:rPr>
                <w:rFonts w:ascii="宋体" w:eastAsia="宋体" w:hAnsi="宋体" w:cs="宋体"/>
                <w:szCs w:val="21"/>
              </w:rPr>
            </w:pPr>
            <w:r w:rsidRPr="00BF7680">
              <w:rPr>
                <w:rFonts w:ascii="宋体" w:eastAsia="宋体" w:hAnsi="宋体" w:cs="宋体"/>
                <w:szCs w:val="21"/>
              </w:rPr>
              <w:t>序号</w:t>
            </w:r>
          </w:p>
        </w:tc>
        <w:tc>
          <w:tcPr>
            <w:tcW w:w="100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1F702AD" w14:textId="77777777" w:rsidR="00BF7680" w:rsidRPr="00BF7680" w:rsidRDefault="00BF7680" w:rsidP="00BF7680">
            <w:pPr>
              <w:spacing w:after="0"/>
              <w:ind w:left="376" w:firstLine="0"/>
              <w:jc w:val="center"/>
              <w:rPr>
                <w:rFonts w:ascii="宋体" w:eastAsia="宋体" w:hAnsi="宋体"/>
                <w:szCs w:val="21"/>
              </w:rPr>
            </w:pPr>
            <w:r w:rsidRPr="00BF7680">
              <w:rPr>
                <w:rFonts w:ascii="宋体" w:eastAsia="宋体" w:hAnsi="宋体" w:cs="宋体"/>
                <w:szCs w:val="21"/>
              </w:rPr>
              <w:t>字段定义</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C2E99A4" w14:textId="3999AFEB" w:rsidR="00BF7680" w:rsidRPr="00BF7680" w:rsidRDefault="00BF7680" w:rsidP="00BF7680">
            <w:pPr>
              <w:spacing w:after="0"/>
              <w:ind w:left="94" w:firstLine="0"/>
              <w:jc w:val="both"/>
              <w:rPr>
                <w:rFonts w:ascii="宋体" w:eastAsia="宋体" w:hAnsi="宋体"/>
                <w:szCs w:val="21"/>
              </w:rPr>
            </w:pPr>
            <w:r w:rsidRPr="008B7164">
              <w:rPr>
                <w:rFonts w:ascii="宋体" w:eastAsia="宋体" w:hAnsi="宋体" w:cs="宋体" w:hint="eastAsia"/>
              </w:rPr>
              <w:t>长度（字节）</w:t>
            </w:r>
          </w:p>
        </w:tc>
        <w:tc>
          <w:tcPr>
            <w:tcW w:w="15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2C8E68B" w14:textId="77777777" w:rsidR="00BF7680" w:rsidRPr="00BF7680" w:rsidRDefault="00BF7680" w:rsidP="00BF7680">
            <w:pPr>
              <w:spacing w:after="0"/>
              <w:ind w:left="95" w:firstLine="0"/>
              <w:jc w:val="center"/>
              <w:rPr>
                <w:rFonts w:ascii="宋体" w:eastAsia="宋体" w:hAnsi="宋体"/>
                <w:szCs w:val="21"/>
              </w:rPr>
            </w:pPr>
            <w:r w:rsidRPr="00BF7680">
              <w:rPr>
                <w:rFonts w:ascii="宋体" w:eastAsia="宋体" w:hAnsi="宋体" w:cs="宋体"/>
                <w:szCs w:val="21"/>
              </w:rPr>
              <w:t>参数说明</w:t>
            </w:r>
          </w:p>
        </w:tc>
        <w:tc>
          <w:tcPr>
            <w:tcW w:w="91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75A9DCA" w14:textId="0097713D" w:rsidR="00BF7680" w:rsidRPr="00BF7680" w:rsidRDefault="00BF7680" w:rsidP="00BF7680">
            <w:pPr>
              <w:spacing w:after="0"/>
              <w:ind w:left="95" w:firstLine="0"/>
              <w:jc w:val="center"/>
              <w:rPr>
                <w:rFonts w:ascii="宋体" w:eastAsia="宋体" w:hAnsi="宋体" w:cs="宋体"/>
                <w:szCs w:val="21"/>
              </w:rPr>
            </w:pPr>
            <w:r>
              <w:rPr>
                <w:rFonts w:ascii="宋体" w:eastAsia="宋体" w:hAnsi="宋体" w:cs="宋体" w:hint="eastAsia"/>
                <w:szCs w:val="21"/>
              </w:rPr>
              <w:t>备注</w:t>
            </w:r>
          </w:p>
        </w:tc>
      </w:tr>
      <w:tr w:rsidR="00BF7680" w:rsidRPr="00BF7680" w14:paraId="3AE05C64" w14:textId="2A642D52" w:rsidTr="00BF7680">
        <w:trPr>
          <w:trHeight w:val="1601"/>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2F392B6" w14:textId="77777777" w:rsidR="00BF7680" w:rsidRPr="00BF7680" w:rsidRDefault="00BF7680" w:rsidP="006E2E0E">
            <w:pPr>
              <w:spacing w:after="0"/>
              <w:ind w:left="97" w:firstLine="0"/>
              <w:jc w:val="center"/>
              <w:rPr>
                <w:rFonts w:ascii="宋体" w:eastAsia="宋体" w:hAnsi="宋体"/>
                <w:color w:val="auto"/>
                <w:szCs w:val="21"/>
              </w:rPr>
            </w:pPr>
            <w:r w:rsidRPr="00BF7680">
              <w:rPr>
                <w:rFonts w:ascii="宋体" w:eastAsia="宋体" w:hAnsi="宋体" w:cs="Calibri"/>
                <w:color w:val="auto"/>
                <w:szCs w:val="21"/>
              </w:rPr>
              <w:t>1</w:t>
            </w:r>
          </w:p>
        </w:tc>
        <w:tc>
          <w:tcPr>
            <w:tcW w:w="10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501400" w14:textId="77777777" w:rsidR="00BF7680" w:rsidRPr="00BF7680" w:rsidRDefault="00BF7680" w:rsidP="006E2E0E">
            <w:pPr>
              <w:spacing w:after="0"/>
              <w:ind w:left="95" w:firstLine="0"/>
              <w:jc w:val="center"/>
              <w:rPr>
                <w:rFonts w:ascii="宋体" w:eastAsia="宋体" w:hAnsi="宋体"/>
                <w:color w:val="auto"/>
                <w:szCs w:val="21"/>
              </w:rPr>
            </w:pPr>
            <w:r w:rsidRPr="00BF7680">
              <w:rPr>
                <w:rFonts w:ascii="宋体" w:eastAsia="宋体" w:hAnsi="宋体" w:cs="宋体"/>
                <w:color w:val="auto"/>
                <w:szCs w:val="21"/>
              </w:rPr>
              <w:t>类型</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1C3391" w14:textId="57FEAACD" w:rsidR="00BF7680" w:rsidRPr="00BF7680" w:rsidRDefault="00BF7680" w:rsidP="006E2E0E">
            <w:pPr>
              <w:spacing w:after="0"/>
              <w:ind w:left="99" w:firstLine="0"/>
              <w:jc w:val="center"/>
              <w:rPr>
                <w:rFonts w:ascii="宋体" w:eastAsia="宋体" w:hAnsi="宋体"/>
                <w:color w:val="auto"/>
                <w:szCs w:val="21"/>
              </w:rPr>
            </w:pPr>
            <w:r w:rsidRPr="00BF7680">
              <w:rPr>
                <w:rFonts w:ascii="宋体" w:eastAsia="宋体" w:hAnsi="宋体" w:cs="Calibri"/>
                <w:color w:val="auto"/>
                <w:szCs w:val="21"/>
              </w:rPr>
              <w:t>1</w:t>
            </w:r>
          </w:p>
        </w:tc>
        <w:tc>
          <w:tcPr>
            <w:tcW w:w="1585" w:type="pct"/>
            <w:tcBorders>
              <w:top w:val="single" w:sz="4" w:space="0" w:color="000000"/>
              <w:left w:val="single" w:sz="4" w:space="0" w:color="000000"/>
              <w:bottom w:val="single" w:sz="4" w:space="0" w:color="000000"/>
              <w:right w:val="single" w:sz="4" w:space="0" w:color="000000"/>
            </w:tcBorders>
            <w:shd w:val="clear" w:color="auto" w:fill="auto"/>
          </w:tcPr>
          <w:p w14:paraId="60F34446" w14:textId="77777777" w:rsidR="00BF7680" w:rsidRPr="00BF7680" w:rsidRDefault="00BF7680" w:rsidP="00BF7680">
            <w:pPr>
              <w:spacing w:after="0" w:line="240" w:lineRule="auto"/>
              <w:ind w:left="0" w:firstLine="0"/>
              <w:rPr>
                <w:rFonts w:ascii="宋体" w:eastAsia="宋体" w:hAnsi="宋体"/>
                <w:color w:val="auto"/>
                <w:szCs w:val="21"/>
              </w:rPr>
            </w:pPr>
            <w:r w:rsidRPr="00BF7680">
              <w:rPr>
                <w:rFonts w:ascii="宋体" w:eastAsia="宋体" w:hAnsi="宋体" w:cs="Calibri"/>
                <w:color w:val="auto"/>
                <w:szCs w:val="21"/>
              </w:rPr>
              <w:t>0x01</w:t>
            </w:r>
            <w:r w:rsidRPr="00BF7680">
              <w:rPr>
                <w:rFonts w:ascii="宋体" w:eastAsia="宋体" w:hAnsi="宋体" w:cs="宋体"/>
                <w:color w:val="auto"/>
                <w:szCs w:val="21"/>
              </w:rPr>
              <w:t xml:space="preserve">：设定刷卡预约超时时间（默认 </w:t>
            </w:r>
            <w:r w:rsidRPr="00BF7680">
              <w:rPr>
                <w:rFonts w:ascii="宋体" w:eastAsia="宋体" w:hAnsi="宋体" w:cs="Calibri"/>
                <w:color w:val="auto"/>
                <w:szCs w:val="21"/>
              </w:rPr>
              <w:t>180s</w:t>
            </w:r>
            <w:r w:rsidRPr="00BF7680">
              <w:rPr>
                <w:rFonts w:ascii="宋体" w:eastAsia="宋体" w:hAnsi="宋体" w:cs="宋体"/>
                <w:color w:val="auto"/>
                <w:szCs w:val="21"/>
              </w:rPr>
              <w:t>）单位：</w:t>
            </w:r>
            <w:proofErr w:type="gramStart"/>
            <w:r w:rsidRPr="00BF7680">
              <w:rPr>
                <w:rFonts w:ascii="宋体" w:eastAsia="宋体" w:hAnsi="宋体" w:cs="宋体"/>
                <w:color w:val="auto"/>
                <w:szCs w:val="21"/>
              </w:rPr>
              <w:t>秒</w:t>
            </w:r>
            <w:proofErr w:type="gramEnd"/>
          </w:p>
          <w:p w14:paraId="6F8F2258" w14:textId="77777777" w:rsidR="00BF7680" w:rsidRPr="00BF7680" w:rsidRDefault="00BF7680" w:rsidP="00BF7680">
            <w:pPr>
              <w:spacing w:after="0" w:line="240" w:lineRule="auto"/>
              <w:ind w:left="0" w:firstLine="0"/>
              <w:rPr>
                <w:rFonts w:ascii="宋体" w:eastAsia="宋体" w:hAnsi="宋体"/>
                <w:color w:val="auto"/>
                <w:szCs w:val="21"/>
              </w:rPr>
            </w:pPr>
            <w:r w:rsidRPr="00BF7680">
              <w:rPr>
                <w:rFonts w:ascii="宋体" w:eastAsia="宋体" w:hAnsi="宋体" w:cs="Calibri"/>
                <w:color w:val="auto"/>
                <w:szCs w:val="21"/>
              </w:rPr>
              <w:t>0x02</w:t>
            </w:r>
            <w:r w:rsidRPr="00BF7680">
              <w:rPr>
                <w:rFonts w:ascii="宋体" w:eastAsia="宋体" w:hAnsi="宋体" w:cs="宋体"/>
                <w:color w:val="auto"/>
                <w:szCs w:val="21"/>
              </w:rPr>
              <w:t>：启动状态心跳包间隔（</w:t>
            </w:r>
            <w:r w:rsidRPr="00BF7680">
              <w:rPr>
                <w:rFonts w:ascii="宋体" w:eastAsia="宋体" w:hAnsi="宋体" w:cs="Calibri"/>
                <w:color w:val="auto"/>
                <w:szCs w:val="21"/>
              </w:rPr>
              <w:t>30s</w:t>
            </w:r>
            <w:r w:rsidRPr="00BF7680">
              <w:rPr>
                <w:rFonts w:ascii="宋体" w:eastAsia="宋体" w:hAnsi="宋体" w:cs="宋体"/>
                <w:color w:val="auto"/>
                <w:szCs w:val="21"/>
              </w:rPr>
              <w:t>）单位：</w:t>
            </w:r>
            <w:proofErr w:type="gramStart"/>
            <w:r w:rsidRPr="00BF7680">
              <w:rPr>
                <w:rFonts w:ascii="宋体" w:eastAsia="宋体" w:hAnsi="宋体" w:cs="宋体"/>
                <w:color w:val="auto"/>
                <w:szCs w:val="21"/>
              </w:rPr>
              <w:t>秒</w:t>
            </w:r>
            <w:proofErr w:type="gramEnd"/>
          </w:p>
          <w:p w14:paraId="61257FE7" w14:textId="77777777" w:rsidR="00BF7680" w:rsidRPr="00BF7680" w:rsidRDefault="00BF7680" w:rsidP="00BF7680">
            <w:pPr>
              <w:spacing w:after="0" w:line="240" w:lineRule="auto"/>
              <w:ind w:left="0" w:firstLine="0"/>
              <w:rPr>
                <w:rFonts w:ascii="宋体" w:eastAsia="宋体" w:hAnsi="宋体"/>
                <w:color w:val="auto"/>
                <w:szCs w:val="21"/>
              </w:rPr>
            </w:pPr>
            <w:r w:rsidRPr="00BF7680">
              <w:rPr>
                <w:rFonts w:ascii="宋体" w:eastAsia="宋体" w:hAnsi="宋体" w:cs="Calibri"/>
                <w:color w:val="auto"/>
                <w:szCs w:val="21"/>
              </w:rPr>
              <w:t>0x03</w:t>
            </w:r>
            <w:r w:rsidRPr="00BF7680">
              <w:rPr>
                <w:rFonts w:ascii="宋体" w:eastAsia="宋体" w:hAnsi="宋体" w:cs="宋体"/>
                <w:color w:val="auto"/>
                <w:szCs w:val="21"/>
              </w:rPr>
              <w:t xml:space="preserve">：设定 </w:t>
            </w:r>
            <w:r w:rsidRPr="00BF7680">
              <w:rPr>
                <w:rFonts w:ascii="宋体" w:eastAsia="宋体" w:hAnsi="宋体" w:cs="Calibri"/>
                <w:color w:val="auto"/>
                <w:szCs w:val="21"/>
              </w:rPr>
              <w:t xml:space="preserve">SOC </w:t>
            </w:r>
            <w:r w:rsidRPr="00BF7680">
              <w:rPr>
                <w:rFonts w:ascii="宋体" w:eastAsia="宋体" w:hAnsi="宋体" w:cs="宋体"/>
                <w:color w:val="auto"/>
                <w:szCs w:val="21"/>
              </w:rPr>
              <w:t>下限亏电阀值（</w:t>
            </w:r>
            <w:r w:rsidRPr="00BF7680">
              <w:rPr>
                <w:rFonts w:ascii="宋体" w:eastAsia="宋体" w:hAnsi="宋体" w:cs="Calibri"/>
                <w:color w:val="auto"/>
                <w:szCs w:val="21"/>
              </w:rPr>
              <w:t>30%</w:t>
            </w:r>
            <w:r w:rsidRPr="00BF7680">
              <w:rPr>
                <w:rFonts w:ascii="宋体" w:eastAsia="宋体" w:hAnsi="宋体" w:cs="宋体"/>
                <w:color w:val="auto"/>
                <w:szCs w:val="21"/>
              </w:rPr>
              <w:t>）</w:t>
            </w:r>
          </w:p>
          <w:p w14:paraId="76A8BD85" w14:textId="77777777" w:rsidR="00BF7680" w:rsidRPr="00BF7680" w:rsidRDefault="00BF7680" w:rsidP="00BF7680">
            <w:pPr>
              <w:spacing w:after="0" w:line="240" w:lineRule="auto"/>
              <w:ind w:left="0" w:firstLine="0"/>
              <w:rPr>
                <w:rFonts w:ascii="宋体" w:eastAsia="宋体" w:hAnsi="宋体"/>
                <w:color w:val="auto"/>
                <w:szCs w:val="21"/>
              </w:rPr>
            </w:pPr>
            <w:r w:rsidRPr="00BF7680">
              <w:rPr>
                <w:rFonts w:ascii="宋体" w:eastAsia="宋体" w:hAnsi="宋体" w:cs="Calibri"/>
                <w:color w:val="auto"/>
                <w:szCs w:val="21"/>
              </w:rPr>
              <w:t>0x04</w:t>
            </w:r>
            <w:r w:rsidRPr="00BF7680">
              <w:rPr>
                <w:rFonts w:ascii="宋体" w:eastAsia="宋体" w:hAnsi="宋体" w:cs="宋体"/>
                <w:color w:val="auto"/>
                <w:szCs w:val="21"/>
              </w:rPr>
              <w:t xml:space="preserve">：设定 </w:t>
            </w:r>
            <w:r w:rsidRPr="00BF7680">
              <w:rPr>
                <w:rFonts w:ascii="宋体" w:eastAsia="宋体" w:hAnsi="宋体" w:cs="Calibri"/>
                <w:color w:val="auto"/>
                <w:szCs w:val="21"/>
              </w:rPr>
              <w:t xml:space="preserve">SOC </w:t>
            </w:r>
            <w:r w:rsidRPr="00BF7680">
              <w:rPr>
                <w:rFonts w:ascii="宋体" w:eastAsia="宋体" w:hAnsi="宋体" w:cs="宋体"/>
                <w:color w:val="auto"/>
                <w:szCs w:val="21"/>
              </w:rPr>
              <w:t>上限亏电阀值（</w:t>
            </w:r>
            <w:r w:rsidRPr="00BF7680">
              <w:rPr>
                <w:rFonts w:ascii="宋体" w:eastAsia="宋体" w:hAnsi="宋体" w:cs="Calibri"/>
                <w:color w:val="auto"/>
                <w:szCs w:val="21"/>
              </w:rPr>
              <w:t>40%</w:t>
            </w:r>
            <w:r w:rsidRPr="00BF7680">
              <w:rPr>
                <w:rFonts w:ascii="宋体" w:eastAsia="宋体" w:hAnsi="宋体" w:cs="宋体"/>
                <w:color w:val="auto"/>
                <w:szCs w:val="21"/>
              </w:rPr>
              <w:t>）</w:t>
            </w:r>
          </w:p>
          <w:p w14:paraId="427B9A24"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Calibri"/>
                <w:color w:val="auto"/>
                <w:szCs w:val="21"/>
              </w:rPr>
              <w:t>0x05</w:t>
            </w:r>
            <w:r w:rsidRPr="00BF7680">
              <w:rPr>
                <w:rFonts w:ascii="宋体" w:eastAsia="宋体" w:hAnsi="宋体" w:cs="宋体"/>
                <w:color w:val="auto"/>
                <w:szCs w:val="21"/>
              </w:rPr>
              <w:t xml:space="preserve">：熄火状态心跳包间隔（默认 </w:t>
            </w:r>
            <w:r w:rsidRPr="00BF7680">
              <w:rPr>
                <w:rFonts w:ascii="宋体" w:eastAsia="宋体" w:hAnsi="宋体" w:cs="Calibri"/>
                <w:color w:val="auto"/>
                <w:szCs w:val="21"/>
              </w:rPr>
              <w:t>120s</w:t>
            </w:r>
            <w:r w:rsidRPr="00BF7680">
              <w:rPr>
                <w:rFonts w:ascii="宋体" w:eastAsia="宋体" w:hAnsi="宋体" w:cs="宋体"/>
                <w:color w:val="auto"/>
                <w:szCs w:val="21"/>
              </w:rPr>
              <w:t>）单位：</w:t>
            </w:r>
            <w:proofErr w:type="gramStart"/>
            <w:r w:rsidRPr="00BF7680">
              <w:rPr>
                <w:rFonts w:ascii="宋体" w:eastAsia="宋体" w:hAnsi="宋体" w:cs="宋体"/>
                <w:color w:val="auto"/>
                <w:szCs w:val="21"/>
              </w:rPr>
              <w:t>秒</w:t>
            </w:r>
            <w:proofErr w:type="gramEnd"/>
          </w:p>
          <w:p w14:paraId="1AD5369D"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hint="eastAsia"/>
                <w:color w:val="auto"/>
                <w:szCs w:val="21"/>
              </w:rPr>
              <w:t>0x</w:t>
            </w:r>
            <w:r w:rsidRPr="00BF7680">
              <w:rPr>
                <w:rFonts w:ascii="宋体" w:eastAsia="宋体" w:hAnsi="宋体" w:cs="宋体"/>
                <w:color w:val="auto"/>
                <w:szCs w:val="21"/>
              </w:rPr>
              <w:t>06:</w:t>
            </w:r>
            <w:r w:rsidRPr="00BF7680">
              <w:rPr>
                <w:rFonts w:ascii="宋体" w:eastAsia="宋体" w:hAnsi="宋体" w:cs="宋体" w:hint="eastAsia"/>
                <w:color w:val="auto"/>
                <w:szCs w:val="21"/>
              </w:rPr>
              <w:t>设定VIN码</w:t>
            </w:r>
          </w:p>
          <w:p w14:paraId="009CEF38"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hint="eastAsia"/>
                <w:color w:val="auto"/>
                <w:szCs w:val="21"/>
              </w:rPr>
              <w:t>0x</w:t>
            </w:r>
            <w:r w:rsidRPr="00BF7680">
              <w:rPr>
                <w:rFonts w:ascii="宋体" w:eastAsia="宋体" w:hAnsi="宋体" w:cs="宋体"/>
                <w:color w:val="auto"/>
                <w:szCs w:val="21"/>
              </w:rPr>
              <w:t>07:</w:t>
            </w:r>
            <w:r w:rsidRPr="00BF7680">
              <w:rPr>
                <w:rFonts w:ascii="宋体" w:eastAsia="宋体" w:hAnsi="宋体" w:cs="宋体" w:hint="eastAsia"/>
                <w:color w:val="auto"/>
                <w:szCs w:val="21"/>
              </w:rPr>
              <w:t>设置网络重连间隔时间（默认3</w:t>
            </w:r>
            <w:r w:rsidRPr="00BF7680">
              <w:rPr>
                <w:rFonts w:ascii="宋体" w:eastAsia="宋体" w:hAnsi="宋体" w:cs="宋体"/>
                <w:color w:val="auto"/>
                <w:szCs w:val="21"/>
              </w:rPr>
              <w:t>0</w:t>
            </w:r>
            <w:r w:rsidRPr="00BF7680">
              <w:rPr>
                <w:rFonts w:ascii="宋体" w:eastAsia="宋体" w:hAnsi="宋体" w:cs="宋体" w:hint="eastAsia"/>
                <w:color w:val="auto"/>
                <w:szCs w:val="21"/>
              </w:rPr>
              <w:t>分钟）单位：分钟</w:t>
            </w:r>
          </w:p>
          <w:p w14:paraId="1F91E414"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hint="eastAsia"/>
                <w:color w:val="auto"/>
                <w:szCs w:val="21"/>
              </w:rPr>
              <w:t>0x</w:t>
            </w:r>
            <w:r w:rsidRPr="00BF7680">
              <w:rPr>
                <w:rFonts w:ascii="宋体" w:eastAsia="宋体" w:hAnsi="宋体" w:cs="宋体"/>
                <w:color w:val="auto"/>
                <w:szCs w:val="21"/>
              </w:rPr>
              <w:t>08:</w:t>
            </w:r>
            <w:r w:rsidRPr="00BF7680">
              <w:rPr>
                <w:rFonts w:ascii="宋体" w:eastAsia="宋体" w:hAnsi="宋体" w:cs="宋体" w:hint="eastAsia"/>
                <w:color w:val="auto"/>
                <w:szCs w:val="21"/>
              </w:rPr>
              <w:t>设置网络重连次数</w:t>
            </w:r>
          </w:p>
          <w:p w14:paraId="3AE7979A"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hint="eastAsia"/>
                <w:color w:val="auto"/>
                <w:szCs w:val="21"/>
              </w:rPr>
              <w:t>0x</w:t>
            </w:r>
            <w:r w:rsidRPr="00BF7680">
              <w:rPr>
                <w:rFonts w:ascii="宋体" w:eastAsia="宋体" w:hAnsi="宋体" w:cs="宋体"/>
                <w:color w:val="auto"/>
                <w:szCs w:val="21"/>
              </w:rPr>
              <w:t>09:</w:t>
            </w:r>
            <w:r w:rsidRPr="00BF7680">
              <w:rPr>
                <w:rFonts w:ascii="宋体" w:eastAsia="宋体" w:hAnsi="宋体" w:cs="宋体" w:hint="eastAsia"/>
                <w:color w:val="auto"/>
                <w:szCs w:val="21"/>
              </w:rPr>
              <w:t>设置连接器温度检测一级故障判定条件阈值</w:t>
            </w:r>
          </w:p>
          <w:p w14:paraId="61AFC719"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hint="eastAsia"/>
                <w:color w:val="auto"/>
                <w:szCs w:val="21"/>
              </w:rPr>
              <w:t>0x</w:t>
            </w:r>
            <w:r w:rsidRPr="00BF7680">
              <w:rPr>
                <w:rFonts w:ascii="宋体" w:eastAsia="宋体" w:hAnsi="宋体" w:cs="宋体"/>
                <w:color w:val="auto"/>
                <w:szCs w:val="21"/>
              </w:rPr>
              <w:t>0a:</w:t>
            </w:r>
            <w:r w:rsidRPr="00BF7680">
              <w:rPr>
                <w:rFonts w:ascii="宋体" w:eastAsia="宋体" w:hAnsi="宋体" w:cs="宋体" w:hint="eastAsia"/>
                <w:color w:val="auto"/>
                <w:szCs w:val="21"/>
              </w:rPr>
              <w:t>设置连接器温度检测一级故障解除条件阈值</w:t>
            </w:r>
          </w:p>
          <w:p w14:paraId="2F75EBA4"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color w:val="auto"/>
                <w:szCs w:val="21"/>
              </w:rPr>
              <w:t>0</w:t>
            </w:r>
            <w:r w:rsidRPr="00BF7680">
              <w:rPr>
                <w:rFonts w:ascii="宋体" w:eastAsia="宋体" w:hAnsi="宋体" w:cs="宋体" w:hint="eastAsia"/>
                <w:color w:val="auto"/>
                <w:szCs w:val="21"/>
              </w:rPr>
              <w:t>x</w:t>
            </w:r>
            <w:r w:rsidRPr="00BF7680">
              <w:rPr>
                <w:rFonts w:ascii="宋体" w:eastAsia="宋体" w:hAnsi="宋体" w:cs="宋体"/>
                <w:color w:val="auto"/>
                <w:szCs w:val="21"/>
              </w:rPr>
              <w:t>0b:</w:t>
            </w:r>
            <w:r w:rsidRPr="00BF7680">
              <w:rPr>
                <w:rFonts w:ascii="宋体" w:eastAsia="宋体" w:hAnsi="宋体" w:cs="宋体" w:hint="eastAsia"/>
                <w:color w:val="auto"/>
                <w:szCs w:val="21"/>
              </w:rPr>
              <w:t>设置连接器温度检测二级故障判定条件阈值</w:t>
            </w:r>
          </w:p>
          <w:p w14:paraId="59DDB916"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hint="eastAsia"/>
                <w:color w:val="auto"/>
                <w:szCs w:val="21"/>
              </w:rPr>
              <w:t>0</w:t>
            </w:r>
            <w:r w:rsidRPr="00BF7680">
              <w:rPr>
                <w:rFonts w:ascii="宋体" w:eastAsia="宋体" w:hAnsi="宋体" w:cs="宋体"/>
                <w:color w:val="auto"/>
                <w:szCs w:val="21"/>
              </w:rPr>
              <w:t>x0c:</w:t>
            </w:r>
            <w:r w:rsidRPr="00BF7680">
              <w:rPr>
                <w:rFonts w:ascii="宋体" w:eastAsia="宋体" w:hAnsi="宋体" w:cs="宋体" w:hint="eastAsia"/>
                <w:color w:val="auto"/>
                <w:szCs w:val="21"/>
              </w:rPr>
              <w:t>设置连接器温度检测二级故障解除条件阈值</w:t>
            </w:r>
          </w:p>
          <w:p w14:paraId="2A1257E9"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color w:val="auto"/>
                <w:szCs w:val="21"/>
              </w:rPr>
              <w:t>0x0d:</w:t>
            </w:r>
            <w:r w:rsidRPr="00BF7680">
              <w:rPr>
                <w:rFonts w:ascii="宋体" w:eastAsia="宋体" w:hAnsi="宋体" w:cs="宋体" w:hint="eastAsia"/>
                <w:color w:val="auto"/>
                <w:szCs w:val="21"/>
              </w:rPr>
              <w:t>设置连接器温度检测三级故障判定条件阈值</w:t>
            </w:r>
          </w:p>
          <w:p w14:paraId="1CC35419"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hint="eastAsia"/>
                <w:color w:val="auto"/>
                <w:szCs w:val="21"/>
              </w:rPr>
              <w:lastRenderedPageBreak/>
              <w:t>0</w:t>
            </w:r>
            <w:r w:rsidRPr="00BF7680">
              <w:rPr>
                <w:rFonts w:ascii="宋体" w:eastAsia="宋体" w:hAnsi="宋体" w:cs="宋体"/>
                <w:color w:val="auto"/>
                <w:szCs w:val="21"/>
              </w:rPr>
              <w:t>x0e:</w:t>
            </w:r>
            <w:r w:rsidRPr="00BF7680">
              <w:rPr>
                <w:rFonts w:ascii="宋体" w:eastAsia="宋体" w:hAnsi="宋体" w:cs="宋体" w:hint="eastAsia"/>
                <w:color w:val="auto"/>
                <w:szCs w:val="21"/>
              </w:rPr>
              <w:t>设置连接器温度检测三级故障解除条件阈值</w:t>
            </w:r>
          </w:p>
          <w:p w14:paraId="0C7DFD61"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hint="eastAsia"/>
                <w:color w:val="auto"/>
                <w:szCs w:val="21"/>
              </w:rPr>
              <w:t>0</w:t>
            </w:r>
            <w:r w:rsidRPr="00BF7680">
              <w:rPr>
                <w:rFonts w:ascii="宋体" w:eastAsia="宋体" w:hAnsi="宋体" w:cs="宋体"/>
                <w:color w:val="auto"/>
                <w:szCs w:val="21"/>
              </w:rPr>
              <w:t>x0f:</w:t>
            </w:r>
            <w:r w:rsidRPr="00BF7680">
              <w:rPr>
                <w:rFonts w:ascii="宋体" w:eastAsia="宋体" w:hAnsi="宋体" w:cs="宋体" w:hint="eastAsia"/>
                <w:color w:val="auto"/>
                <w:szCs w:val="21"/>
              </w:rPr>
              <w:t>设置是否屏蔽换电连接器参数（</w:t>
            </w:r>
            <w:r w:rsidRPr="00BF7680">
              <w:rPr>
                <w:rFonts w:ascii="宋体" w:eastAsia="宋体" w:hAnsi="宋体" w:cs="宋体"/>
                <w:color w:val="auto"/>
                <w:szCs w:val="21"/>
              </w:rPr>
              <w:t>0</w:t>
            </w:r>
            <w:r w:rsidRPr="00BF7680">
              <w:rPr>
                <w:rFonts w:ascii="宋体" w:eastAsia="宋体" w:hAnsi="宋体" w:cs="宋体" w:hint="eastAsia"/>
                <w:color w:val="auto"/>
                <w:szCs w:val="21"/>
              </w:rPr>
              <w:t>为屏蔽，</w:t>
            </w:r>
            <w:r w:rsidRPr="00BF7680">
              <w:rPr>
                <w:rFonts w:ascii="宋体" w:eastAsia="宋体" w:hAnsi="宋体" w:cs="宋体"/>
                <w:color w:val="auto"/>
                <w:szCs w:val="21"/>
              </w:rPr>
              <w:t>1</w:t>
            </w:r>
            <w:r w:rsidRPr="00BF7680">
              <w:rPr>
                <w:rFonts w:ascii="宋体" w:eastAsia="宋体" w:hAnsi="宋体" w:cs="宋体" w:hint="eastAsia"/>
                <w:color w:val="auto"/>
                <w:szCs w:val="21"/>
              </w:rPr>
              <w:t>为不屏蔽</w:t>
            </w:r>
          </w:p>
          <w:p w14:paraId="586E31DA"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color w:val="auto"/>
                <w:szCs w:val="21"/>
              </w:rPr>
              <w:t>1</w:t>
            </w:r>
            <w:r w:rsidRPr="00BF7680">
              <w:rPr>
                <w:rFonts w:ascii="宋体" w:eastAsia="宋体" w:hAnsi="宋体" w:cs="宋体" w:hint="eastAsia"/>
                <w:color w:val="auto"/>
                <w:szCs w:val="21"/>
              </w:rPr>
              <w:t>）</w:t>
            </w:r>
            <w:r w:rsidRPr="00BF7680">
              <w:rPr>
                <w:rFonts w:ascii="宋体" w:eastAsia="宋体" w:hAnsi="宋体" w:cs="宋体"/>
                <w:color w:val="auto"/>
                <w:szCs w:val="21"/>
              </w:rPr>
              <w:t>0</w:t>
            </w:r>
            <w:r w:rsidRPr="00BF7680">
              <w:rPr>
                <w:rFonts w:ascii="宋体" w:eastAsia="宋体" w:hAnsi="宋体" w:cs="宋体" w:hint="eastAsia"/>
                <w:color w:val="auto"/>
                <w:szCs w:val="21"/>
              </w:rPr>
              <w:t>Byte，0bit：换</w:t>
            </w:r>
            <w:proofErr w:type="gramStart"/>
            <w:r w:rsidRPr="00BF7680">
              <w:rPr>
                <w:rFonts w:ascii="宋体" w:eastAsia="宋体" w:hAnsi="宋体" w:cs="宋体" w:hint="eastAsia"/>
                <w:color w:val="auto"/>
                <w:szCs w:val="21"/>
              </w:rPr>
              <w:t>电连接器锁止状态</w:t>
            </w:r>
            <w:proofErr w:type="gramEnd"/>
          </w:p>
          <w:p w14:paraId="167B5A34"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color w:val="auto"/>
                <w:szCs w:val="21"/>
              </w:rPr>
              <w:t>2</w:t>
            </w:r>
            <w:r w:rsidRPr="00BF7680">
              <w:rPr>
                <w:rFonts w:ascii="宋体" w:eastAsia="宋体" w:hAnsi="宋体" w:cs="宋体" w:hint="eastAsia"/>
                <w:color w:val="auto"/>
                <w:szCs w:val="21"/>
              </w:rPr>
              <w:t>）</w:t>
            </w:r>
            <w:r w:rsidRPr="00BF7680">
              <w:rPr>
                <w:rFonts w:ascii="宋体" w:eastAsia="宋体" w:hAnsi="宋体" w:cs="宋体"/>
                <w:color w:val="auto"/>
                <w:szCs w:val="21"/>
              </w:rPr>
              <w:t>0</w:t>
            </w:r>
            <w:r w:rsidRPr="00BF7680">
              <w:rPr>
                <w:rFonts w:ascii="宋体" w:eastAsia="宋体" w:hAnsi="宋体" w:cs="宋体" w:hint="eastAsia"/>
                <w:color w:val="auto"/>
                <w:szCs w:val="21"/>
              </w:rPr>
              <w:t>byte，1bit：换电连接器连接状态</w:t>
            </w:r>
          </w:p>
          <w:p w14:paraId="154046D9"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hint="eastAsia"/>
                <w:color w:val="auto"/>
                <w:szCs w:val="21"/>
              </w:rPr>
              <w:t>3）0~</w:t>
            </w:r>
            <w:r w:rsidRPr="00BF7680">
              <w:rPr>
                <w:rFonts w:ascii="宋体" w:eastAsia="宋体" w:hAnsi="宋体" w:cs="宋体"/>
                <w:color w:val="auto"/>
                <w:szCs w:val="21"/>
              </w:rPr>
              <w:t>1</w:t>
            </w:r>
            <w:r w:rsidRPr="00BF7680">
              <w:rPr>
                <w:rFonts w:ascii="宋体" w:eastAsia="宋体" w:hAnsi="宋体" w:cs="宋体" w:hint="eastAsia"/>
                <w:color w:val="auto"/>
                <w:szCs w:val="21"/>
              </w:rPr>
              <w:t>byte，2-</w:t>
            </w:r>
            <w:r w:rsidRPr="00BF7680">
              <w:rPr>
                <w:rFonts w:ascii="宋体" w:eastAsia="宋体" w:hAnsi="宋体" w:cs="宋体"/>
                <w:color w:val="auto"/>
                <w:szCs w:val="21"/>
              </w:rPr>
              <w:t>10</w:t>
            </w:r>
            <w:r w:rsidRPr="00BF7680">
              <w:rPr>
                <w:rFonts w:ascii="宋体" w:eastAsia="宋体" w:hAnsi="宋体" w:cs="宋体" w:hint="eastAsia"/>
                <w:color w:val="auto"/>
                <w:szCs w:val="21"/>
              </w:rPr>
              <w:t>bit：温度检测状态屏蔽T</w:t>
            </w:r>
            <w:r w:rsidRPr="00BF7680">
              <w:rPr>
                <w:rFonts w:ascii="宋体" w:eastAsia="宋体" w:hAnsi="宋体" w:cs="宋体"/>
                <w:color w:val="auto"/>
                <w:szCs w:val="21"/>
              </w:rPr>
              <w:t>1</w:t>
            </w:r>
            <w:r w:rsidRPr="00BF7680">
              <w:rPr>
                <w:rFonts w:ascii="宋体" w:eastAsia="宋体" w:hAnsi="宋体" w:cs="宋体" w:hint="eastAsia"/>
                <w:color w:val="auto"/>
                <w:szCs w:val="21"/>
              </w:rPr>
              <w:t>~T8）</w:t>
            </w:r>
          </w:p>
          <w:p w14:paraId="5DEAB105"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hint="eastAsia"/>
                <w:color w:val="auto"/>
                <w:szCs w:val="21"/>
              </w:rPr>
              <w:t>0x</w:t>
            </w:r>
            <w:r w:rsidRPr="00BF7680">
              <w:rPr>
                <w:rFonts w:ascii="宋体" w:eastAsia="宋体" w:hAnsi="宋体" w:cs="宋体"/>
                <w:color w:val="auto"/>
                <w:szCs w:val="21"/>
              </w:rPr>
              <w:t>10</w:t>
            </w:r>
            <w:r w:rsidRPr="00BF7680">
              <w:rPr>
                <w:rFonts w:ascii="宋体" w:eastAsia="宋体" w:hAnsi="宋体" w:cs="宋体" w:hint="eastAsia"/>
                <w:color w:val="auto"/>
                <w:szCs w:val="21"/>
              </w:rPr>
              <w:t>:设置度电结算参数；（</w:t>
            </w:r>
          </w:p>
          <w:p w14:paraId="0F9603E1"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color w:val="auto"/>
                <w:szCs w:val="21"/>
              </w:rPr>
              <w:t>1)</w:t>
            </w:r>
            <w:r w:rsidRPr="00BF7680">
              <w:rPr>
                <w:rFonts w:ascii="宋体" w:eastAsia="宋体" w:hAnsi="宋体" w:cs="宋体"/>
                <w:color w:val="auto"/>
                <w:szCs w:val="21"/>
              </w:rPr>
              <w:tab/>
            </w:r>
            <w:r w:rsidRPr="00BF7680">
              <w:rPr>
                <w:rFonts w:ascii="宋体" w:eastAsia="宋体" w:hAnsi="宋体" w:cs="宋体" w:hint="eastAsia"/>
                <w:color w:val="auto"/>
                <w:szCs w:val="21"/>
              </w:rPr>
              <w:t>车辆的累计放电量。即车辆使用周期内所放出的总电量。</w:t>
            </w:r>
            <w:r w:rsidRPr="00BF7680">
              <w:rPr>
                <w:rFonts w:ascii="宋体" w:eastAsia="宋体" w:hAnsi="宋体" w:cs="宋体"/>
                <w:color w:val="auto"/>
                <w:szCs w:val="21"/>
              </w:rPr>
              <w:t>3Byte</w:t>
            </w:r>
            <w:r w:rsidRPr="00BF7680">
              <w:rPr>
                <w:rFonts w:ascii="宋体" w:eastAsia="宋体" w:hAnsi="宋体" w:cs="宋体" w:hint="eastAsia"/>
                <w:color w:val="auto"/>
                <w:szCs w:val="21"/>
              </w:rPr>
              <w:t>。</w:t>
            </w:r>
          </w:p>
          <w:p w14:paraId="091F9A45"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color w:val="auto"/>
                <w:szCs w:val="21"/>
              </w:rPr>
              <w:t>2)</w:t>
            </w:r>
            <w:r w:rsidRPr="00BF7680">
              <w:rPr>
                <w:rFonts w:ascii="宋体" w:eastAsia="宋体" w:hAnsi="宋体" w:cs="宋体"/>
                <w:color w:val="auto"/>
                <w:szCs w:val="21"/>
              </w:rPr>
              <w:tab/>
            </w:r>
            <w:r w:rsidRPr="00BF7680">
              <w:rPr>
                <w:rFonts w:ascii="宋体" w:eastAsia="宋体" w:hAnsi="宋体" w:cs="宋体" w:hint="eastAsia"/>
                <w:color w:val="auto"/>
                <w:szCs w:val="21"/>
              </w:rPr>
              <w:t>车辆的累计回馈电量。即车辆使用周期内的累计回馈电量。</w:t>
            </w:r>
            <w:r w:rsidRPr="00BF7680">
              <w:rPr>
                <w:rFonts w:ascii="宋体" w:eastAsia="宋体" w:hAnsi="宋体" w:cs="宋体"/>
                <w:color w:val="auto"/>
                <w:szCs w:val="21"/>
              </w:rPr>
              <w:t>3Byte</w:t>
            </w:r>
            <w:r w:rsidRPr="00BF7680">
              <w:rPr>
                <w:rFonts w:ascii="宋体" w:eastAsia="宋体" w:hAnsi="宋体" w:cs="宋体" w:hint="eastAsia"/>
                <w:color w:val="auto"/>
                <w:szCs w:val="21"/>
              </w:rPr>
              <w:t>。</w:t>
            </w:r>
          </w:p>
          <w:p w14:paraId="1C6E0024"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color w:val="auto"/>
                <w:szCs w:val="21"/>
              </w:rPr>
              <w:t>3)</w:t>
            </w:r>
            <w:r w:rsidRPr="00BF7680">
              <w:rPr>
                <w:rFonts w:ascii="宋体" w:eastAsia="宋体" w:hAnsi="宋体" w:cs="宋体"/>
                <w:color w:val="auto"/>
                <w:szCs w:val="21"/>
              </w:rPr>
              <w:tab/>
            </w:r>
            <w:r w:rsidRPr="00BF7680">
              <w:rPr>
                <w:rFonts w:ascii="宋体" w:eastAsia="宋体" w:hAnsi="宋体" w:cs="宋体" w:hint="eastAsia"/>
                <w:color w:val="auto"/>
                <w:szCs w:val="21"/>
              </w:rPr>
              <w:t>车辆的</w:t>
            </w:r>
            <w:proofErr w:type="gramStart"/>
            <w:r w:rsidRPr="00BF7680">
              <w:rPr>
                <w:rFonts w:ascii="宋体" w:eastAsia="宋体" w:hAnsi="宋体" w:cs="宋体" w:hint="eastAsia"/>
                <w:color w:val="auto"/>
                <w:szCs w:val="21"/>
              </w:rPr>
              <w:t>累计插枪充电</w:t>
            </w:r>
            <w:proofErr w:type="gramEnd"/>
            <w:r w:rsidRPr="00BF7680">
              <w:rPr>
                <w:rFonts w:ascii="宋体" w:eastAsia="宋体" w:hAnsi="宋体" w:cs="宋体" w:hint="eastAsia"/>
                <w:color w:val="auto"/>
                <w:szCs w:val="21"/>
              </w:rPr>
              <w:t>量。即车辆使用周期内的</w:t>
            </w:r>
            <w:proofErr w:type="gramStart"/>
            <w:r w:rsidRPr="00BF7680">
              <w:rPr>
                <w:rFonts w:ascii="宋体" w:eastAsia="宋体" w:hAnsi="宋体" w:cs="宋体" w:hint="eastAsia"/>
                <w:color w:val="auto"/>
                <w:szCs w:val="21"/>
              </w:rPr>
              <w:t>累计插枪充电</w:t>
            </w:r>
            <w:proofErr w:type="gramEnd"/>
            <w:r w:rsidRPr="00BF7680">
              <w:rPr>
                <w:rFonts w:ascii="宋体" w:eastAsia="宋体" w:hAnsi="宋体" w:cs="宋体" w:hint="eastAsia"/>
                <w:color w:val="auto"/>
                <w:szCs w:val="21"/>
              </w:rPr>
              <w:t>量。</w:t>
            </w:r>
            <w:r w:rsidRPr="00BF7680">
              <w:rPr>
                <w:rFonts w:ascii="宋体" w:eastAsia="宋体" w:hAnsi="宋体" w:cs="宋体"/>
                <w:color w:val="auto"/>
                <w:szCs w:val="21"/>
              </w:rPr>
              <w:t>3Byte</w:t>
            </w:r>
            <w:r w:rsidRPr="00BF7680">
              <w:rPr>
                <w:rFonts w:ascii="宋体" w:eastAsia="宋体" w:hAnsi="宋体" w:cs="宋体" w:hint="eastAsia"/>
                <w:color w:val="auto"/>
                <w:szCs w:val="21"/>
              </w:rPr>
              <w:t>。</w:t>
            </w:r>
          </w:p>
          <w:p w14:paraId="43082BF6"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color w:val="auto"/>
                <w:szCs w:val="21"/>
              </w:rPr>
              <w:t>4)</w:t>
            </w:r>
            <w:r w:rsidRPr="00BF7680">
              <w:rPr>
                <w:rFonts w:ascii="宋体" w:eastAsia="宋体" w:hAnsi="宋体" w:cs="宋体"/>
                <w:color w:val="auto"/>
                <w:szCs w:val="21"/>
              </w:rPr>
              <w:tab/>
            </w:r>
            <w:r w:rsidRPr="00BF7680">
              <w:rPr>
                <w:rFonts w:ascii="宋体" w:eastAsia="宋体" w:hAnsi="宋体" w:cs="宋体" w:hint="eastAsia"/>
                <w:color w:val="auto"/>
                <w:szCs w:val="21"/>
              </w:rPr>
              <w:t>车辆的累计综合能耗。即车辆使用周期内的综合能耗。综合能耗</w:t>
            </w:r>
            <w:r w:rsidRPr="00BF7680">
              <w:rPr>
                <w:rFonts w:ascii="宋体" w:eastAsia="宋体" w:hAnsi="宋体" w:cs="宋体"/>
                <w:color w:val="auto"/>
                <w:szCs w:val="21"/>
              </w:rPr>
              <w:t>=</w:t>
            </w:r>
            <w:r w:rsidRPr="00BF7680">
              <w:rPr>
                <w:rFonts w:ascii="宋体" w:eastAsia="宋体" w:hAnsi="宋体" w:cs="宋体" w:hint="eastAsia"/>
                <w:color w:val="auto"/>
                <w:szCs w:val="21"/>
              </w:rPr>
              <w:t>累计放电量</w:t>
            </w:r>
            <w:r w:rsidRPr="00BF7680">
              <w:rPr>
                <w:rFonts w:ascii="宋体" w:eastAsia="宋体" w:hAnsi="宋体" w:cs="宋体"/>
                <w:color w:val="auto"/>
                <w:szCs w:val="21"/>
              </w:rPr>
              <w:t>-</w:t>
            </w:r>
            <w:r w:rsidRPr="00BF7680">
              <w:rPr>
                <w:rFonts w:ascii="宋体" w:eastAsia="宋体" w:hAnsi="宋体" w:cs="宋体" w:hint="eastAsia"/>
                <w:color w:val="auto"/>
                <w:szCs w:val="21"/>
              </w:rPr>
              <w:t>累计动力回馈电量。</w:t>
            </w:r>
            <w:r w:rsidRPr="00BF7680">
              <w:rPr>
                <w:rFonts w:ascii="宋体" w:eastAsia="宋体" w:hAnsi="宋体" w:cs="宋体"/>
                <w:color w:val="auto"/>
                <w:szCs w:val="21"/>
              </w:rPr>
              <w:t>3Byte</w:t>
            </w:r>
            <w:r w:rsidRPr="00BF7680">
              <w:rPr>
                <w:rFonts w:ascii="宋体" w:eastAsia="宋体" w:hAnsi="宋体" w:cs="宋体" w:hint="eastAsia"/>
                <w:color w:val="auto"/>
                <w:szCs w:val="21"/>
              </w:rPr>
              <w:t>。</w:t>
            </w:r>
          </w:p>
          <w:p w14:paraId="2B8B4FC4"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color w:val="auto"/>
                <w:szCs w:val="21"/>
              </w:rPr>
              <w:t>5)</w:t>
            </w:r>
            <w:r w:rsidRPr="00BF7680">
              <w:rPr>
                <w:rFonts w:ascii="宋体" w:eastAsia="宋体" w:hAnsi="宋体" w:cs="宋体"/>
                <w:color w:val="auto"/>
                <w:szCs w:val="21"/>
              </w:rPr>
              <w:tab/>
            </w:r>
            <w:r w:rsidRPr="00BF7680">
              <w:rPr>
                <w:rFonts w:ascii="宋体" w:eastAsia="宋体" w:hAnsi="宋体" w:cs="宋体" w:hint="eastAsia"/>
                <w:color w:val="auto"/>
                <w:szCs w:val="21"/>
              </w:rPr>
              <w:t>本次实时放电量，即从上一次换电开始，到当前时间点之间产生的放电量。</w:t>
            </w:r>
            <w:r w:rsidRPr="00BF7680">
              <w:rPr>
                <w:rFonts w:ascii="宋体" w:eastAsia="宋体" w:hAnsi="宋体" w:cs="宋体"/>
                <w:color w:val="auto"/>
                <w:szCs w:val="21"/>
              </w:rPr>
              <w:t>3Byte</w:t>
            </w:r>
            <w:r w:rsidRPr="00BF7680">
              <w:rPr>
                <w:rFonts w:ascii="宋体" w:eastAsia="宋体" w:hAnsi="宋体" w:cs="宋体" w:hint="eastAsia"/>
                <w:color w:val="auto"/>
                <w:szCs w:val="21"/>
              </w:rPr>
              <w:t>。</w:t>
            </w:r>
          </w:p>
          <w:p w14:paraId="1A7FCC0D"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color w:val="auto"/>
                <w:szCs w:val="21"/>
              </w:rPr>
              <w:t>6)</w:t>
            </w:r>
            <w:r w:rsidRPr="00BF7680">
              <w:rPr>
                <w:rFonts w:ascii="宋体" w:eastAsia="宋体" w:hAnsi="宋体" w:cs="宋体"/>
                <w:color w:val="auto"/>
                <w:szCs w:val="21"/>
              </w:rPr>
              <w:tab/>
            </w:r>
            <w:r w:rsidRPr="00BF7680">
              <w:rPr>
                <w:rFonts w:ascii="宋体" w:eastAsia="宋体" w:hAnsi="宋体" w:cs="宋体" w:hint="eastAsia"/>
                <w:color w:val="auto"/>
                <w:szCs w:val="21"/>
              </w:rPr>
              <w:t>上一次结算放电量，即上两次换</w:t>
            </w:r>
            <w:proofErr w:type="gramStart"/>
            <w:r w:rsidRPr="00BF7680">
              <w:rPr>
                <w:rFonts w:ascii="宋体" w:eastAsia="宋体" w:hAnsi="宋体" w:cs="宋体" w:hint="eastAsia"/>
                <w:color w:val="auto"/>
                <w:szCs w:val="21"/>
              </w:rPr>
              <w:t>电操作</w:t>
            </w:r>
            <w:proofErr w:type="gramEnd"/>
            <w:r w:rsidRPr="00BF7680">
              <w:rPr>
                <w:rFonts w:ascii="宋体" w:eastAsia="宋体" w:hAnsi="宋体" w:cs="宋体" w:hint="eastAsia"/>
                <w:color w:val="auto"/>
                <w:szCs w:val="21"/>
              </w:rPr>
              <w:t>之间产生的放电量。</w:t>
            </w:r>
            <w:r w:rsidRPr="00BF7680">
              <w:rPr>
                <w:rFonts w:ascii="宋体" w:eastAsia="宋体" w:hAnsi="宋体" w:cs="宋体"/>
                <w:color w:val="auto"/>
                <w:szCs w:val="21"/>
              </w:rPr>
              <w:t>3Byte</w:t>
            </w:r>
            <w:r w:rsidRPr="00BF7680">
              <w:rPr>
                <w:rFonts w:ascii="宋体" w:eastAsia="宋体" w:hAnsi="宋体" w:cs="宋体" w:hint="eastAsia"/>
                <w:color w:val="auto"/>
                <w:szCs w:val="21"/>
              </w:rPr>
              <w:t>。</w:t>
            </w:r>
          </w:p>
          <w:p w14:paraId="33C3CAE4"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color w:val="auto"/>
                <w:szCs w:val="21"/>
              </w:rPr>
              <w:t>7)</w:t>
            </w:r>
            <w:r w:rsidRPr="00BF7680">
              <w:rPr>
                <w:rFonts w:ascii="宋体" w:eastAsia="宋体" w:hAnsi="宋体" w:cs="宋体"/>
                <w:color w:val="auto"/>
                <w:szCs w:val="21"/>
              </w:rPr>
              <w:tab/>
            </w:r>
            <w:r w:rsidRPr="00BF7680">
              <w:rPr>
                <w:rFonts w:ascii="宋体" w:eastAsia="宋体" w:hAnsi="宋体" w:cs="宋体" w:hint="eastAsia"/>
                <w:color w:val="auto"/>
                <w:szCs w:val="21"/>
              </w:rPr>
              <w:t>本次实时回馈电量，即从上一次换电开始，到当前时间点之间产生的累计回馈电量。</w:t>
            </w:r>
            <w:r w:rsidRPr="00BF7680">
              <w:rPr>
                <w:rFonts w:ascii="宋体" w:eastAsia="宋体" w:hAnsi="宋体" w:cs="宋体"/>
                <w:color w:val="auto"/>
                <w:szCs w:val="21"/>
              </w:rPr>
              <w:t>3Byte</w:t>
            </w:r>
            <w:r w:rsidRPr="00BF7680">
              <w:rPr>
                <w:rFonts w:ascii="宋体" w:eastAsia="宋体" w:hAnsi="宋体" w:cs="宋体" w:hint="eastAsia"/>
                <w:color w:val="auto"/>
                <w:szCs w:val="21"/>
              </w:rPr>
              <w:t>。</w:t>
            </w:r>
          </w:p>
          <w:p w14:paraId="794B6132"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color w:val="auto"/>
                <w:szCs w:val="21"/>
              </w:rPr>
              <w:t>8)</w:t>
            </w:r>
            <w:r w:rsidRPr="00BF7680">
              <w:rPr>
                <w:rFonts w:ascii="宋体" w:eastAsia="宋体" w:hAnsi="宋体" w:cs="宋体"/>
                <w:color w:val="auto"/>
                <w:szCs w:val="21"/>
              </w:rPr>
              <w:tab/>
            </w:r>
            <w:r w:rsidRPr="00BF7680">
              <w:rPr>
                <w:rFonts w:ascii="宋体" w:eastAsia="宋体" w:hAnsi="宋体" w:cs="宋体" w:hint="eastAsia"/>
                <w:color w:val="auto"/>
                <w:szCs w:val="21"/>
              </w:rPr>
              <w:t>上一次结算回馈电量，即上两次换</w:t>
            </w:r>
            <w:proofErr w:type="gramStart"/>
            <w:r w:rsidRPr="00BF7680">
              <w:rPr>
                <w:rFonts w:ascii="宋体" w:eastAsia="宋体" w:hAnsi="宋体" w:cs="宋体" w:hint="eastAsia"/>
                <w:color w:val="auto"/>
                <w:szCs w:val="21"/>
              </w:rPr>
              <w:t>电操作</w:t>
            </w:r>
            <w:proofErr w:type="gramEnd"/>
            <w:r w:rsidRPr="00BF7680">
              <w:rPr>
                <w:rFonts w:ascii="宋体" w:eastAsia="宋体" w:hAnsi="宋体" w:cs="宋体" w:hint="eastAsia"/>
                <w:color w:val="auto"/>
                <w:szCs w:val="21"/>
              </w:rPr>
              <w:t>之间产生的回馈电量。</w:t>
            </w:r>
            <w:r w:rsidRPr="00BF7680">
              <w:rPr>
                <w:rFonts w:ascii="宋体" w:eastAsia="宋体" w:hAnsi="宋体" w:cs="宋体"/>
                <w:color w:val="auto"/>
                <w:szCs w:val="21"/>
              </w:rPr>
              <w:t>3Byte</w:t>
            </w:r>
            <w:r w:rsidRPr="00BF7680">
              <w:rPr>
                <w:rFonts w:ascii="宋体" w:eastAsia="宋体" w:hAnsi="宋体" w:cs="宋体" w:hint="eastAsia"/>
                <w:color w:val="auto"/>
                <w:szCs w:val="21"/>
              </w:rPr>
              <w:t>。</w:t>
            </w:r>
          </w:p>
          <w:p w14:paraId="5BDCA93B"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color w:val="auto"/>
                <w:szCs w:val="21"/>
              </w:rPr>
              <w:t>9)</w:t>
            </w:r>
            <w:r w:rsidRPr="00BF7680">
              <w:rPr>
                <w:rFonts w:ascii="宋体" w:eastAsia="宋体" w:hAnsi="宋体" w:cs="宋体"/>
                <w:color w:val="auto"/>
                <w:szCs w:val="21"/>
              </w:rPr>
              <w:tab/>
            </w:r>
            <w:r w:rsidRPr="00BF7680">
              <w:rPr>
                <w:rFonts w:ascii="宋体" w:eastAsia="宋体" w:hAnsi="宋体" w:cs="宋体" w:hint="eastAsia"/>
                <w:color w:val="auto"/>
                <w:szCs w:val="21"/>
              </w:rPr>
              <w:t>本次</w:t>
            </w:r>
            <w:proofErr w:type="gramStart"/>
            <w:r w:rsidRPr="00BF7680">
              <w:rPr>
                <w:rFonts w:ascii="宋体" w:eastAsia="宋体" w:hAnsi="宋体" w:cs="宋体" w:hint="eastAsia"/>
                <w:color w:val="auto"/>
                <w:szCs w:val="21"/>
              </w:rPr>
              <w:t>实时插枪充电</w:t>
            </w:r>
            <w:proofErr w:type="gramEnd"/>
            <w:r w:rsidRPr="00BF7680">
              <w:rPr>
                <w:rFonts w:ascii="宋体" w:eastAsia="宋体" w:hAnsi="宋体" w:cs="宋体" w:hint="eastAsia"/>
                <w:color w:val="auto"/>
                <w:szCs w:val="21"/>
              </w:rPr>
              <w:t>量，即从上一次换电开始，到当前时间点之间产生</w:t>
            </w:r>
            <w:proofErr w:type="gramStart"/>
            <w:r w:rsidRPr="00BF7680">
              <w:rPr>
                <w:rFonts w:ascii="宋体" w:eastAsia="宋体" w:hAnsi="宋体" w:cs="宋体" w:hint="eastAsia"/>
                <w:color w:val="auto"/>
                <w:szCs w:val="21"/>
              </w:rPr>
              <w:t>的插枪充电</w:t>
            </w:r>
            <w:proofErr w:type="gramEnd"/>
            <w:r w:rsidRPr="00BF7680">
              <w:rPr>
                <w:rFonts w:ascii="宋体" w:eastAsia="宋体" w:hAnsi="宋体" w:cs="宋体" w:hint="eastAsia"/>
                <w:color w:val="auto"/>
                <w:szCs w:val="21"/>
              </w:rPr>
              <w:t>量。</w:t>
            </w:r>
            <w:r w:rsidRPr="00BF7680">
              <w:rPr>
                <w:rFonts w:ascii="宋体" w:eastAsia="宋体" w:hAnsi="宋体" w:cs="宋体"/>
                <w:color w:val="auto"/>
                <w:szCs w:val="21"/>
              </w:rPr>
              <w:t>3Byte</w:t>
            </w:r>
            <w:r w:rsidRPr="00BF7680">
              <w:rPr>
                <w:rFonts w:ascii="宋体" w:eastAsia="宋体" w:hAnsi="宋体" w:cs="宋体" w:hint="eastAsia"/>
                <w:color w:val="auto"/>
                <w:szCs w:val="21"/>
              </w:rPr>
              <w:t>。</w:t>
            </w:r>
          </w:p>
          <w:p w14:paraId="3B553631"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color w:val="auto"/>
                <w:szCs w:val="21"/>
              </w:rPr>
              <w:lastRenderedPageBreak/>
              <w:t>10)</w:t>
            </w:r>
            <w:r w:rsidRPr="00BF7680">
              <w:rPr>
                <w:rFonts w:ascii="宋体" w:eastAsia="宋体" w:hAnsi="宋体" w:cs="宋体"/>
                <w:color w:val="auto"/>
                <w:szCs w:val="21"/>
              </w:rPr>
              <w:tab/>
            </w:r>
            <w:r w:rsidRPr="00BF7680">
              <w:rPr>
                <w:rFonts w:ascii="宋体" w:eastAsia="宋体" w:hAnsi="宋体" w:cs="宋体" w:hint="eastAsia"/>
                <w:color w:val="auto"/>
                <w:szCs w:val="21"/>
              </w:rPr>
              <w:t>上一次</w:t>
            </w:r>
            <w:proofErr w:type="gramStart"/>
            <w:r w:rsidRPr="00BF7680">
              <w:rPr>
                <w:rFonts w:ascii="宋体" w:eastAsia="宋体" w:hAnsi="宋体" w:cs="宋体" w:hint="eastAsia"/>
                <w:color w:val="auto"/>
                <w:szCs w:val="21"/>
              </w:rPr>
              <w:t>结算插枪充电</w:t>
            </w:r>
            <w:proofErr w:type="gramEnd"/>
            <w:r w:rsidRPr="00BF7680">
              <w:rPr>
                <w:rFonts w:ascii="宋体" w:eastAsia="宋体" w:hAnsi="宋体" w:cs="宋体" w:hint="eastAsia"/>
                <w:color w:val="auto"/>
                <w:szCs w:val="21"/>
              </w:rPr>
              <w:t>量，即上两次换</w:t>
            </w:r>
            <w:proofErr w:type="gramStart"/>
            <w:r w:rsidRPr="00BF7680">
              <w:rPr>
                <w:rFonts w:ascii="宋体" w:eastAsia="宋体" w:hAnsi="宋体" w:cs="宋体" w:hint="eastAsia"/>
                <w:color w:val="auto"/>
                <w:szCs w:val="21"/>
              </w:rPr>
              <w:t>电操作</w:t>
            </w:r>
            <w:proofErr w:type="gramEnd"/>
            <w:r w:rsidRPr="00BF7680">
              <w:rPr>
                <w:rFonts w:ascii="宋体" w:eastAsia="宋体" w:hAnsi="宋体" w:cs="宋体" w:hint="eastAsia"/>
                <w:color w:val="auto"/>
                <w:szCs w:val="21"/>
              </w:rPr>
              <w:t>之间产生</w:t>
            </w:r>
            <w:proofErr w:type="gramStart"/>
            <w:r w:rsidRPr="00BF7680">
              <w:rPr>
                <w:rFonts w:ascii="宋体" w:eastAsia="宋体" w:hAnsi="宋体" w:cs="宋体" w:hint="eastAsia"/>
                <w:color w:val="auto"/>
                <w:szCs w:val="21"/>
              </w:rPr>
              <w:t>的插枪充电</w:t>
            </w:r>
            <w:proofErr w:type="gramEnd"/>
            <w:r w:rsidRPr="00BF7680">
              <w:rPr>
                <w:rFonts w:ascii="宋体" w:eastAsia="宋体" w:hAnsi="宋体" w:cs="宋体" w:hint="eastAsia"/>
                <w:color w:val="auto"/>
                <w:szCs w:val="21"/>
              </w:rPr>
              <w:t>量。</w:t>
            </w:r>
            <w:r w:rsidRPr="00BF7680">
              <w:rPr>
                <w:rFonts w:ascii="宋体" w:eastAsia="宋体" w:hAnsi="宋体" w:cs="宋体"/>
                <w:color w:val="auto"/>
                <w:szCs w:val="21"/>
              </w:rPr>
              <w:t>3Byte</w:t>
            </w:r>
            <w:r w:rsidRPr="00BF7680">
              <w:rPr>
                <w:rFonts w:ascii="宋体" w:eastAsia="宋体" w:hAnsi="宋体" w:cs="宋体" w:hint="eastAsia"/>
                <w:color w:val="auto"/>
                <w:szCs w:val="21"/>
              </w:rPr>
              <w:t>。</w:t>
            </w:r>
          </w:p>
          <w:p w14:paraId="4F0CD602"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color w:val="auto"/>
                <w:szCs w:val="21"/>
              </w:rPr>
              <w:t>11)</w:t>
            </w:r>
            <w:r w:rsidRPr="00BF7680">
              <w:rPr>
                <w:rFonts w:ascii="宋体" w:eastAsia="宋体" w:hAnsi="宋体" w:cs="宋体"/>
                <w:color w:val="auto"/>
                <w:szCs w:val="21"/>
              </w:rPr>
              <w:tab/>
            </w:r>
            <w:r w:rsidRPr="00BF7680">
              <w:rPr>
                <w:rFonts w:ascii="宋体" w:eastAsia="宋体" w:hAnsi="宋体" w:cs="宋体" w:hint="eastAsia"/>
                <w:color w:val="auto"/>
                <w:szCs w:val="21"/>
              </w:rPr>
              <w:t>本次实时综合能耗，即从上一次换电开始，到当前时间点之间产生的综合能耗。</w:t>
            </w:r>
            <w:r w:rsidRPr="00BF7680">
              <w:rPr>
                <w:rFonts w:ascii="宋体" w:eastAsia="宋体" w:hAnsi="宋体" w:cs="宋体"/>
                <w:color w:val="auto"/>
                <w:szCs w:val="21"/>
              </w:rPr>
              <w:t>3Byte</w:t>
            </w:r>
            <w:r w:rsidRPr="00BF7680">
              <w:rPr>
                <w:rFonts w:ascii="宋体" w:eastAsia="宋体" w:hAnsi="宋体" w:cs="宋体" w:hint="eastAsia"/>
                <w:color w:val="auto"/>
                <w:szCs w:val="21"/>
              </w:rPr>
              <w:t>。</w:t>
            </w:r>
          </w:p>
          <w:p w14:paraId="3A7AED42"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color w:val="auto"/>
                <w:szCs w:val="21"/>
              </w:rPr>
              <w:t>12)</w:t>
            </w:r>
            <w:r w:rsidRPr="00BF7680">
              <w:rPr>
                <w:rFonts w:ascii="宋体" w:eastAsia="宋体" w:hAnsi="宋体" w:cs="宋体"/>
                <w:color w:val="auto"/>
                <w:szCs w:val="21"/>
              </w:rPr>
              <w:tab/>
            </w:r>
            <w:r w:rsidRPr="00BF7680">
              <w:rPr>
                <w:rFonts w:ascii="宋体" w:eastAsia="宋体" w:hAnsi="宋体" w:cs="宋体" w:hint="eastAsia"/>
                <w:color w:val="auto"/>
                <w:szCs w:val="21"/>
              </w:rPr>
              <w:t>上一次结算综合能耗，即上两次换</w:t>
            </w:r>
            <w:proofErr w:type="gramStart"/>
            <w:r w:rsidRPr="00BF7680">
              <w:rPr>
                <w:rFonts w:ascii="宋体" w:eastAsia="宋体" w:hAnsi="宋体" w:cs="宋体" w:hint="eastAsia"/>
                <w:color w:val="auto"/>
                <w:szCs w:val="21"/>
              </w:rPr>
              <w:t>电操作</w:t>
            </w:r>
            <w:proofErr w:type="gramEnd"/>
            <w:r w:rsidRPr="00BF7680">
              <w:rPr>
                <w:rFonts w:ascii="宋体" w:eastAsia="宋体" w:hAnsi="宋体" w:cs="宋体" w:hint="eastAsia"/>
                <w:color w:val="auto"/>
                <w:szCs w:val="21"/>
              </w:rPr>
              <w:t>之间产生的综合能耗。</w:t>
            </w:r>
            <w:r w:rsidRPr="00BF7680">
              <w:rPr>
                <w:rFonts w:ascii="宋体" w:eastAsia="宋体" w:hAnsi="宋体" w:cs="宋体"/>
                <w:color w:val="auto"/>
                <w:szCs w:val="21"/>
              </w:rPr>
              <w:t>3Byte</w:t>
            </w:r>
            <w:r w:rsidRPr="00BF7680">
              <w:rPr>
                <w:rFonts w:ascii="宋体" w:eastAsia="宋体" w:hAnsi="宋体" w:cs="宋体" w:hint="eastAsia"/>
                <w:color w:val="auto"/>
                <w:szCs w:val="21"/>
              </w:rPr>
              <w:t xml:space="preserve">。 </w:t>
            </w:r>
          </w:p>
          <w:p w14:paraId="18ECD159"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hint="eastAsia"/>
                <w:color w:val="auto"/>
                <w:szCs w:val="21"/>
              </w:rPr>
              <w:t>1</w:t>
            </w:r>
            <w:r w:rsidRPr="00BF7680">
              <w:rPr>
                <w:rFonts w:ascii="宋体" w:eastAsia="宋体" w:hAnsi="宋体" w:cs="宋体"/>
                <w:color w:val="auto"/>
                <w:szCs w:val="21"/>
              </w:rPr>
              <w:t>3</w:t>
            </w:r>
            <w:r w:rsidRPr="00BF7680">
              <w:rPr>
                <w:rFonts w:ascii="宋体" w:eastAsia="宋体" w:hAnsi="宋体" w:cs="宋体" w:hint="eastAsia"/>
                <w:color w:val="auto"/>
                <w:szCs w:val="21"/>
              </w:rPr>
              <w:t>）电量，</w:t>
            </w:r>
            <w:proofErr w:type="gramStart"/>
            <w:r w:rsidRPr="00BF7680">
              <w:rPr>
                <w:rFonts w:ascii="宋体" w:eastAsia="宋体" w:hAnsi="宋体" w:cs="宋体" w:hint="eastAsia"/>
                <w:color w:val="auto"/>
                <w:szCs w:val="21"/>
              </w:rPr>
              <w:t>实时带</w:t>
            </w:r>
            <w:proofErr w:type="gramEnd"/>
            <w:r w:rsidRPr="00BF7680">
              <w:rPr>
                <w:rFonts w:ascii="宋体" w:eastAsia="宋体" w:hAnsi="宋体" w:cs="宋体" w:hint="eastAsia"/>
                <w:color w:val="auto"/>
                <w:szCs w:val="21"/>
              </w:rPr>
              <w:t>结算电费电量，</w:t>
            </w:r>
            <w:r w:rsidRPr="00BF7680">
              <w:rPr>
                <w:rFonts w:ascii="宋体" w:eastAsia="宋体" w:hAnsi="宋体" w:cs="宋体"/>
                <w:color w:val="auto"/>
                <w:szCs w:val="21"/>
              </w:rPr>
              <w:t xml:space="preserve">= </w:t>
            </w:r>
            <w:r w:rsidRPr="00BF7680">
              <w:rPr>
                <w:rFonts w:ascii="宋体" w:eastAsia="宋体" w:hAnsi="宋体" w:cs="宋体" w:hint="eastAsia"/>
                <w:color w:val="auto"/>
                <w:szCs w:val="21"/>
              </w:rPr>
              <w:t>本次实时综合能耗</w:t>
            </w:r>
            <w:r w:rsidRPr="00BF7680">
              <w:rPr>
                <w:rFonts w:ascii="宋体" w:eastAsia="宋体" w:hAnsi="宋体" w:cs="宋体"/>
                <w:color w:val="auto"/>
                <w:szCs w:val="21"/>
              </w:rPr>
              <w:t xml:space="preserve"> - </w:t>
            </w:r>
            <w:r w:rsidRPr="00BF7680">
              <w:rPr>
                <w:rFonts w:ascii="宋体" w:eastAsia="宋体" w:hAnsi="宋体" w:cs="宋体" w:hint="eastAsia"/>
                <w:color w:val="auto"/>
                <w:szCs w:val="21"/>
              </w:rPr>
              <w:t>本次</w:t>
            </w:r>
            <w:proofErr w:type="gramStart"/>
            <w:r w:rsidRPr="00BF7680">
              <w:rPr>
                <w:rFonts w:ascii="宋体" w:eastAsia="宋体" w:hAnsi="宋体" w:cs="宋体" w:hint="eastAsia"/>
                <w:color w:val="auto"/>
                <w:szCs w:val="21"/>
              </w:rPr>
              <w:t>实时插枪充电</w:t>
            </w:r>
            <w:proofErr w:type="gramEnd"/>
            <w:r w:rsidRPr="00BF7680">
              <w:rPr>
                <w:rFonts w:ascii="宋体" w:eastAsia="宋体" w:hAnsi="宋体" w:cs="宋体" w:hint="eastAsia"/>
                <w:color w:val="auto"/>
                <w:szCs w:val="21"/>
              </w:rPr>
              <w:t>量。</w:t>
            </w:r>
            <w:r w:rsidRPr="00BF7680">
              <w:rPr>
                <w:rFonts w:ascii="宋体" w:eastAsia="宋体" w:hAnsi="宋体" w:cs="宋体"/>
                <w:color w:val="auto"/>
                <w:szCs w:val="21"/>
              </w:rPr>
              <w:t>3Byte</w:t>
            </w:r>
            <w:r w:rsidRPr="00BF7680">
              <w:rPr>
                <w:rFonts w:ascii="宋体" w:eastAsia="宋体" w:hAnsi="宋体" w:cs="宋体" w:hint="eastAsia"/>
                <w:color w:val="auto"/>
                <w:szCs w:val="21"/>
              </w:rPr>
              <w:t>）</w:t>
            </w:r>
          </w:p>
          <w:p w14:paraId="50280B0A"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color w:val="auto"/>
                <w:szCs w:val="21"/>
              </w:rPr>
              <w:t>0</w:t>
            </w:r>
            <w:r w:rsidRPr="00BF7680">
              <w:rPr>
                <w:rFonts w:ascii="宋体" w:eastAsia="宋体" w:hAnsi="宋体" w:cs="宋体" w:hint="eastAsia"/>
                <w:color w:val="auto"/>
                <w:szCs w:val="21"/>
              </w:rPr>
              <w:t>x</w:t>
            </w:r>
            <w:r w:rsidRPr="00BF7680">
              <w:rPr>
                <w:rFonts w:ascii="宋体" w:eastAsia="宋体" w:hAnsi="宋体" w:cs="宋体"/>
                <w:color w:val="auto"/>
                <w:szCs w:val="21"/>
              </w:rPr>
              <w:t>11</w:t>
            </w:r>
            <w:r w:rsidRPr="00BF7680">
              <w:rPr>
                <w:rFonts w:ascii="宋体" w:eastAsia="宋体" w:hAnsi="宋体" w:cs="宋体" w:hint="eastAsia"/>
                <w:color w:val="auto"/>
                <w:szCs w:val="21"/>
              </w:rPr>
              <w:t>：设置车辆是否需要进入休眠（进入休眠：0。不进入休眠：1。）</w:t>
            </w:r>
          </w:p>
          <w:p w14:paraId="2B3C51F4" w14:textId="77777777" w:rsidR="00BF7680" w:rsidRPr="00BF7680" w:rsidRDefault="00BF7680" w:rsidP="00BF7680">
            <w:pPr>
              <w:spacing w:after="0" w:line="240" w:lineRule="auto"/>
              <w:ind w:left="0" w:firstLine="0"/>
              <w:rPr>
                <w:rFonts w:ascii="宋体" w:eastAsia="宋体" w:hAnsi="宋体" w:cs="宋体"/>
                <w:color w:val="auto"/>
                <w:szCs w:val="21"/>
              </w:rPr>
            </w:pPr>
            <w:r w:rsidRPr="00BF7680">
              <w:rPr>
                <w:rFonts w:ascii="宋体" w:eastAsia="宋体" w:hAnsi="宋体" w:cs="宋体" w:hint="eastAsia"/>
                <w:color w:val="auto"/>
                <w:szCs w:val="21"/>
              </w:rPr>
              <w:t>0x</w:t>
            </w:r>
            <w:r w:rsidRPr="00BF7680">
              <w:rPr>
                <w:rFonts w:ascii="宋体" w:eastAsia="宋体" w:hAnsi="宋体" w:cs="宋体"/>
                <w:color w:val="auto"/>
                <w:szCs w:val="21"/>
              </w:rPr>
              <w:t>12</w:t>
            </w:r>
            <w:r w:rsidRPr="00BF7680">
              <w:rPr>
                <w:rFonts w:ascii="宋体" w:eastAsia="宋体" w:hAnsi="宋体" w:cs="宋体" w:hint="eastAsia"/>
                <w:color w:val="auto"/>
                <w:szCs w:val="21"/>
              </w:rPr>
              <w:t>：设置车辆是否要转发福田协议（需要转发：0。不需要转发：1。）</w:t>
            </w:r>
          </w:p>
          <w:p w14:paraId="59CDDB57" w14:textId="77777777" w:rsidR="00BF7680" w:rsidRDefault="00BF7680" w:rsidP="00BF7680">
            <w:pPr>
              <w:spacing w:after="0" w:line="240" w:lineRule="auto"/>
              <w:ind w:left="0" w:firstLine="0"/>
              <w:rPr>
                <w:rFonts w:ascii="宋体" w:eastAsia="宋体" w:hAnsi="宋体" w:cs="宋体"/>
                <w:color w:val="auto"/>
                <w:szCs w:val="21"/>
              </w:rPr>
            </w:pPr>
            <w:r w:rsidRPr="00585200">
              <w:rPr>
                <w:rFonts w:ascii="宋体" w:eastAsia="宋体" w:hAnsi="宋体" w:cs="宋体" w:hint="eastAsia"/>
                <w:color w:val="auto"/>
                <w:szCs w:val="21"/>
              </w:rPr>
              <w:t>0x</w:t>
            </w:r>
            <w:r w:rsidRPr="00585200">
              <w:rPr>
                <w:rFonts w:ascii="宋体" w:eastAsia="宋体" w:hAnsi="宋体" w:cs="宋体"/>
                <w:color w:val="auto"/>
                <w:szCs w:val="21"/>
              </w:rPr>
              <w:t>13: 设置车辆单</w:t>
            </w:r>
            <w:proofErr w:type="gramStart"/>
            <w:r w:rsidRPr="00585200">
              <w:rPr>
                <w:rFonts w:ascii="宋体" w:eastAsia="宋体" w:hAnsi="宋体" w:cs="宋体"/>
                <w:color w:val="auto"/>
                <w:szCs w:val="21"/>
              </w:rPr>
              <w:t>双磁开</w:t>
            </w:r>
            <w:proofErr w:type="gramEnd"/>
            <w:r w:rsidRPr="00585200">
              <w:rPr>
                <w:rFonts w:ascii="宋体" w:eastAsia="宋体" w:hAnsi="宋体" w:cs="宋体"/>
                <w:color w:val="auto"/>
                <w:szCs w:val="21"/>
              </w:rPr>
              <w:t>模式（</w:t>
            </w:r>
            <w:r w:rsidRPr="00585200">
              <w:rPr>
                <w:rFonts w:ascii="宋体" w:eastAsia="宋体" w:hAnsi="宋体" w:cs="宋体" w:hint="eastAsia"/>
                <w:color w:val="auto"/>
                <w:szCs w:val="21"/>
              </w:rPr>
              <w:t xml:space="preserve">0：版本默认。 </w:t>
            </w:r>
            <w:r w:rsidRPr="00585200">
              <w:rPr>
                <w:rFonts w:ascii="宋体" w:eastAsia="宋体" w:hAnsi="宋体" w:cs="宋体"/>
                <w:color w:val="auto"/>
                <w:szCs w:val="21"/>
              </w:rPr>
              <w:t>1：单磁开。</w:t>
            </w:r>
            <w:r w:rsidRPr="00585200">
              <w:rPr>
                <w:rFonts w:ascii="宋体" w:eastAsia="宋体" w:hAnsi="宋体" w:cs="宋体" w:hint="eastAsia"/>
                <w:color w:val="auto"/>
                <w:szCs w:val="21"/>
              </w:rPr>
              <w:t xml:space="preserve"> </w:t>
            </w:r>
            <w:r w:rsidRPr="00585200">
              <w:rPr>
                <w:rFonts w:ascii="宋体" w:eastAsia="宋体" w:hAnsi="宋体" w:cs="宋体"/>
                <w:color w:val="auto"/>
                <w:szCs w:val="21"/>
              </w:rPr>
              <w:t>2：</w:t>
            </w:r>
            <w:proofErr w:type="gramStart"/>
            <w:r w:rsidRPr="00585200">
              <w:rPr>
                <w:rFonts w:ascii="宋体" w:eastAsia="宋体" w:hAnsi="宋体" w:cs="宋体" w:hint="eastAsia"/>
                <w:color w:val="auto"/>
                <w:szCs w:val="21"/>
              </w:rPr>
              <w:t>双磁开</w:t>
            </w:r>
            <w:proofErr w:type="gramEnd"/>
            <w:r w:rsidRPr="00585200">
              <w:rPr>
                <w:rFonts w:ascii="宋体" w:eastAsia="宋体" w:hAnsi="宋体" w:cs="宋体"/>
                <w:color w:val="auto"/>
                <w:szCs w:val="21"/>
              </w:rPr>
              <w:t>）</w:t>
            </w:r>
          </w:p>
          <w:p w14:paraId="753619D7" w14:textId="4CA8CD9F" w:rsidR="00B04B56" w:rsidRPr="00F76240" w:rsidRDefault="00A11FFB" w:rsidP="00A11FFB">
            <w:pPr>
              <w:spacing w:after="0" w:line="240" w:lineRule="auto"/>
              <w:ind w:left="0" w:firstLine="0"/>
              <w:rPr>
                <w:rFonts w:ascii="宋体" w:eastAsia="宋体" w:hAnsi="宋体" w:cs="宋体"/>
                <w:color w:val="000000" w:themeColor="text1"/>
                <w:szCs w:val="21"/>
              </w:rPr>
            </w:pPr>
            <w:r w:rsidRPr="00F76240">
              <w:rPr>
                <w:rFonts w:ascii="宋体" w:eastAsia="宋体" w:hAnsi="宋体" w:cs="宋体" w:hint="eastAsia"/>
                <w:color w:val="000000" w:themeColor="text1"/>
                <w:szCs w:val="21"/>
              </w:rPr>
              <w:t>0x14:设置推杆上锁位置阈值</w:t>
            </w:r>
            <w:r w:rsidR="00B04B56" w:rsidRPr="00F76240">
              <w:rPr>
                <w:rFonts w:ascii="宋体" w:eastAsia="宋体" w:hAnsi="宋体" w:cs="宋体" w:hint="eastAsia"/>
                <w:color w:val="000000" w:themeColor="text1"/>
                <w:szCs w:val="21"/>
              </w:rPr>
              <w:t>(2个参数</w:t>
            </w:r>
            <w:r w:rsidR="00482C60" w:rsidRPr="00F76240">
              <w:rPr>
                <w:rFonts w:ascii="宋体" w:eastAsia="宋体" w:hAnsi="宋体" w:cs="宋体" w:hint="eastAsia"/>
                <w:color w:val="000000" w:themeColor="text1"/>
                <w:szCs w:val="21"/>
              </w:rPr>
              <w:t>:最小值和最大值</w:t>
            </w:r>
            <w:r w:rsidR="00B04B56" w:rsidRPr="00F76240">
              <w:rPr>
                <w:rFonts w:ascii="宋体" w:eastAsia="宋体" w:hAnsi="宋体" w:cs="宋体" w:hint="eastAsia"/>
                <w:color w:val="000000" w:themeColor="text1"/>
                <w:szCs w:val="21"/>
              </w:rPr>
              <w:t>,总长度:2byte)</w:t>
            </w:r>
          </w:p>
          <w:p w14:paraId="43B072E7" w14:textId="7A834003" w:rsidR="00B04B56" w:rsidRPr="00F76240" w:rsidRDefault="00B04B56" w:rsidP="00B04B56">
            <w:pPr>
              <w:spacing w:after="0" w:line="240" w:lineRule="auto"/>
              <w:ind w:left="0" w:firstLine="0"/>
              <w:rPr>
                <w:rFonts w:ascii="宋体" w:eastAsia="宋体" w:hAnsi="宋体" w:cs="宋体"/>
                <w:color w:val="000000" w:themeColor="text1"/>
                <w:szCs w:val="21"/>
              </w:rPr>
            </w:pPr>
            <w:r w:rsidRPr="00F76240">
              <w:rPr>
                <w:rFonts w:ascii="宋体" w:eastAsia="宋体" w:hAnsi="宋体" w:cs="宋体" w:hint="eastAsia"/>
                <w:color w:val="000000" w:themeColor="text1"/>
                <w:szCs w:val="21"/>
              </w:rPr>
              <w:t>每个参数长度:1byte</w:t>
            </w:r>
          </w:p>
          <w:p w14:paraId="6334D41E" w14:textId="77777777" w:rsidR="00B04B56" w:rsidRPr="00F76240" w:rsidRDefault="00B04B56" w:rsidP="00B04B56">
            <w:pPr>
              <w:spacing w:after="0"/>
              <w:jc w:val="both"/>
              <w:rPr>
                <w:rFonts w:ascii="宋体" w:eastAsia="宋体" w:hAnsi="宋体" w:cs="宋体"/>
                <w:color w:val="000000" w:themeColor="text1"/>
                <w:szCs w:val="21"/>
              </w:rPr>
            </w:pPr>
            <w:r w:rsidRPr="00F76240">
              <w:rPr>
                <w:rFonts w:ascii="宋体" w:eastAsia="宋体" w:hAnsi="宋体" w:cs="宋体" w:hint="eastAsia"/>
                <w:color w:val="000000" w:themeColor="text1"/>
                <w:szCs w:val="21"/>
              </w:rPr>
              <w:t>偏移:0</w:t>
            </w:r>
          </w:p>
          <w:p w14:paraId="7CBA78AF" w14:textId="77777777" w:rsidR="00B04B56" w:rsidRPr="00F76240" w:rsidRDefault="00B04B56" w:rsidP="00B04B56">
            <w:pPr>
              <w:spacing w:after="0" w:line="240" w:lineRule="auto"/>
              <w:ind w:left="0" w:firstLine="0"/>
              <w:rPr>
                <w:rFonts w:ascii="宋体" w:eastAsia="宋体" w:hAnsi="宋体" w:cs="宋体"/>
                <w:color w:val="000000" w:themeColor="text1"/>
                <w:szCs w:val="21"/>
              </w:rPr>
            </w:pPr>
            <w:r w:rsidRPr="00F76240">
              <w:rPr>
                <w:rFonts w:ascii="宋体" w:eastAsia="宋体" w:hAnsi="宋体" w:cs="宋体" w:hint="eastAsia"/>
                <w:color w:val="000000" w:themeColor="text1"/>
                <w:szCs w:val="21"/>
              </w:rPr>
              <w:t>范围0-254mm</w:t>
            </w:r>
          </w:p>
          <w:p w14:paraId="50E6F44F" w14:textId="413971E2" w:rsidR="00B04B56" w:rsidRPr="00F76240" w:rsidRDefault="00B04B56" w:rsidP="00A11FFB">
            <w:pPr>
              <w:spacing w:after="0" w:line="240" w:lineRule="auto"/>
              <w:ind w:left="0" w:firstLine="0"/>
              <w:rPr>
                <w:rFonts w:ascii="宋体" w:eastAsia="宋体" w:hAnsi="宋体" w:cs="宋体"/>
                <w:color w:val="000000" w:themeColor="text1"/>
                <w:szCs w:val="21"/>
              </w:rPr>
            </w:pPr>
            <w:proofErr w:type="gramStart"/>
            <w:r w:rsidRPr="00F76240">
              <w:rPr>
                <w:rFonts w:ascii="宋体" w:eastAsia="宋体" w:hAnsi="宋体" w:cs="宋体" w:hint="eastAsia"/>
                <w:color w:val="000000" w:themeColor="text1"/>
                <w:szCs w:val="21"/>
              </w:rPr>
              <w:t>无效值</w:t>
            </w:r>
            <w:proofErr w:type="gramEnd"/>
            <w:r w:rsidRPr="00F76240">
              <w:rPr>
                <w:rFonts w:ascii="宋体" w:eastAsia="宋体" w:hAnsi="宋体" w:cs="宋体" w:hint="eastAsia"/>
                <w:color w:val="000000" w:themeColor="text1"/>
                <w:szCs w:val="21"/>
              </w:rPr>
              <w:t>0xFF</w:t>
            </w:r>
          </w:p>
          <w:p w14:paraId="736BAE1C" w14:textId="42AD57CE" w:rsidR="00B04B56" w:rsidRPr="00F76240" w:rsidRDefault="007E18CB" w:rsidP="00A11FFB">
            <w:pPr>
              <w:spacing w:after="0" w:line="240" w:lineRule="auto"/>
              <w:ind w:left="0" w:firstLine="0"/>
              <w:rPr>
                <w:rFonts w:ascii="宋体" w:eastAsia="宋体" w:hAnsi="宋体" w:cs="宋体"/>
                <w:color w:val="000000" w:themeColor="text1"/>
                <w:szCs w:val="21"/>
              </w:rPr>
            </w:pPr>
            <w:r w:rsidRPr="00F76240">
              <w:rPr>
                <w:rFonts w:ascii="宋体" w:eastAsia="宋体" w:hAnsi="宋体" w:cs="宋体" w:hint="eastAsia"/>
                <w:color w:val="000000" w:themeColor="text1"/>
                <w:szCs w:val="21"/>
              </w:rPr>
              <w:t>最小值:</w:t>
            </w:r>
            <w:r w:rsidR="00B04B56" w:rsidRPr="00F76240">
              <w:rPr>
                <w:rFonts w:ascii="宋体" w:eastAsia="宋体" w:hAnsi="宋体" w:cs="宋体" w:hint="eastAsia"/>
                <w:color w:val="000000" w:themeColor="text1"/>
                <w:szCs w:val="21"/>
              </w:rPr>
              <w:t xml:space="preserve"> 参数值第39byte</w:t>
            </w:r>
          </w:p>
          <w:p w14:paraId="4576D4B3" w14:textId="53D2D43A" w:rsidR="00B04B56" w:rsidRPr="00F76240" w:rsidRDefault="00B04B56" w:rsidP="00A11FFB">
            <w:pPr>
              <w:spacing w:after="0" w:line="240" w:lineRule="auto"/>
              <w:ind w:left="0" w:firstLine="0"/>
              <w:rPr>
                <w:rFonts w:ascii="宋体" w:eastAsia="宋体" w:hAnsi="宋体" w:cs="宋体"/>
                <w:color w:val="000000" w:themeColor="text1"/>
                <w:szCs w:val="21"/>
              </w:rPr>
            </w:pPr>
            <w:r w:rsidRPr="00F76240">
              <w:rPr>
                <w:rFonts w:ascii="宋体" w:eastAsia="宋体" w:hAnsi="宋体" w:cs="宋体" w:hint="eastAsia"/>
                <w:color w:val="000000" w:themeColor="text1"/>
                <w:szCs w:val="21"/>
              </w:rPr>
              <w:t>最大值: 参数值第40byte</w:t>
            </w:r>
          </w:p>
          <w:p w14:paraId="46A27CCB" w14:textId="77777777" w:rsidR="00B04B56" w:rsidRPr="00F76240" w:rsidRDefault="00B04B56" w:rsidP="00A11FFB">
            <w:pPr>
              <w:spacing w:after="0" w:line="240" w:lineRule="auto"/>
              <w:ind w:left="0" w:firstLine="0"/>
              <w:rPr>
                <w:rFonts w:ascii="宋体" w:eastAsia="宋体" w:hAnsi="宋体" w:cs="宋体"/>
                <w:color w:val="000000" w:themeColor="text1"/>
                <w:szCs w:val="21"/>
              </w:rPr>
            </w:pPr>
          </w:p>
          <w:p w14:paraId="77799A75" w14:textId="15EDD572" w:rsidR="00B04B56" w:rsidRPr="00F76240" w:rsidRDefault="00A11FFB" w:rsidP="00B04B56">
            <w:pPr>
              <w:spacing w:after="0" w:line="240" w:lineRule="auto"/>
              <w:ind w:left="0" w:firstLine="0"/>
              <w:rPr>
                <w:rFonts w:ascii="宋体" w:eastAsia="宋体" w:hAnsi="宋体" w:cs="宋体"/>
                <w:color w:val="000000" w:themeColor="text1"/>
                <w:szCs w:val="21"/>
              </w:rPr>
            </w:pPr>
            <w:r w:rsidRPr="00F76240">
              <w:rPr>
                <w:rFonts w:ascii="宋体" w:eastAsia="宋体" w:hAnsi="宋体" w:cs="宋体" w:hint="eastAsia"/>
                <w:color w:val="000000" w:themeColor="text1"/>
                <w:szCs w:val="21"/>
              </w:rPr>
              <w:t>0x15:设置推杆解锁位置阈值</w:t>
            </w:r>
            <w:r w:rsidR="00B04B56" w:rsidRPr="00F76240">
              <w:rPr>
                <w:rFonts w:ascii="宋体" w:eastAsia="宋体" w:hAnsi="宋体" w:cs="宋体" w:hint="eastAsia"/>
                <w:color w:val="000000" w:themeColor="text1"/>
                <w:szCs w:val="21"/>
              </w:rPr>
              <w:t>(2个参数</w:t>
            </w:r>
            <w:r w:rsidR="00482C60" w:rsidRPr="00F76240">
              <w:rPr>
                <w:rFonts w:ascii="宋体" w:eastAsia="宋体" w:hAnsi="宋体" w:cs="宋体" w:hint="eastAsia"/>
                <w:color w:val="000000" w:themeColor="text1"/>
                <w:szCs w:val="21"/>
              </w:rPr>
              <w:t>:最小值和最大值</w:t>
            </w:r>
            <w:r w:rsidR="00B04B56" w:rsidRPr="00F76240">
              <w:rPr>
                <w:rFonts w:ascii="宋体" w:eastAsia="宋体" w:hAnsi="宋体" w:cs="宋体" w:hint="eastAsia"/>
                <w:color w:val="000000" w:themeColor="text1"/>
                <w:szCs w:val="21"/>
              </w:rPr>
              <w:t>,总长度:2byte)</w:t>
            </w:r>
          </w:p>
          <w:p w14:paraId="0F275FBC" w14:textId="77777777" w:rsidR="00B04B56" w:rsidRPr="00F76240" w:rsidRDefault="00B04B56" w:rsidP="00B04B56">
            <w:pPr>
              <w:spacing w:after="0" w:line="240" w:lineRule="auto"/>
              <w:ind w:left="0" w:firstLine="0"/>
              <w:rPr>
                <w:rFonts w:ascii="宋体" w:eastAsia="宋体" w:hAnsi="宋体" w:cs="宋体"/>
                <w:color w:val="000000" w:themeColor="text1"/>
                <w:szCs w:val="21"/>
              </w:rPr>
            </w:pPr>
            <w:r w:rsidRPr="00F76240">
              <w:rPr>
                <w:rFonts w:ascii="宋体" w:eastAsia="宋体" w:hAnsi="宋体" w:cs="宋体" w:hint="eastAsia"/>
                <w:color w:val="000000" w:themeColor="text1"/>
                <w:szCs w:val="21"/>
              </w:rPr>
              <w:t>每个参数长度:1byte</w:t>
            </w:r>
          </w:p>
          <w:p w14:paraId="7490720E" w14:textId="77777777" w:rsidR="00B04B56" w:rsidRPr="00F76240" w:rsidRDefault="00B04B56" w:rsidP="00B04B56">
            <w:pPr>
              <w:spacing w:after="0"/>
              <w:jc w:val="both"/>
              <w:rPr>
                <w:rFonts w:ascii="宋体" w:eastAsia="宋体" w:hAnsi="宋体" w:cs="宋体"/>
                <w:color w:val="000000" w:themeColor="text1"/>
                <w:szCs w:val="21"/>
              </w:rPr>
            </w:pPr>
            <w:r w:rsidRPr="00F76240">
              <w:rPr>
                <w:rFonts w:ascii="宋体" w:eastAsia="宋体" w:hAnsi="宋体" w:cs="宋体" w:hint="eastAsia"/>
                <w:color w:val="000000" w:themeColor="text1"/>
                <w:szCs w:val="21"/>
              </w:rPr>
              <w:t>偏移:0</w:t>
            </w:r>
          </w:p>
          <w:p w14:paraId="64747D38" w14:textId="77777777" w:rsidR="00B04B56" w:rsidRPr="00F76240" w:rsidRDefault="00B04B56" w:rsidP="00B04B56">
            <w:pPr>
              <w:spacing w:after="0" w:line="240" w:lineRule="auto"/>
              <w:ind w:left="0" w:firstLine="0"/>
              <w:rPr>
                <w:rFonts w:ascii="宋体" w:eastAsia="宋体" w:hAnsi="宋体" w:cs="宋体"/>
                <w:color w:val="000000" w:themeColor="text1"/>
                <w:szCs w:val="21"/>
              </w:rPr>
            </w:pPr>
            <w:r w:rsidRPr="00F76240">
              <w:rPr>
                <w:rFonts w:ascii="宋体" w:eastAsia="宋体" w:hAnsi="宋体" w:cs="宋体" w:hint="eastAsia"/>
                <w:color w:val="000000" w:themeColor="text1"/>
                <w:szCs w:val="21"/>
              </w:rPr>
              <w:t>范围0-254mm</w:t>
            </w:r>
          </w:p>
          <w:p w14:paraId="3C318293" w14:textId="536FADBA" w:rsidR="00B04B56" w:rsidRPr="00F76240" w:rsidRDefault="00B04B56" w:rsidP="00B04B56">
            <w:pPr>
              <w:spacing w:after="0" w:line="240" w:lineRule="auto"/>
              <w:ind w:left="0" w:firstLine="0"/>
              <w:rPr>
                <w:rFonts w:ascii="宋体" w:eastAsia="宋体" w:hAnsi="宋体" w:cs="宋体"/>
                <w:color w:val="000000" w:themeColor="text1"/>
                <w:szCs w:val="21"/>
              </w:rPr>
            </w:pPr>
            <w:proofErr w:type="gramStart"/>
            <w:r w:rsidRPr="00F76240">
              <w:rPr>
                <w:rFonts w:ascii="宋体" w:eastAsia="宋体" w:hAnsi="宋体" w:cs="宋体" w:hint="eastAsia"/>
                <w:color w:val="000000" w:themeColor="text1"/>
                <w:szCs w:val="21"/>
              </w:rPr>
              <w:t>无效值</w:t>
            </w:r>
            <w:proofErr w:type="gramEnd"/>
            <w:r w:rsidRPr="00F76240">
              <w:rPr>
                <w:rFonts w:ascii="宋体" w:eastAsia="宋体" w:hAnsi="宋体" w:cs="宋体" w:hint="eastAsia"/>
                <w:color w:val="000000" w:themeColor="text1"/>
                <w:szCs w:val="21"/>
              </w:rPr>
              <w:t>0xFF</w:t>
            </w:r>
          </w:p>
          <w:p w14:paraId="526B0F67" w14:textId="77777777" w:rsidR="00B04B56" w:rsidRPr="00F76240" w:rsidRDefault="00B04B56" w:rsidP="00B04B56">
            <w:pPr>
              <w:spacing w:after="0" w:line="240" w:lineRule="auto"/>
              <w:ind w:left="0" w:firstLine="0"/>
              <w:rPr>
                <w:rFonts w:ascii="宋体" w:eastAsia="宋体" w:hAnsi="宋体" w:cs="宋体"/>
                <w:color w:val="000000" w:themeColor="text1"/>
                <w:szCs w:val="21"/>
              </w:rPr>
            </w:pPr>
            <w:r w:rsidRPr="00F76240">
              <w:rPr>
                <w:rFonts w:ascii="宋体" w:eastAsia="宋体" w:hAnsi="宋体" w:cs="宋体" w:hint="eastAsia"/>
                <w:color w:val="000000" w:themeColor="text1"/>
                <w:szCs w:val="21"/>
              </w:rPr>
              <w:t>最小值: 参数值第39byte</w:t>
            </w:r>
          </w:p>
          <w:p w14:paraId="703ABFA0" w14:textId="77777777" w:rsidR="00B04B56" w:rsidRPr="00F76240" w:rsidRDefault="00B04B56" w:rsidP="00B04B56">
            <w:pPr>
              <w:spacing w:after="0" w:line="240" w:lineRule="auto"/>
              <w:ind w:left="0" w:firstLine="0"/>
              <w:rPr>
                <w:rFonts w:ascii="宋体" w:eastAsia="宋体" w:hAnsi="宋体" w:cs="宋体"/>
                <w:color w:val="000000" w:themeColor="text1"/>
                <w:szCs w:val="21"/>
              </w:rPr>
            </w:pPr>
            <w:r w:rsidRPr="00F76240">
              <w:rPr>
                <w:rFonts w:ascii="宋体" w:eastAsia="宋体" w:hAnsi="宋体" w:cs="宋体" w:hint="eastAsia"/>
                <w:color w:val="000000" w:themeColor="text1"/>
                <w:szCs w:val="21"/>
              </w:rPr>
              <w:t>最大值: 参数值第40byte</w:t>
            </w:r>
          </w:p>
          <w:p w14:paraId="7C570BAE" w14:textId="280DD99D" w:rsidR="00613B28" w:rsidRPr="00F76240" w:rsidRDefault="00613B28" w:rsidP="00613B28">
            <w:pPr>
              <w:spacing w:after="0" w:line="240" w:lineRule="auto"/>
              <w:ind w:left="0" w:firstLine="0"/>
              <w:rPr>
                <w:rFonts w:ascii="宋体" w:eastAsia="宋体" w:hAnsi="宋体" w:cs="宋体"/>
                <w:color w:val="FF0000"/>
                <w:szCs w:val="21"/>
              </w:rPr>
            </w:pPr>
            <w:r w:rsidRPr="00F76240">
              <w:rPr>
                <w:rFonts w:ascii="宋体" w:eastAsia="宋体" w:hAnsi="宋体" w:cs="宋体" w:hint="eastAsia"/>
                <w:color w:val="FF0000"/>
                <w:szCs w:val="21"/>
              </w:rPr>
              <w:t>0x16:设置推杆解锁目标位置 (</w:t>
            </w:r>
          </w:p>
          <w:p w14:paraId="326804B4" w14:textId="6D3043C9" w:rsidR="00613B28" w:rsidRPr="00F76240" w:rsidRDefault="00613B28" w:rsidP="00613B28">
            <w:pPr>
              <w:spacing w:after="0" w:line="240" w:lineRule="auto"/>
              <w:ind w:left="0" w:firstLine="0"/>
              <w:rPr>
                <w:rFonts w:ascii="宋体" w:eastAsia="宋体" w:hAnsi="宋体" w:cs="宋体"/>
                <w:color w:val="FF0000"/>
                <w:szCs w:val="21"/>
              </w:rPr>
            </w:pPr>
            <w:r w:rsidRPr="00F76240">
              <w:rPr>
                <w:rFonts w:ascii="宋体" w:eastAsia="宋体" w:hAnsi="宋体" w:cs="宋体" w:hint="eastAsia"/>
                <w:color w:val="FF0000"/>
                <w:szCs w:val="21"/>
              </w:rPr>
              <w:t>参数长度:1byte</w:t>
            </w:r>
          </w:p>
          <w:p w14:paraId="5B8935D8" w14:textId="77777777" w:rsidR="00613B28" w:rsidRPr="00F76240" w:rsidRDefault="00613B28" w:rsidP="00613B28">
            <w:pPr>
              <w:spacing w:after="0"/>
              <w:jc w:val="both"/>
              <w:rPr>
                <w:rFonts w:ascii="宋体" w:eastAsia="宋体" w:hAnsi="宋体" w:cs="宋体"/>
                <w:color w:val="FF0000"/>
                <w:szCs w:val="21"/>
              </w:rPr>
            </w:pPr>
            <w:r w:rsidRPr="00F76240">
              <w:rPr>
                <w:rFonts w:ascii="宋体" w:eastAsia="宋体" w:hAnsi="宋体" w:cs="宋体" w:hint="eastAsia"/>
                <w:color w:val="FF0000"/>
                <w:szCs w:val="21"/>
              </w:rPr>
              <w:t>偏移:0</w:t>
            </w:r>
          </w:p>
          <w:p w14:paraId="39E3921C" w14:textId="77777777" w:rsidR="00613B28" w:rsidRPr="00F76240" w:rsidRDefault="00613B28" w:rsidP="00613B28">
            <w:pPr>
              <w:spacing w:after="0" w:line="240" w:lineRule="auto"/>
              <w:ind w:left="0" w:firstLine="0"/>
              <w:rPr>
                <w:rFonts w:ascii="宋体" w:eastAsia="宋体" w:hAnsi="宋体" w:cs="宋体"/>
                <w:color w:val="FF0000"/>
                <w:szCs w:val="21"/>
              </w:rPr>
            </w:pPr>
            <w:r w:rsidRPr="00F76240">
              <w:rPr>
                <w:rFonts w:ascii="宋体" w:eastAsia="宋体" w:hAnsi="宋体" w:cs="宋体" w:hint="eastAsia"/>
                <w:color w:val="FF0000"/>
                <w:szCs w:val="21"/>
              </w:rPr>
              <w:t>范围0-254mm</w:t>
            </w:r>
          </w:p>
          <w:p w14:paraId="5BFA08B6" w14:textId="6FA5667C" w:rsidR="00613B28" w:rsidRPr="00F76240" w:rsidRDefault="00613B28" w:rsidP="00613B28">
            <w:pPr>
              <w:spacing w:after="0" w:line="240" w:lineRule="auto"/>
              <w:ind w:left="0" w:firstLine="0"/>
              <w:rPr>
                <w:rFonts w:ascii="宋体" w:eastAsia="宋体" w:hAnsi="宋体" w:cs="宋体"/>
                <w:color w:val="FF0000"/>
                <w:szCs w:val="21"/>
              </w:rPr>
            </w:pPr>
            <w:proofErr w:type="gramStart"/>
            <w:r w:rsidRPr="00F76240">
              <w:rPr>
                <w:rFonts w:ascii="宋体" w:eastAsia="宋体" w:hAnsi="宋体" w:cs="宋体" w:hint="eastAsia"/>
                <w:color w:val="FF0000"/>
                <w:szCs w:val="21"/>
              </w:rPr>
              <w:lastRenderedPageBreak/>
              <w:t>无效值</w:t>
            </w:r>
            <w:proofErr w:type="gramEnd"/>
            <w:r w:rsidRPr="00F76240">
              <w:rPr>
                <w:rFonts w:ascii="宋体" w:eastAsia="宋体" w:hAnsi="宋体" w:cs="宋体" w:hint="eastAsia"/>
                <w:color w:val="FF0000"/>
                <w:szCs w:val="21"/>
              </w:rPr>
              <w:t>0xFF</w:t>
            </w:r>
          </w:p>
          <w:p w14:paraId="222D0543" w14:textId="3759959D" w:rsidR="00613B28" w:rsidRPr="00F76240" w:rsidRDefault="00613B28" w:rsidP="00613B28">
            <w:pPr>
              <w:spacing w:after="0" w:line="240" w:lineRule="auto"/>
              <w:ind w:left="0" w:firstLine="0"/>
              <w:rPr>
                <w:rFonts w:ascii="宋体" w:eastAsia="宋体" w:hAnsi="宋体" w:cs="宋体"/>
                <w:color w:val="FF0000"/>
                <w:szCs w:val="21"/>
              </w:rPr>
            </w:pPr>
            <w:r w:rsidRPr="00F76240">
              <w:rPr>
                <w:rFonts w:ascii="宋体" w:eastAsia="宋体" w:hAnsi="宋体" w:cs="宋体" w:hint="eastAsia"/>
                <w:color w:val="FF0000"/>
                <w:szCs w:val="21"/>
              </w:rPr>
              <w:t>参数值第40byte</w:t>
            </w:r>
          </w:p>
          <w:p w14:paraId="31AAAF0E" w14:textId="094E9FA7" w:rsidR="00613B28" w:rsidRPr="00F76240" w:rsidRDefault="00613B28" w:rsidP="00613B28">
            <w:pPr>
              <w:spacing w:after="0" w:line="240" w:lineRule="auto"/>
              <w:ind w:left="0" w:firstLine="0"/>
              <w:rPr>
                <w:rFonts w:ascii="宋体" w:eastAsia="宋体" w:hAnsi="宋体" w:cs="宋体"/>
                <w:color w:val="FF0000"/>
                <w:szCs w:val="21"/>
              </w:rPr>
            </w:pPr>
            <w:r w:rsidRPr="00F76240">
              <w:rPr>
                <w:rFonts w:ascii="宋体" w:eastAsia="宋体" w:hAnsi="宋体" w:cs="宋体" w:hint="eastAsia"/>
                <w:color w:val="FF0000"/>
                <w:szCs w:val="21"/>
              </w:rPr>
              <w:t>0x17:设置推杆上锁目标位置 (</w:t>
            </w:r>
          </w:p>
          <w:p w14:paraId="7C0A87DF" w14:textId="77777777" w:rsidR="00613B28" w:rsidRPr="00F76240" w:rsidRDefault="00613B28" w:rsidP="00613B28">
            <w:pPr>
              <w:spacing w:after="0" w:line="240" w:lineRule="auto"/>
              <w:ind w:left="0" w:firstLine="0"/>
              <w:rPr>
                <w:rFonts w:ascii="宋体" w:eastAsia="宋体" w:hAnsi="宋体" w:cs="宋体"/>
                <w:color w:val="FF0000"/>
                <w:szCs w:val="21"/>
              </w:rPr>
            </w:pPr>
            <w:r w:rsidRPr="00F76240">
              <w:rPr>
                <w:rFonts w:ascii="宋体" w:eastAsia="宋体" w:hAnsi="宋体" w:cs="宋体" w:hint="eastAsia"/>
                <w:color w:val="FF0000"/>
                <w:szCs w:val="21"/>
              </w:rPr>
              <w:t>参数长度:1byte</w:t>
            </w:r>
          </w:p>
          <w:p w14:paraId="3B0B6368" w14:textId="77777777" w:rsidR="00613B28" w:rsidRPr="00F76240" w:rsidRDefault="00613B28" w:rsidP="00613B28">
            <w:pPr>
              <w:spacing w:after="0"/>
              <w:jc w:val="both"/>
              <w:rPr>
                <w:rFonts w:ascii="宋体" w:eastAsia="宋体" w:hAnsi="宋体" w:cs="宋体"/>
                <w:color w:val="FF0000"/>
                <w:szCs w:val="21"/>
              </w:rPr>
            </w:pPr>
            <w:r w:rsidRPr="00F76240">
              <w:rPr>
                <w:rFonts w:ascii="宋体" w:eastAsia="宋体" w:hAnsi="宋体" w:cs="宋体" w:hint="eastAsia"/>
                <w:color w:val="FF0000"/>
                <w:szCs w:val="21"/>
              </w:rPr>
              <w:t>偏移:0</w:t>
            </w:r>
          </w:p>
          <w:p w14:paraId="3EF16E1D" w14:textId="77777777" w:rsidR="00613B28" w:rsidRPr="00F76240" w:rsidRDefault="00613B28" w:rsidP="00613B28">
            <w:pPr>
              <w:spacing w:after="0" w:line="240" w:lineRule="auto"/>
              <w:ind w:left="0" w:firstLine="0"/>
              <w:rPr>
                <w:rFonts w:ascii="宋体" w:eastAsia="宋体" w:hAnsi="宋体" w:cs="宋体"/>
                <w:color w:val="FF0000"/>
                <w:szCs w:val="21"/>
              </w:rPr>
            </w:pPr>
            <w:r w:rsidRPr="00F76240">
              <w:rPr>
                <w:rFonts w:ascii="宋体" w:eastAsia="宋体" w:hAnsi="宋体" w:cs="宋体" w:hint="eastAsia"/>
                <w:color w:val="FF0000"/>
                <w:szCs w:val="21"/>
              </w:rPr>
              <w:t>范围0-254mm</w:t>
            </w:r>
          </w:p>
          <w:p w14:paraId="4F1A2680" w14:textId="77777777" w:rsidR="00613B28" w:rsidRPr="00F76240" w:rsidRDefault="00613B28" w:rsidP="00613B28">
            <w:pPr>
              <w:spacing w:after="0" w:line="240" w:lineRule="auto"/>
              <w:ind w:left="0" w:firstLine="0"/>
              <w:rPr>
                <w:rFonts w:ascii="宋体" w:eastAsia="宋体" w:hAnsi="宋体" w:cs="宋体"/>
                <w:color w:val="FF0000"/>
                <w:szCs w:val="21"/>
              </w:rPr>
            </w:pPr>
            <w:proofErr w:type="gramStart"/>
            <w:r w:rsidRPr="00F76240">
              <w:rPr>
                <w:rFonts w:ascii="宋体" w:eastAsia="宋体" w:hAnsi="宋体" w:cs="宋体" w:hint="eastAsia"/>
                <w:color w:val="FF0000"/>
                <w:szCs w:val="21"/>
              </w:rPr>
              <w:t>无效值</w:t>
            </w:r>
            <w:proofErr w:type="gramEnd"/>
            <w:r w:rsidRPr="00F76240">
              <w:rPr>
                <w:rFonts w:ascii="宋体" w:eastAsia="宋体" w:hAnsi="宋体" w:cs="宋体" w:hint="eastAsia"/>
                <w:color w:val="FF0000"/>
                <w:szCs w:val="21"/>
              </w:rPr>
              <w:t>0xFF</w:t>
            </w:r>
          </w:p>
          <w:p w14:paraId="4420D6E1" w14:textId="754C0CAC" w:rsidR="00497168" w:rsidRPr="00497168" w:rsidRDefault="00613B28" w:rsidP="00BF7680">
            <w:pPr>
              <w:spacing w:after="0" w:line="240" w:lineRule="auto"/>
              <w:ind w:left="0" w:firstLine="0"/>
              <w:rPr>
                <w:rFonts w:ascii="宋体" w:eastAsia="宋体" w:hAnsi="宋体" w:cs="宋体"/>
                <w:color w:val="FF0000"/>
                <w:szCs w:val="21"/>
              </w:rPr>
            </w:pPr>
            <w:r w:rsidRPr="00F76240">
              <w:rPr>
                <w:rFonts w:ascii="宋体" w:eastAsia="宋体" w:hAnsi="宋体" w:cs="宋体" w:hint="eastAsia"/>
                <w:color w:val="FF0000"/>
                <w:szCs w:val="21"/>
              </w:rPr>
              <w:t>参数值第40byte</w:t>
            </w:r>
          </w:p>
        </w:tc>
        <w:tc>
          <w:tcPr>
            <w:tcW w:w="914" w:type="pct"/>
            <w:tcBorders>
              <w:top w:val="single" w:sz="4" w:space="0" w:color="000000"/>
              <w:left w:val="single" w:sz="4" w:space="0" w:color="000000"/>
              <w:bottom w:val="single" w:sz="4" w:space="0" w:color="000000"/>
              <w:right w:val="single" w:sz="4" w:space="0" w:color="000000"/>
            </w:tcBorders>
          </w:tcPr>
          <w:p w14:paraId="602B5B95" w14:textId="77777777" w:rsidR="00BF7680" w:rsidRPr="00BF7680" w:rsidRDefault="00BF7680" w:rsidP="006E2E0E">
            <w:pPr>
              <w:spacing w:after="84"/>
              <w:ind w:left="0" w:firstLine="0"/>
              <w:rPr>
                <w:rFonts w:ascii="宋体" w:eastAsia="宋体" w:hAnsi="宋体" w:cs="Calibri"/>
                <w:color w:val="auto"/>
                <w:szCs w:val="21"/>
              </w:rPr>
            </w:pPr>
          </w:p>
        </w:tc>
      </w:tr>
      <w:tr w:rsidR="00BF7680" w:rsidRPr="00BF7680" w14:paraId="205D022C" w14:textId="7A655731" w:rsidTr="00BF7680">
        <w:trPr>
          <w:trHeight w:val="401"/>
        </w:trPr>
        <w:tc>
          <w:tcPr>
            <w:tcW w:w="498" w:type="pct"/>
            <w:tcBorders>
              <w:top w:val="single" w:sz="4" w:space="0" w:color="000000"/>
              <w:left w:val="single" w:sz="4" w:space="0" w:color="000000"/>
              <w:bottom w:val="single" w:sz="4" w:space="0" w:color="000000"/>
              <w:right w:val="single" w:sz="4" w:space="0" w:color="000000"/>
            </w:tcBorders>
            <w:shd w:val="clear" w:color="auto" w:fill="auto"/>
          </w:tcPr>
          <w:p w14:paraId="4C453C53" w14:textId="77777777" w:rsidR="00BF7680" w:rsidRPr="00BF7680" w:rsidRDefault="00BF7680" w:rsidP="006E2E0E">
            <w:pPr>
              <w:spacing w:after="0"/>
              <w:ind w:left="97" w:firstLine="0"/>
              <w:jc w:val="center"/>
              <w:rPr>
                <w:rFonts w:ascii="宋体" w:eastAsia="宋体" w:hAnsi="宋体"/>
                <w:szCs w:val="21"/>
              </w:rPr>
            </w:pPr>
            <w:r w:rsidRPr="00BF7680">
              <w:rPr>
                <w:rFonts w:ascii="宋体" w:eastAsia="宋体" w:hAnsi="宋体" w:cs="Calibri"/>
                <w:szCs w:val="21"/>
              </w:rPr>
              <w:lastRenderedPageBreak/>
              <w:t>2</w:t>
            </w:r>
          </w:p>
        </w:tc>
        <w:tc>
          <w:tcPr>
            <w:tcW w:w="10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280762" w14:textId="77777777" w:rsidR="00BF7680" w:rsidRPr="00BF7680" w:rsidRDefault="00BF7680" w:rsidP="006E2E0E">
            <w:pPr>
              <w:spacing w:after="0"/>
              <w:ind w:left="98" w:firstLine="0"/>
              <w:jc w:val="center"/>
              <w:rPr>
                <w:rFonts w:ascii="宋体" w:eastAsia="宋体" w:hAnsi="宋体"/>
                <w:szCs w:val="21"/>
              </w:rPr>
            </w:pPr>
            <w:r w:rsidRPr="00BF7680">
              <w:rPr>
                <w:rFonts w:ascii="宋体" w:eastAsia="宋体" w:hAnsi="宋体" w:cs="宋体"/>
                <w:szCs w:val="21"/>
              </w:rPr>
              <w:t>参数值</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75AFFC29" w14:textId="5FEB71E8" w:rsidR="00BF7680" w:rsidRPr="00BF7680" w:rsidRDefault="00BF7680" w:rsidP="006E2E0E">
            <w:pPr>
              <w:spacing w:after="0"/>
              <w:ind w:left="99" w:firstLine="0"/>
              <w:jc w:val="center"/>
              <w:rPr>
                <w:rFonts w:ascii="宋体" w:eastAsia="宋体" w:hAnsi="宋体"/>
                <w:szCs w:val="21"/>
              </w:rPr>
            </w:pPr>
            <w:r w:rsidRPr="00BF7680">
              <w:rPr>
                <w:rFonts w:ascii="宋体" w:eastAsia="宋体" w:hAnsi="宋体" w:cs="Calibri"/>
                <w:szCs w:val="21"/>
              </w:rPr>
              <w:t>40</w:t>
            </w:r>
          </w:p>
        </w:tc>
        <w:tc>
          <w:tcPr>
            <w:tcW w:w="15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69AE9F" w14:textId="77777777" w:rsidR="00BF7680" w:rsidRPr="00BF7680" w:rsidRDefault="00BF7680" w:rsidP="006E2E0E">
            <w:pPr>
              <w:spacing w:after="0"/>
              <w:ind w:left="95" w:firstLine="0"/>
              <w:jc w:val="center"/>
              <w:rPr>
                <w:rFonts w:ascii="宋体" w:eastAsia="宋体" w:hAnsi="宋体"/>
                <w:szCs w:val="21"/>
              </w:rPr>
            </w:pPr>
            <w:r w:rsidRPr="00BF7680">
              <w:rPr>
                <w:rFonts w:ascii="宋体" w:eastAsia="宋体" w:hAnsi="宋体" w:cs="宋体"/>
                <w:szCs w:val="21"/>
              </w:rPr>
              <w:t>参数值</w:t>
            </w:r>
          </w:p>
        </w:tc>
        <w:tc>
          <w:tcPr>
            <w:tcW w:w="914" w:type="pct"/>
            <w:tcBorders>
              <w:top w:val="single" w:sz="4" w:space="0" w:color="000000"/>
              <w:left w:val="single" w:sz="4" w:space="0" w:color="000000"/>
              <w:bottom w:val="single" w:sz="4" w:space="0" w:color="000000"/>
              <w:right w:val="single" w:sz="4" w:space="0" w:color="000000"/>
            </w:tcBorders>
          </w:tcPr>
          <w:p w14:paraId="1CCEDA81" w14:textId="77777777" w:rsidR="00BF7680" w:rsidRPr="00BF7680" w:rsidRDefault="00BF7680" w:rsidP="006E2E0E">
            <w:pPr>
              <w:spacing w:after="0"/>
              <w:ind w:left="95" w:firstLine="0"/>
              <w:jc w:val="center"/>
              <w:rPr>
                <w:rFonts w:ascii="宋体" w:eastAsia="宋体" w:hAnsi="宋体" w:cs="宋体"/>
                <w:szCs w:val="21"/>
              </w:rPr>
            </w:pPr>
          </w:p>
        </w:tc>
      </w:tr>
    </w:tbl>
    <w:p w14:paraId="6BFEFA8E" w14:textId="02CA4DC6" w:rsidR="00BF7680" w:rsidRPr="00BF7680" w:rsidRDefault="00BF7680" w:rsidP="00BF7680">
      <w:pPr>
        <w:spacing w:beforeLines="50" w:before="120" w:after="0" w:line="240" w:lineRule="auto"/>
        <w:ind w:left="0" w:firstLine="0"/>
        <w:jc w:val="center"/>
        <w:rPr>
          <w:rFonts w:ascii="宋体" w:eastAsia="宋体" w:hAnsi="宋体"/>
        </w:rPr>
      </w:pPr>
      <w:r w:rsidRPr="00BF7680">
        <w:rPr>
          <w:rFonts w:ascii="宋体" w:eastAsia="宋体" w:hAnsi="宋体" w:hint="eastAsia"/>
        </w:rPr>
        <w:t>表3</w:t>
      </w:r>
      <w:r w:rsidRPr="00BF7680">
        <w:rPr>
          <w:rFonts w:ascii="宋体" w:eastAsia="宋体" w:hAnsi="宋体"/>
        </w:rPr>
        <w:t>-</w:t>
      </w:r>
      <w:r w:rsidR="00C01350">
        <w:rPr>
          <w:rFonts w:ascii="宋体" w:eastAsia="宋体" w:hAnsi="宋体"/>
        </w:rPr>
        <w:t>28</w:t>
      </w:r>
      <w:r w:rsidRPr="00BF7680">
        <w:rPr>
          <w:rFonts w:ascii="宋体" w:eastAsia="宋体" w:hAnsi="宋体"/>
        </w:rPr>
        <w:t xml:space="preserve"> </w:t>
      </w:r>
      <w:r w:rsidR="00C01350">
        <w:rPr>
          <w:rFonts w:ascii="宋体" w:eastAsia="宋体" w:hAnsi="宋体" w:hint="eastAsia"/>
        </w:rPr>
        <w:t>终端</w:t>
      </w:r>
      <w:r w:rsidRPr="00BF7680">
        <w:rPr>
          <w:rFonts w:ascii="宋体" w:eastAsia="宋体" w:hAnsi="宋体" w:hint="eastAsia"/>
        </w:rPr>
        <w:t>应答</w:t>
      </w:r>
      <w:r w:rsidRPr="00BF7680">
        <w:rPr>
          <w:rFonts w:ascii="宋体" w:eastAsia="宋体" w:hAnsi="宋体"/>
        </w:rPr>
        <w:t>—0</w:t>
      </w:r>
      <w:r w:rsidRPr="00BF7680">
        <w:rPr>
          <w:rFonts w:ascii="宋体" w:eastAsia="宋体" w:hAnsi="宋体" w:hint="eastAsia"/>
        </w:rPr>
        <w:t>x</w:t>
      </w:r>
      <w:r w:rsidRPr="00BF7680">
        <w:rPr>
          <w:rFonts w:ascii="宋体" w:eastAsia="宋体" w:hAnsi="宋体"/>
        </w:rPr>
        <w:t>b1</w:t>
      </w:r>
    </w:p>
    <w:tbl>
      <w:tblPr>
        <w:tblW w:w="5000" w:type="pct"/>
        <w:tblCellMar>
          <w:top w:w="83" w:type="dxa"/>
          <w:left w:w="107" w:type="dxa"/>
          <w:right w:w="205" w:type="dxa"/>
        </w:tblCellMar>
        <w:tblLook w:val="0000" w:firstRow="0" w:lastRow="0" w:firstColumn="0" w:lastColumn="0" w:noHBand="0" w:noVBand="0"/>
      </w:tblPr>
      <w:tblGrid>
        <w:gridCol w:w="846"/>
        <w:gridCol w:w="1702"/>
        <w:gridCol w:w="1700"/>
        <w:gridCol w:w="2692"/>
        <w:gridCol w:w="1553"/>
      </w:tblGrid>
      <w:tr w:rsidR="00B50C39" w:rsidRPr="00BF7680" w14:paraId="6539E77F" w14:textId="77777777" w:rsidTr="00BF7680">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93376E4" w14:textId="0F7A275E" w:rsidR="00BF7680" w:rsidRPr="00BF7680" w:rsidRDefault="00BF7680" w:rsidP="00BF7680">
            <w:pPr>
              <w:spacing w:after="0"/>
              <w:ind w:left="97" w:firstLine="0"/>
              <w:jc w:val="center"/>
              <w:rPr>
                <w:rFonts w:ascii="宋体" w:eastAsia="宋体" w:hAnsi="宋体" w:cs="Calibri"/>
                <w:szCs w:val="21"/>
              </w:rPr>
            </w:pPr>
            <w:r w:rsidRPr="00BF7680">
              <w:rPr>
                <w:rFonts w:ascii="宋体" w:eastAsia="宋体" w:hAnsi="宋体" w:cs="宋体"/>
                <w:szCs w:val="21"/>
              </w:rPr>
              <w:t>序号</w:t>
            </w:r>
          </w:p>
        </w:tc>
        <w:tc>
          <w:tcPr>
            <w:tcW w:w="100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664CC6B" w14:textId="5C450675" w:rsidR="00BF7680" w:rsidRPr="00BF7680" w:rsidRDefault="00BF7680" w:rsidP="00BF7680">
            <w:pPr>
              <w:spacing w:after="0"/>
              <w:ind w:left="95" w:firstLine="0"/>
              <w:jc w:val="center"/>
              <w:rPr>
                <w:rFonts w:ascii="宋体" w:eastAsia="宋体" w:hAnsi="宋体" w:cs="宋体"/>
                <w:szCs w:val="21"/>
              </w:rPr>
            </w:pPr>
            <w:r w:rsidRPr="00BF7680">
              <w:rPr>
                <w:rFonts w:ascii="宋体" w:eastAsia="宋体" w:hAnsi="宋体" w:cs="宋体"/>
                <w:szCs w:val="21"/>
              </w:rPr>
              <w:t>字段定义</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402D233" w14:textId="5F159104" w:rsidR="00BF7680" w:rsidRPr="00BF7680" w:rsidRDefault="00BF7680" w:rsidP="00BF7680">
            <w:pPr>
              <w:spacing w:after="0"/>
              <w:ind w:left="99" w:firstLine="0"/>
              <w:jc w:val="center"/>
              <w:rPr>
                <w:rFonts w:ascii="宋体" w:eastAsia="宋体" w:hAnsi="宋体" w:cs="Calibri"/>
                <w:szCs w:val="21"/>
              </w:rPr>
            </w:pPr>
            <w:r w:rsidRPr="008B7164">
              <w:rPr>
                <w:rFonts w:ascii="宋体" w:eastAsia="宋体" w:hAnsi="宋体" w:cs="宋体" w:hint="eastAsia"/>
              </w:rPr>
              <w:t>长度（字节）</w:t>
            </w:r>
          </w:p>
        </w:tc>
        <w:tc>
          <w:tcPr>
            <w:tcW w:w="158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B46EA9B" w14:textId="5969307A" w:rsidR="00BF7680" w:rsidRPr="00BF7680" w:rsidRDefault="00BF7680" w:rsidP="00BF7680">
            <w:pPr>
              <w:spacing w:after="0"/>
              <w:ind w:left="97" w:firstLine="0"/>
              <w:jc w:val="center"/>
              <w:rPr>
                <w:rFonts w:ascii="宋体" w:eastAsia="宋体" w:hAnsi="宋体" w:cs="Calibri"/>
                <w:szCs w:val="21"/>
              </w:rPr>
            </w:pPr>
            <w:r w:rsidRPr="00BF7680">
              <w:rPr>
                <w:rFonts w:ascii="宋体" w:eastAsia="宋体" w:hAnsi="宋体" w:cs="宋体"/>
                <w:szCs w:val="21"/>
              </w:rPr>
              <w:t>参数说明</w:t>
            </w:r>
          </w:p>
        </w:tc>
        <w:tc>
          <w:tcPr>
            <w:tcW w:w="91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AA334B8" w14:textId="337592FC" w:rsidR="00BF7680" w:rsidRPr="00BF7680" w:rsidRDefault="00BF7680" w:rsidP="00BF7680">
            <w:pPr>
              <w:spacing w:after="0"/>
              <w:ind w:left="97" w:firstLine="0"/>
              <w:jc w:val="center"/>
              <w:rPr>
                <w:rFonts w:ascii="宋体" w:eastAsia="宋体" w:hAnsi="宋体" w:cs="Calibri"/>
                <w:szCs w:val="21"/>
              </w:rPr>
            </w:pPr>
            <w:r>
              <w:rPr>
                <w:rFonts w:ascii="宋体" w:eastAsia="宋体" w:hAnsi="宋体" w:cs="宋体" w:hint="eastAsia"/>
                <w:szCs w:val="21"/>
              </w:rPr>
              <w:t>备注</w:t>
            </w:r>
          </w:p>
        </w:tc>
      </w:tr>
      <w:tr w:rsidR="00BF7680" w:rsidRPr="00BF7680" w14:paraId="2665AEA3" w14:textId="33695051" w:rsidTr="00BF7680">
        <w:trPr>
          <w:trHeight w:val="492"/>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C73BC6" w14:textId="77777777" w:rsidR="00BF7680" w:rsidRPr="00BF7680" w:rsidRDefault="00BF7680" w:rsidP="006E2E0E">
            <w:pPr>
              <w:spacing w:after="0"/>
              <w:ind w:left="97" w:firstLine="0"/>
              <w:jc w:val="center"/>
              <w:rPr>
                <w:rFonts w:ascii="宋体" w:eastAsia="宋体" w:hAnsi="宋体"/>
                <w:szCs w:val="21"/>
              </w:rPr>
            </w:pPr>
            <w:r w:rsidRPr="00BF7680">
              <w:rPr>
                <w:rFonts w:ascii="宋体" w:eastAsia="宋体" w:hAnsi="宋体" w:cs="Calibri"/>
                <w:szCs w:val="21"/>
              </w:rPr>
              <w:t>1</w:t>
            </w:r>
          </w:p>
        </w:tc>
        <w:tc>
          <w:tcPr>
            <w:tcW w:w="10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4CE436" w14:textId="77777777" w:rsidR="00BF7680" w:rsidRPr="00BF7680" w:rsidRDefault="00BF7680" w:rsidP="006E2E0E">
            <w:pPr>
              <w:spacing w:after="0"/>
              <w:ind w:left="95" w:firstLine="0"/>
              <w:jc w:val="center"/>
              <w:rPr>
                <w:rFonts w:ascii="宋体" w:eastAsia="宋体" w:hAnsi="宋体"/>
                <w:szCs w:val="21"/>
              </w:rPr>
            </w:pPr>
            <w:r w:rsidRPr="00BF7680">
              <w:rPr>
                <w:rFonts w:ascii="宋体" w:eastAsia="宋体" w:hAnsi="宋体" w:cs="宋体"/>
                <w:szCs w:val="21"/>
              </w:rPr>
              <w:t>执行结果</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EDBB7D2" w14:textId="667DBFA6" w:rsidR="00BF7680" w:rsidRPr="00BF7680" w:rsidRDefault="00BF7680" w:rsidP="006E2E0E">
            <w:pPr>
              <w:spacing w:after="0"/>
              <w:ind w:left="99" w:firstLine="0"/>
              <w:jc w:val="center"/>
              <w:rPr>
                <w:rFonts w:ascii="宋体" w:eastAsia="宋体" w:hAnsi="宋体"/>
                <w:szCs w:val="21"/>
              </w:rPr>
            </w:pPr>
            <w:r w:rsidRPr="00BF7680">
              <w:rPr>
                <w:rFonts w:ascii="宋体" w:eastAsia="宋体" w:hAnsi="宋体" w:cs="Calibri"/>
                <w:szCs w:val="21"/>
              </w:rPr>
              <w:t>1</w:t>
            </w:r>
          </w:p>
        </w:tc>
        <w:tc>
          <w:tcPr>
            <w:tcW w:w="158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5E08CA" w14:textId="77777777" w:rsidR="00BF7680" w:rsidRDefault="00BF7680" w:rsidP="00BF7680">
            <w:pPr>
              <w:spacing w:after="0"/>
              <w:ind w:left="97" w:firstLine="0"/>
              <w:rPr>
                <w:rFonts w:ascii="宋体" w:eastAsia="宋体" w:hAnsi="宋体" w:cs="宋体"/>
                <w:szCs w:val="21"/>
              </w:rPr>
            </w:pPr>
            <w:r w:rsidRPr="00BF7680">
              <w:rPr>
                <w:rFonts w:ascii="宋体" w:eastAsia="宋体" w:hAnsi="宋体" w:cs="Calibri"/>
                <w:szCs w:val="21"/>
              </w:rPr>
              <w:t>0x00</w:t>
            </w:r>
            <w:r w:rsidRPr="00BF7680">
              <w:rPr>
                <w:rFonts w:ascii="宋体" w:eastAsia="宋体" w:hAnsi="宋体" w:cs="宋体"/>
                <w:szCs w:val="21"/>
              </w:rPr>
              <w:t xml:space="preserve">：成功 </w:t>
            </w:r>
          </w:p>
          <w:p w14:paraId="0E27C2B7" w14:textId="6722EFFF" w:rsidR="00BF7680" w:rsidRPr="00BF7680" w:rsidRDefault="00BF7680" w:rsidP="00BF7680">
            <w:pPr>
              <w:spacing w:after="0"/>
              <w:ind w:left="97" w:firstLine="0"/>
              <w:rPr>
                <w:rFonts w:ascii="宋体" w:eastAsia="宋体" w:hAnsi="宋体"/>
                <w:szCs w:val="21"/>
              </w:rPr>
            </w:pPr>
            <w:r w:rsidRPr="00BF7680">
              <w:rPr>
                <w:rFonts w:ascii="宋体" w:eastAsia="宋体" w:hAnsi="宋体" w:cs="Calibri"/>
                <w:szCs w:val="21"/>
              </w:rPr>
              <w:t>0x01</w:t>
            </w:r>
            <w:r w:rsidRPr="00BF7680">
              <w:rPr>
                <w:rFonts w:ascii="宋体" w:eastAsia="宋体" w:hAnsi="宋体" w:cs="宋体"/>
                <w:szCs w:val="21"/>
              </w:rPr>
              <w:t>：失败</w:t>
            </w:r>
          </w:p>
        </w:tc>
        <w:tc>
          <w:tcPr>
            <w:tcW w:w="914" w:type="pct"/>
            <w:tcBorders>
              <w:top w:val="single" w:sz="4" w:space="0" w:color="000000"/>
              <w:left w:val="single" w:sz="4" w:space="0" w:color="000000"/>
              <w:bottom w:val="single" w:sz="4" w:space="0" w:color="000000"/>
              <w:right w:val="single" w:sz="4" w:space="0" w:color="000000"/>
            </w:tcBorders>
          </w:tcPr>
          <w:p w14:paraId="6A3AFFDA" w14:textId="77777777" w:rsidR="00BF7680" w:rsidRPr="00BF7680" w:rsidRDefault="00BF7680" w:rsidP="006E2E0E">
            <w:pPr>
              <w:spacing w:after="0"/>
              <w:ind w:left="97" w:firstLine="0"/>
              <w:jc w:val="center"/>
              <w:rPr>
                <w:rFonts w:ascii="宋体" w:eastAsia="宋体" w:hAnsi="宋体" w:cs="Calibri"/>
                <w:szCs w:val="21"/>
              </w:rPr>
            </w:pPr>
          </w:p>
        </w:tc>
      </w:tr>
    </w:tbl>
    <w:p w14:paraId="25E979FC" w14:textId="36D9DBC1" w:rsidR="004E3A6D" w:rsidRDefault="004E3A6D" w:rsidP="007D0B39">
      <w:pPr>
        <w:pStyle w:val="2"/>
        <w:numPr>
          <w:ilvl w:val="2"/>
          <w:numId w:val="4"/>
        </w:numPr>
        <w:spacing w:beforeLines="100" w:before="240" w:afterLines="100" w:after="240" w:line="240" w:lineRule="auto"/>
        <w:rPr>
          <w:rFonts w:ascii="黑体" w:eastAsia="黑体" w:hAnsi="黑体"/>
          <w:b w:val="0"/>
          <w:sz w:val="21"/>
          <w:szCs w:val="21"/>
        </w:rPr>
      </w:pPr>
      <w:bookmarkStart w:id="926" w:name="_查询车辆参数（0x12）"/>
      <w:bookmarkStart w:id="927" w:name="_Toc118125470"/>
      <w:bookmarkStart w:id="928" w:name="_Toc119050752"/>
      <w:bookmarkEnd w:id="926"/>
      <w:r w:rsidRPr="00C01350">
        <w:rPr>
          <w:rFonts w:ascii="黑体" w:eastAsia="黑体" w:hAnsi="黑体"/>
          <w:b w:val="0"/>
          <w:sz w:val="21"/>
          <w:szCs w:val="21"/>
        </w:rPr>
        <w:t>查询车辆参数（0x12）</w:t>
      </w:r>
      <w:bookmarkEnd w:id="927"/>
      <w:bookmarkEnd w:id="928"/>
    </w:p>
    <w:p w14:paraId="5ED0539A" w14:textId="68AB88F8" w:rsidR="00C01350" w:rsidRDefault="00C01350" w:rsidP="00C01350">
      <w:pPr>
        <w:spacing w:beforeLines="50" w:before="120" w:after="0" w:line="240" w:lineRule="auto"/>
        <w:ind w:left="0" w:firstLine="0"/>
        <w:jc w:val="center"/>
        <w:rPr>
          <w:rFonts w:ascii="宋体" w:eastAsia="宋体" w:hAnsi="宋体"/>
        </w:rPr>
      </w:pPr>
      <w:r w:rsidRPr="00C01350">
        <w:rPr>
          <w:rFonts w:ascii="宋体" w:eastAsia="宋体" w:hAnsi="宋体" w:hint="eastAsia"/>
        </w:rPr>
        <w:t>表3</w:t>
      </w:r>
      <w:r w:rsidRPr="00C01350">
        <w:rPr>
          <w:rFonts w:ascii="宋体" w:eastAsia="宋体" w:hAnsi="宋体"/>
        </w:rPr>
        <w:t xml:space="preserve">-29 </w:t>
      </w:r>
      <w:r w:rsidRPr="00C01350">
        <w:rPr>
          <w:rFonts w:ascii="宋体" w:eastAsia="宋体" w:hAnsi="宋体" w:hint="eastAsia"/>
        </w:rPr>
        <w:t>平台下发</w:t>
      </w:r>
      <w:r w:rsidRPr="00C01350">
        <w:rPr>
          <w:rFonts w:ascii="宋体" w:eastAsia="宋体" w:hAnsi="宋体"/>
        </w:rPr>
        <w:t>—0</w:t>
      </w:r>
      <w:r w:rsidRPr="00C01350">
        <w:rPr>
          <w:rFonts w:ascii="宋体" w:eastAsia="宋体" w:hAnsi="宋体" w:hint="eastAsia"/>
        </w:rPr>
        <w:t>x</w:t>
      </w:r>
      <w:r w:rsidRPr="00C01350">
        <w:rPr>
          <w:rFonts w:ascii="宋体" w:eastAsia="宋体" w:hAnsi="宋体"/>
        </w:rPr>
        <w:t>12</w:t>
      </w:r>
    </w:p>
    <w:tbl>
      <w:tblPr>
        <w:tblStyle w:val="a9"/>
        <w:tblW w:w="0" w:type="auto"/>
        <w:tblLook w:val="04A0" w:firstRow="1" w:lastRow="0" w:firstColumn="1" w:lastColumn="0" w:noHBand="0" w:noVBand="1"/>
      </w:tblPr>
      <w:tblGrid>
        <w:gridCol w:w="846"/>
        <w:gridCol w:w="1701"/>
        <w:gridCol w:w="1701"/>
        <w:gridCol w:w="2410"/>
        <w:gridCol w:w="1835"/>
      </w:tblGrid>
      <w:tr w:rsidR="002D74BC" w14:paraId="4522CE9E" w14:textId="77777777" w:rsidTr="00F65242">
        <w:trPr>
          <w:trHeight w:val="460"/>
        </w:trPr>
        <w:tc>
          <w:tcPr>
            <w:tcW w:w="846" w:type="dxa"/>
            <w:shd w:val="clear" w:color="auto" w:fill="D9D9D9" w:themeFill="background1" w:themeFillShade="D9"/>
            <w:vAlign w:val="center"/>
          </w:tcPr>
          <w:p w14:paraId="22CA01B2" w14:textId="77777777" w:rsidR="00A63E7F" w:rsidRDefault="00A63E7F" w:rsidP="00F65242">
            <w:pPr>
              <w:spacing w:beforeLines="50" w:before="120" w:after="0" w:line="240" w:lineRule="auto"/>
              <w:ind w:left="0" w:firstLine="0"/>
              <w:jc w:val="center"/>
              <w:rPr>
                <w:rFonts w:ascii="宋体" w:eastAsia="宋体" w:hAnsi="宋体"/>
              </w:rPr>
            </w:pPr>
            <w:r>
              <w:rPr>
                <w:rFonts w:ascii="宋体" w:eastAsia="宋体" w:hAnsi="宋体" w:hint="eastAsia"/>
              </w:rPr>
              <w:t>序号</w:t>
            </w:r>
          </w:p>
        </w:tc>
        <w:tc>
          <w:tcPr>
            <w:tcW w:w="1701" w:type="dxa"/>
            <w:shd w:val="clear" w:color="auto" w:fill="D9D9D9" w:themeFill="background1" w:themeFillShade="D9"/>
            <w:vAlign w:val="center"/>
          </w:tcPr>
          <w:p w14:paraId="3AAFBC3E" w14:textId="77777777" w:rsidR="00A63E7F" w:rsidRDefault="00A63E7F" w:rsidP="00F65242">
            <w:pPr>
              <w:spacing w:beforeLines="50" w:before="120" w:after="0" w:line="240" w:lineRule="auto"/>
              <w:ind w:left="0" w:firstLine="0"/>
              <w:jc w:val="center"/>
              <w:rPr>
                <w:rFonts w:ascii="宋体" w:eastAsia="宋体" w:hAnsi="宋体"/>
              </w:rPr>
            </w:pPr>
            <w:r>
              <w:rPr>
                <w:rFonts w:ascii="宋体" w:eastAsia="宋体" w:hAnsi="宋体" w:hint="eastAsia"/>
              </w:rPr>
              <w:t>字段定义</w:t>
            </w:r>
          </w:p>
        </w:tc>
        <w:tc>
          <w:tcPr>
            <w:tcW w:w="1701" w:type="dxa"/>
            <w:shd w:val="clear" w:color="auto" w:fill="D9D9D9" w:themeFill="background1" w:themeFillShade="D9"/>
            <w:vAlign w:val="center"/>
          </w:tcPr>
          <w:p w14:paraId="02D5614E" w14:textId="77777777" w:rsidR="00A63E7F" w:rsidRDefault="00A63E7F" w:rsidP="00F65242">
            <w:pPr>
              <w:spacing w:beforeLines="50" w:before="120" w:after="0" w:line="240" w:lineRule="auto"/>
              <w:ind w:left="0" w:firstLine="0"/>
              <w:jc w:val="center"/>
              <w:rPr>
                <w:rFonts w:ascii="宋体" w:eastAsia="宋体" w:hAnsi="宋体"/>
              </w:rPr>
            </w:pPr>
            <w:r>
              <w:rPr>
                <w:rFonts w:ascii="宋体" w:eastAsia="宋体" w:hAnsi="宋体" w:hint="eastAsia"/>
              </w:rPr>
              <w:t>长度（字节）</w:t>
            </w:r>
          </w:p>
        </w:tc>
        <w:tc>
          <w:tcPr>
            <w:tcW w:w="2410" w:type="dxa"/>
            <w:shd w:val="clear" w:color="auto" w:fill="D9D9D9" w:themeFill="background1" w:themeFillShade="D9"/>
            <w:vAlign w:val="center"/>
          </w:tcPr>
          <w:p w14:paraId="4F02AB73" w14:textId="77777777" w:rsidR="00A63E7F" w:rsidRDefault="00A63E7F" w:rsidP="00F65242">
            <w:pPr>
              <w:spacing w:beforeLines="50" w:before="120" w:after="0" w:line="240" w:lineRule="auto"/>
              <w:ind w:left="0" w:firstLine="0"/>
              <w:jc w:val="center"/>
              <w:rPr>
                <w:rFonts w:ascii="宋体" w:eastAsia="宋体" w:hAnsi="宋体"/>
              </w:rPr>
            </w:pPr>
            <w:r>
              <w:rPr>
                <w:rFonts w:ascii="宋体" w:eastAsia="宋体" w:hAnsi="宋体" w:hint="eastAsia"/>
              </w:rPr>
              <w:t>参数说明</w:t>
            </w:r>
          </w:p>
        </w:tc>
        <w:tc>
          <w:tcPr>
            <w:tcW w:w="1835" w:type="dxa"/>
            <w:shd w:val="clear" w:color="auto" w:fill="D9D9D9" w:themeFill="background1" w:themeFillShade="D9"/>
            <w:vAlign w:val="center"/>
          </w:tcPr>
          <w:p w14:paraId="34784AE0" w14:textId="77777777" w:rsidR="00A63E7F" w:rsidRDefault="00A63E7F" w:rsidP="00F65242">
            <w:pPr>
              <w:spacing w:beforeLines="50" w:before="120" w:after="0" w:line="240" w:lineRule="auto"/>
              <w:ind w:left="0" w:firstLine="0"/>
              <w:jc w:val="center"/>
              <w:rPr>
                <w:rFonts w:ascii="宋体" w:eastAsia="宋体" w:hAnsi="宋体"/>
              </w:rPr>
            </w:pPr>
            <w:r>
              <w:rPr>
                <w:rFonts w:ascii="宋体" w:eastAsia="宋体" w:hAnsi="宋体" w:hint="eastAsia"/>
              </w:rPr>
              <w:t>备注</w:t>
            </w:r>
          </w:p>
        </w:tc>
      </w:tr>
      <w:tr w:rsidR="002D74BC" w14:paraId="2B80E088" w14:textId="77777777" w:rsidTr="00F65242">
        <w:tc>
          <w:tcPr>
            <w:tcW w:w="6658" w:type="dxa"/>
            <w:gridSpan w:val="4"/>
            <w:vAlign w:val="center"/>
          </w:tcPr>
          <w:p w14:paraId="1213D4C1" w14:textId="77777777" w:rsidR="00A63E7F" w:rsidRDefault="00A63E7F" w:rsidP="00F65242">
            <w:pPr>
              <w:spacing w:beforeLines="50" w:before="120" w:after="0" w:line="240" w:lineRule="auto"/>
              <w:ind w:left="0" w:firstLine="0"/>
              <w:jc w:val="center"/>
              <w:rPr>
                <w:rFonts w:ascii="宋体" w:eastAsia="宋体" w:hAnsi="宋体"/>
              </w:rPr>
            </w:pPr>
            <w:r>
              <w:rPr>
                <w:rFonts w:ascii="宋体" w:eastAsia="宋体" w:hAnsi="宋体" w:hint="eastAsia"/>
              </w:rPr>
              <w:t>无</w:t>
            </w:r>
          </w:p>
        </w:tc>
        <w:tc>
          <w:tcPr>
            <w:tcW w:w="1835" w:type="dxa"/>
          </w:tcPr>
          <w:p w14:paraId="1DD5BB58" w14:textId="77777777" w:rsidR="00A63E7F" w:rsidRDefault="00A63E7F" w:rsidP="00F65242">
            <w:pPr>
              <w:spacing w:beforeLines="50" w:before="120" w:after="0" w:line="240" w:lineRule="auto"/>
              <w:ind w:left="0" w:firstLine="0"/>
              <w:rPr>
                <w:rFonts w:ascii="宋体" w:eastAsia="宋体" w:hAnsi="宋体"/>
              </w:rPr>
            </w:pPr>
          </w:p>
        </w:tc>
      </w:tr>
    </w:tbl>
    <w:p w14:paraId="0E5AC6D1" w14:textId="77777777" w:rsidR="00A63E7F" w:rsidRDefault="00A63E7F" w:rsidP="00A63E7F">
      <w:pPr>
        <w:spacing w:beforeLines="100" w:before="240" w:after="0" w:line="240" w:lineRule="auto"/>
        <w:ind w:left="0" w:firstLine="0"/>
        <w:jc w:val="center"/>
        <w:rPr>
          <w:rFonts w:ascii="宋体" w:eastAsia="宋体" w:hAnsi="宋体"/>
        </w:rPr>
      </w:pPr>
    </w:p>
    <w:p w14:paraId="162A3B04" w14:textId="4DA6AD7F" w:rsidR="00C01350" w:rsidRPr="00A63E7F" w:rsidRDefault="00A63E7F" w:rsidP="00A63E7F">
      <w:pPr>
        <w:spacing w:beforeLines="50" w:before="120" w:after="0" w:line="240" w:lineRule="auto"/>
        <w:ind w:left="0" w:firstLine="0"/>
        <w:jc w:val="center"/>
        <w:rPr>
          <w:rFonts w:ascii="宋体" w:eastAsia="宋体" w:hAnsi="宋体"/>
        </w:rPr>
      </w:pPr>
      <w:r w:rsidRPr="00A63E7F">
        <w:rPr>
          <w:rFonts w:ascii="宋体" w:eastAsia="宋体" w:hAnsi="宋体" w:hint="eastAsia"/>
        </w:rPr>
        <w:t>表3</w:t>
      </w:r>
      <w:r w:rsidRPr="00A63E7F">
        <w:rPr>
          <w:rFonts w:ascii="宋体" w:eastAsia="宋体" w:hAnsi="宋体"/>
        </w:rPr>
        <w:t xml:space="preserve">-30 </w:t>
      </w:r>
      <w:r w:rsidRPr="00A63E7F">
        <w:rPr>
          <w:rFonts w:ascii="宋体" w:eastAsia="宋体" w:hAnsi="宋体" w:hint="eastAsia"/>
        </w:rPr>
        <w:t>终端应答</w:t>
      </w:r>
      <w:r w:rsidRPr="00A63E7F">
        <w:rPr>
          <w:rFonts w:ascii="宋体" w:eastAsia="宋体" w:hAnsi="宋体"/>
        </w:rPr>
        <w:t>—0</w:t>
      </w:r>
      <w:r w:rsidRPr="00A63E7F">
        <w:rPr>
          <w:rFonts w:ascii="宋体" w:eastAsia="宋体" w:hAnsi="宋体" w:hint="eastAsia"/>
        </w:rPr>
        <w:t>x</w:t>
      </w:r>
      <w:r w:rsidRPr="00A63E7F">
        <w:rPr>
          <w:rFonts w:ascii="宋体" w:eastAsia="宋体" w:hAnsi="宋体"/>
        </w:rPr>
        <w:t>b2</w:t>
      </w:r>
    </w:p>
    <w:tbl>
      <w:tblPr>
        <w:tblW w:w="5000" w:type="pct"/>
        <w:tblCellMar>
          <w:top w:w="77" w:type="dxa"/>
          <w:left w:w="0" w:type="dxa"/>
        </w:tblCellMar>
        <w:tblLook w:val="0000" w:firstRow="0" w:lastRow="0" w:firstColumn="0" w:lastColumn="0" w:noHBand="0" w:noVBand="0"/>
      </w:tblPr>
      <w:tblGrid>
        <w:gridCol w:w="850"/>
        <w:gridCol w:w="1700"/>
        <w:gridCol w:w="1700"/>
        <w:gridCol w:w="2410"/>
        <w:gridCol w:w="1833"/>
      </w:tblGrid>
      <w:tr w:rsidR="004A06B3" w:rsidRPr="006E2E0E" w14:paraId="55DCAAD0" w14:textId="4DBC7841" w:rsidTr="00613B28">
        <w:trPr>
          <w:trHeight w:val="647"/>
        </w:trPr>
        <w:tc>
          <w:tcPr>
            <w:tcW w:w="50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F068DB1" w14:textId="44471B07" w:rsidR="00A63E7F" w:rsidRPr="00A63E7F" w:rsidRDefault="00A63E7F" w:rsidP="00A63E7F">
            <w:pPr>
              <w:spacing w:after="0"/>
              <w:ind w:left="108" w:firstLine="0"/>
              <w:jc w:val="center"/>
              <w:rPr>
                <w:rFonts w:ascii="宋体" w:eastAsia="宋体" w:hAnsi="宋体" w:cs="Calibri"/>
                <w:color w:val="auto"/>
                <w:szCs w:val="21"/>
              </w:rPr>
            </w:pPr>
            <w:r w:rsidRPr="00A63E7F">
              <w:rPr>
                <w:rFonts w:ascii="宋体" w:eastAsia="宋体" w:hAnsi="宋体" w:cs="Calibri" w:hint="eastAsia"/>
                <w:color w:val="auto"/>
                <w:szCs w:val="21"/>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976880E" w14:textId="532FAD1F" w:rsidR="00A63E7F" w:rsidRPr="00A63E7F" w:rsidRDefault="00A63E7F" w:rsidP="00A63E7F">
            <w:pPr>
              <w:spacing w:after="0"/>
              <w:ind w:left="109" w:firstLine="0"/>
              <w:jc w:val="center"/>
              <w:rPr>
                <w:rFonts w:ascii="宋体" w:eastAsia="宋体" w:hAnsi="宋体" w:cs="宋体"/>
                <w:color w:val="auto"/>
                <w:szCs w:val="21"/>
              </w:rPr>
            </w:pPr>
            <w:r w:rsidRPr="00A63E7F">
              <w:rPr>
                <w:rFonts w:ascii="宋体" w:eastAsia="宋体" w:hAnsi="宋体" w:cs="宋体" w:hint="eastAsia"/>
                <w:color w:val="auto"/>
                <w:szCs w:val="21"/>
              </w:rPr>
              <w:t>字段定义</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34E693C" w14:textId="61E2B06F" w:rsidR="00A63E7F" w:rsidRPr="00A63E7F" w:rsidRDefault="00A63E7F" w:rsidP="00A63E7F">
            <w:pPr>
              <w:spacing w:after="0"/>
              <w:ind w:left="110" w:firstLine="0"/>
              <w:jc w:val="center"/>
              <w:rPr>
                <w:rFonts w:ascii="宋体" w:eastAsia="宋体" w:hAnsi="宋体" w:cs="Calibri"/>
                <w:color w:val="auto"/>
                <w:szCs w:val="21"/>
              </w:rPr>
            </w:pPr>
            <w:r w:rsidRPr="00A63E7F">
              <w:rPr>
                <w:rFonts w:ascii="宋体" w:eastAsia="宋体" w:hAnsi="宋体" w:cs="Calibri" w:hint="eastAsia"/>
                <w:color w:val="auto"/>
                <w:szCs w:val="21"/>
              </w:rPr>
              <w:t>长度（字节）</w:t>
            </w:r>
          </w:p>
        </w:tc>
        <w:tc>
          <w:tcPr>
            <w:tcW w:w="14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2280F39" w14:textId="37DA0EAD" w:rsidR="00A63E7F" w:rsidRPr="00A63E7F" w:rsidRDefault="00A63E7F" w:rsidP="00A63E7F">
            <w:pPr>
              <w:spacing w:after="0"/>
              <w:ind w:left="266" w:firstLine="0"/>
              <w:jc w:val="center"/>
              <w:rPr>
                <w:rFonts w:ascii="宋体" w:eastAsia="宋体" w:hAnsi="宋体" w:cs="宋体"/>
                <w:color w:val="auto"/>
                <w:szCs w:val="21"/>
              </w:rPr>
            </w:pPr>
            <w:r w:rsidRPr="00A63E7F">
              <w:rPr>
                <w:rFonts w:ascii="宋体" w:eastAsia="宋体" w:hAnsi="宋体" w:cs="宋体" w:hint="eastAsia"/>
                <w:color w:val="auto"/>
                <w:szCs w:val="21"/>
              </w:rPr>
              <w:t>参数说明</w:t>
            </w:r>
          </w:p>
        </w:tc>
        <w:tc>
          <w:tcPr>
            <w:tcW w:w="107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25E4674" w14:textId="62BF9330" w:rsidR="00A63E7F" w:rsidRPr="00A63E7F" w:rsidRDefault="00A63E7F" w:rsidP="00A63E7F">
            <w:pPr>
              <w:spacing w:after="0"/>
              <w:ind w:left="266" w:firstLine="0"/>
              <w:jc w:val="center"/>
              <w:rPr>
                <w:rFonts w:ascii="宋体" w:eastAsia="宋体" w:hAnsi="宋体" w:cs="宋体"/>
                <w:color w:val="auto"/>
                <w:szCs w:val="21"/>
              </w:rPr>
            </w:pPr>
            <w:r w:rsidRPr="00A63E7F">
              <w:rPr>
                <w:rFonts w:ascii="宋体" w:eastAsia="宋体" w:hAnsi="宋体" w:cs="宋体" w:hint="eastAsia"/>
                <w:color w:val="auto"/>
                <w:szCs w:val="21"/>
              </w:rPr>
              <w:t>备注</w:t>
            </w:r>
          </w:p>
        </w:tc>
      </w:tr>
      <w:tr w:rsidR="00A63E7F" w:rsidRPr="006E2E0E" w14:paraId="5F45F778" w14:textId="05C1BF1D" w:rsidTr="00613B28">
        <w:trPr>
          <w:trHeight w:val="647"/>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D375D9" w14:textId="77777777" w:rsidR="00A63E7F" w:rsidRPr="00A63E7F" w:rsidRDefault="00A63E7F" w:rsidP="006E2E0E">
            <w:pPr>
              <w:spacing w:after="0"/>
              <w:ind w:left="108" w:firstLine="0"/>
              <w:jc w:val="center"/>
              <w:rPr>
                <w:rFonts w:ascii="宋体" w:eastAsia="宋体" w:hAnsi="宋体"/>
                <w:color w:val="auto"/>
                <w:szCs w:val="21"/>
              </w:rPr>
            </w:pPr>
            <w:r w:rsidRPr="00A63E7F">
              <w:rPr>
                <w:rFonts w:ascii="宋体" w:eastAsia="宋体" w:hAnsi="宋体" w:cs="Calibri"/>
                <w:color w:val="auto"/>
                <w:szCs w:val="21"/>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275CCD04" w14:textId="77777777" w:rsidR="00A63E7F" w:rsidRPr="00A63E7F" w:rsidRDefault="00A63E7F" w:rsidP="006E2E0E">
            <w:pPr>
              <w:spacing w:after="0"/>
              <w:ind w:left="109" w:firstLine="0"/>
              <w:rPr>
                <w:rFonts w:ascii="宋体" w:eastAsia="宋体" w:hAnsi="宋体"/>
                <w:color w:val="auto"/>
                <w:szCs w:val="21"/>
              </w:rPr>
            </w:pPr>
            <w:r w:rsidRPr="00A63E7F">
              <w:rPr>
                <w:rFonts w:ascii="宋体" w:eastAsia="宋体" w:hAnsi="宋体" w:cs="宋体"/>
                <w:color w:val="auto"/>
                <w:szCs w:val="21"/>
              </w:rPr>
              <w:t>刷卡预约过期时间</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31DB5C" w14:textId="012E3281" w:rsidR="00A63E7F" w:rsidRPr="00A63E7F" w:rsidRDefault="00A63E7F" w:rsidP="006E2E0E">
            <w:pPr>
              <w:spacing w:after="0"/>
              <w:ind w:left="110" w:firstLine="0"/>
              <w:jc w:val="center"/>
              <w:rPr>
                <w:rFonts w:ascii="宋体" w:eastAsia="宋体" w:hAnsi="宋体"/>
                <w:color w:val="auto"/>
                <w:szCs w:val="21"/>
              </w:rPr>
            </w:pPr>
            <w:r w:rsidRPr="00A63E7F">
              <w:rPr>
                <w:rFonts w:ascii="宋体" w:eastAsia="宋体" w:hAnsi="宋体" w:cs="Calibri"/>
                <w:color w:val="auto"/>
                <w:szCs w:val="21"/>
              </w:rPr>
              <w:t>2</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49B92825" w14:textId="77777777" w:rsidR="00A63E7F" w:rsidRPr="00A63E7F" w:rsidRDefault="00A63E7F" w:rsidP="006E2E0E">
            <w:pPr>
              <w:spacing w:after="0"/>
              <w:ind w:left="266" w:firstLine="0"/>
              <w:rPr>
                <w:rFonts w:ascii="宋体" w:eastAsia="宋体" w:hAnsi="宋体"/>
                <w:color w:val="auto"/>
                <w:szCs w:val="21"/>
              </w:rPr>
            </w:pPr>
            <w:r w:rsidRPr="00A63E7F">
              <w:rPr>
                <w:rFonts w:ascii="宋体" w:eastAsia="宋体" w:hAnsi="宋体" w:cs="宋体"/>
                <w:color w:val="auto"/>
                <w:szCs w:val="21"/>
              </w:rPr>
              <w:t>单位（秒）</w:t>
            </w:r>
          </w:p>
        </w:tc>
        <w:tc>
          <w:tcPr>
            <w:tcW w:w="1079" w:type="pct"/>
            <w:tcBorders>
              <w:top w:val="single" w:sz="4" w:space="0" w:color="000000"/>
              <w:left w:val="single" w:sz="4" w:space="0" w:color="000000"/>
              <w:bottom w:val="single" w:sz="4" w:space="0" w:color="000000"/>
              <w:right w:val="single" w:sz="4" w:space="0" w:color="000000"/>
            </w:tcBorders>
          </w:tcPr>
          <w:p w14:paraId="74CD6F62" w14:textId="77777777" w:rsidR="00A63E7F" w:rsidRPr="00A63E7F" w:rsidRDefault="00A63E7F" w:rsidP="006E2E0E">
            <w:pPr>
              <w:spacing w:after="0"/>
              <w:ind w:left="266" w:firstLine="0"/>
              <w:rPr>
                <w:rFonts w:ascii="宋体" w:eastAsia="宋体" w:hAnsi="宋体" w:cs="宋体"/>
                <w:color w:val="auto"/>
                <w:szCs w:val="21"/>
              </w:rPr>
            </w:pPr>
          </w:p>
        </w:tc>
      </w:tr>
      <w:tr w:rsidR="00A63E7F" w:rsidRPr="006E2E0E" w14:paraId="709D0BEF" w14:textId="0836F71E" w:rsidTr="00613B28">
        <w:trPr>
          <w:trHeight w:val="640"/>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33A33E" w14:textId="77777777" w:rsidR="00A63E7F" w:rsidRPr="00A63E7F" w:rsidRDefault="00A63E7F" w:rsidP="006E2E0E">
            <w:pPr>
              <w:spacing w:after="0"/>
              <w:ind w:left="108" w:firstLine="0"/>
              <w:jc w:val="center"/>
              <w:rPr>
                <w:rFonts w:ascii="宋体" w:eastAsia="宋体" w:hAnsi="宋体"/>
                <w:color w:val="auto"/>
                <w:szCs w:val="21"/>
              </w:rPr>
            </w:pPr>
            <w:r w:rsidRPr="00A63E7F">
              <w:rPr>
                <w:rFonts w:ascii="宋体" w:eastAsia="宋体" w:hAnsi="宋体" w:cs="Calibri"/>
                <w:color w:val="auto"/>
                <w:szCs w:val="21"/>
              </w:rPr>
              <w:t>2</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4A0A4389" w14:textId="77777777" w:rsidR="00A63E7F" w:rsidRPr="00A63E7F" w:rsidRDefault="00A63E7F" w:rsidP="006E2E0E">
            <w:pPr>
              <w:spacing w:after="0"/>
              <w:ind w:left="109" w:firstLine="0"/>
              <w:rPr>
                <w:rFonts w:ascii="宋体" w:eastAsia="宋体" w:hAnsi="宋体"/>
                <w:color w:val="auto"/>
                <w:szCs w:val="21"/>
              </w:rPr>
            </w:pPr>
            <w:r w:rsidRPr="00A63E7F">
              <w:rPr>
                <w:rFonts w:ascii="宋体" w:eastAsia="宋体" w:hAnsi="宋体" w:cs="宋体"/>
                <w:color w:val="auto"/>
                <w:szCs w:val="21"/>
              </w:rPr>
              <w:t>启动状态心跳包间隔</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CDB996" w14:textId="64542141" w:rsidR="00A63E7F" w:rsidRPr="00A63E7F" w:rsidRDefault="00A63E7F" w:rsidP="006E2E0E">
            <w:pPr>
              <w:spacing w:after="0"/>
              <w:ind w:left="110" w:firstLine="0"/>
              <w:jc w:val="center"/>
              <w:rPr>
                <w:rFonts w:ascii="宋体" w:eastAsia="宋体" w:hAnsi="宋体"/>
                <w:color w:val="auto"/>
                <w:szCs w:val="21"/>
              </w:rPr>
            </w:pPr>
            <w:r w:rsidRPr="00A63E7F">
              <w:rPr>
                <w:rFonts w:ascii="宋体" w:eastAsia="宋体" w:hAnsi="宋体" w:cs="Calibri"/>
                <w:color w:val="auto"/>
                <w:szCs w:val="21"/>
              </w:rPr>
              <w:t>2</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1D5568AA" w14:textId="77777777" w:rsidR="00A63E7F" w:rsidRPr="00A63E7F" w:rsidRDefault="00A63E7F" w:rsidP="006E2E0E">
            <w:pPr>
              <w:spacing w:after="0"/>
              <w:ind w:left="266" w:firstLine="0"/>
              <w:rPr>
                <w:rFonts w:ascii="宋体" w:eastAsia="宋体" w:hAnsi="宋体"/>
                <w:color w:val="auto"/>
                <w:szCs w:val="21"/>
              </w:rPr>
            </w:pPr>
            <w:r w:rsidRPr="00A63E7F">
              <w:rPr>
                <w:rFonts w:ascii="宋体" w:eastAsia="宋体" w:hAnsi="宋体" w:cs="宋体"/>
                <w:color w:val="auto"/>
                <w:szCs w:val="21"/>
              </w:rPr>
              <w:t>单位（秒）</w:t>
            </w:r>
          </w:p>
        </w:tc>
        <w:tc>
          <w:tcPr>
            <w:tcW w:w="1079" w:type="pct"/>
            <w:tcBorders>
              <w:top w:val="single" w:sz="4" w:space="0" w:color="000000"/>
              <w:left w:val="single" w:sz="4" w:space="0" w:color="000000"/>
              <w:bottom w:val="single" w:sz="4" w:space="0" w:color="000000"/>
              <w:right w:val="single" w:sz="4" w:space="0" w:color="000000"/>
            </w:tcBorders>
          </w:tcPr>
          <w:p w14:paraId="3FB2FEC2" w14:textId="77777777" w:rsidR="00A63E7F" w:rsidRPr="00A63E7F" w:rsidRDefault="00A63E7F" w:rsidP="006E2E0E">
            <w:pPr>
              <w:spacing w:after="0"/>
              <w:ind w:left="266" w:firstLine="0"/>
              <w:rPr>
                <w:rFonts w:ascii="宋体" w:eastAsia="宋体" w:hAnsi="宋体" w:cs="宋体"/>
                <w:color w:val="auto"/>
                <w:szCs w:val="21"/>
              </w:rPr>
            </w:pPr>
          </w:p>
        </w:tc>
      </w:tr>
      <w:tr w:rsidR="00A63E7F" w:rsidRPr="006E2E0E" w14:paraId="01E08E69" w14:textId="50E42F8B"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DFC948" w14:textId="77777777" w:rsidR="00A63E7F" w:rsidRPr="00A63E7F" w:rsidRDefault="00A63E7F" w:rsidP="006E2E0E">
            <w:pPr>
              <w:spacing w:after="0"/>
              <w:ind w:left="108" w:firstLine="0"/>
              <w:jc w:val="center"/>
              <w:rPr>
                <w:rFonts w:ascii="宋体" w:eastAsia="宋体" w:hAnsi="宋体"/>
                <w:color w:val="auto"/>
                <w:szCs w:val="21"/>
              </w:rPr>
            </w:pPr>
            <w:r w:rsidRPr="00A63E7F">
              <w:rPr>
                <w:rFonts w:ascii="宋体" w:eastAsia="宋体" w:hAnsi="宋体" w:cs="Calibri"/>
                <w:color w:val="auto"/>
                <w:szCs w:val="21"/>
              </w:rPr>
              <w:t>3</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39B9EE" w14:textId="77777777" w:rsidR="00A63E7F" w:rsidRPr="00A63E7F" w:rsidRDefault="00A63E7F" w:rsidP="006E2E0E">
            <w:pPr>
              <w:spacing w:after="0"/>
              <w:ind w:left="109" w:firstLine="0"/>
              <w:rPr>
                <w:rFonts w:ascii="宋体" w:eastAsia="宋体" w:hAnsi="宋体"/>
                <w:color w:val="auto"/>
                <w:szCs w:val="21"/>
              </w:rPr>
            </w:pPr>
            <w:r w:rsidRPr="00A63E7F">
              <w:rPr>
                <w:rFonts w:ascii="宋体" w:eastAsia="宋体" w:hAnsi="宋体" w:cs="Calibri"/>
                <w:color w:val="auto"/>
                <w:szCs w:val="21"/>
              </w:rPr>
              <w:t xml:space="preserve">SOC </w:t>
            </w:r>
            <w:r w:rsidRPr="00A63E7F">
              <w:rPr>
                <w:rFonts w:ascii="宋体" w:eastAsia="宋体" w:hAnsi="宋体" w:cs="宋体"/>
                <w:color w:val="auto"/>
                <w:szCs w:val="21"/>
              </w:rPr>
              <w:t>下限阀值</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9EB316" w14:textId="0A8CA2C5" w:rsidR="00A63E7F" w:rsidRPr="00A63E7F" w:rsidRDefault="00A63E7F" w:rsidP="006E2E0E">
            <w:pPr>
              <w:spacing w:after="0"/>
              <w:ind w:left="110" w:firstLine="0"/>
              <w:jc w:val="center"/>
              <w:rPr>
                <w:rFonts w:ascii="宋体" w:eastAsia="宋体" w:hAnsi="宋体"/>
                <w:color w:val="auto"/>
                <w:szCs w:val="21"/>
              </w:rPr>
            </w:pPr>
            <w:r w:rsidRPr="00A63E7F">
              <w:rPr>
                <w:rFonts w:ascii="宋体" w:eastAsia="宋体" w:hAnsi="宋体" w:cs="Calibri"/>
                <w:color w:val="auto"/>
                <w:szCs w:val="21"/>
              </w:rPr>
              <w:t>2</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6348FB60" w14:textId="77777777" w:rsidR="00A63E7F" w:rsidRPr="00A63E7F" w:rsidRDefault="00A63E7F" w:rsidP="006E2E0E">
            <w:pPr>
              <w:spacing w:after="0"/>
              <w:ind w:left="0" w:firstLine="0"/>
              <w:rPr>
                <w:rFonts w:ascii="宋体" w:eastAsia="宋体" w:hAnsi="宋体"/>
                <w:color w:val="auto"/>
                <w:szCs w:val="21"/>
              </w:rPr>
            </w:pPr>
            <w:r w:rsidRPr="00A63E7F">
              <w:rPr>
                <w:rFonts w:ascii="宋体" w:eastAsia="宋体" w:hAnsi="宋体" w:cs="宋体"/>
                <w:color w:val="auto"/>
                <w:szCs w:val="21"/>
              </w:rPr>
              <w:t xml:space="preserve">百分比：默认 </w:t>
            </w:r>
            <w:r w:rsidRPr="00A63E7F">
              <w:rPr>
                <w:rFonts w:ascii="宋体" w:eastAsia="宋体" w:hAnsi="宋体" w:cs="Calibri"/>
                <w:color w:val="auto"/>
                <w:szCs w:val="21"/>
              </w:rPr>
              <w:t>30%</w:t>
            </w:r>
          </w:p>
        </w:tc>
        <w:tc>
          <w:tcPr>
            <w:tcW w:w="1079" w:type="pct"/>
            <w:tcBorders>
              <w:top w:val="single" w:sz="4" w:space="0" w:color="000000"/>
              <w:left w:val="single" w:sz="4" w:space="0" w:color="000000"/>
              <w:bottom w:val="single" w:sz="4" w:space="0" w:color="000000"/>
              <w:right w:val="single" w:sz="4" w:space="0" w:color="000000"/>
            </w:tcBorders>
          </w:tcPr>
          <w:p w14:paraId="5D00C3E2" w14:textId="77777777" w:rsidR="00A63E7F" w:rsidRPr="00A63E7F" w:rsidRDefault="00A63E7F" w:rsidP="006E2E0E">
            <w:pPr>
              <w:spacing w:after="0"/>
              <w:ind w:left="0" w:firstLine="0"/>
              <w:rPr>
                <w:rFonts w:ascii="宋体" w:eastAsia="宋体" w:hAnsi="宋体" w:cs="宋体"/>
                <w:color w:val="auto"/>
                <w:szCs w:val="21"/>
              </w:rPr>
            </w:pPr>
          </w:p>
        </w:tc>
      </w:tr>
      <w:tr w:rsidR="00A63E7F" w:rsidRPr="006E2E0E" w14:paraId="3C20C725" w14:textId="01678D85"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C40CBE" w14:textId="77777777" w:rsidR="00A63E7F" w:rsidRPr="00A63E7F" w:rsidRDefault="00A63E7F" w:rsidP="006E2E0E">
            <w:pPr>
              <w:spacing w:after="0"/>
              <w:ind w:left="108" w:firstLine="0"/>
              <w:jc w:val="center"/>
              <w:rPr>
                <w:rFonts w:ascii="宋体" w:eastAsia="宋体" w:hAnsi="宋体"/>
                <w:color w:val="auto"/>
                <w:szCs w:val="21"/>
              </w:rPr>
            </w:pPr>
            <w:r w:rsidRPr="00A63E7F">
              <w:rPr>
                <w:rFonts w:ascii="宋体" w:eastAsia="宋体" w:hAnsi="宋体" w:cs="Calibri"/>
                <w:color w:val="auto"/>
                <w:szCs w:val="21"/>
              </w:rPr>
              <w:t>4</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298A26" w14:textId="77777777" w:rsidR="00A63E7F" w:rsidRPr="00A63E7F" w:rsidRDefault="00A63E7F" w:rsidP="006E2E0E">
            <w:pPr>
              <w:spacing w:after="0"/>
              <w:ind w:left="109" w:firstLine="0"/>
              <w:rPr>
                <w:rFonts w:ascii="宋体" w:eastAsia="宋体" w:hAnsi="宋体"/>
                <w:color w:val="auto"/>
                <w:szCs w:val="21"/>
              </w:rPr>
            </w:pPr>
            <w:r w:rsidRPr="00A63E7F">
              <w:rPr>
                <w:rFonts w:ascii="宋体" w:eastAsia="宋体" w:hAnsi="宋体" w:cs="Calibri"/>
                <w:color w:val="auto"/>
                <w:szCs w:val="21"/>
              </w:rPr>
              <w:t xml:space="preserve">SOC </w:t>
            </w:r>
            <w:r w:rsidRPr="00A63E7F">
              <w:rPr>
                <w:rFonts w:ascii="宋体" w:eastAsia="宋体" w:hAnsi="宋体" w:cs="宋体"/>
                <w:color w:val="auto"/>
                <w:szCs w:val="21"/>
              </w:rPr>
              <w:t>上限阀值</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A5BC54" w14:textId="504D0A93" w:rsidR="00A63E7F" w:rsidRPr="00A63E7F" w:rsidRDefault="00A63E7F" w:rsidP="006E2E0E">
            <w:pPr>
              <w:spacing w:after="0"/>
              <w:ind w:left="110" w:firstLine="0"/>
              <w:jc w:val="center"/>
              <w:rPr>
                <w:rFonts w:ascii="宋体" w:eastAsia="宋体" w:hAnsi="宋体"/>
                <w:color w:val="auto"/>
                <w:szCs w:val="21"/>
              </w:rPr>
            </w:pPr>
            <w:r w:rsidRPr="00A63E7F">
              <w:rPr>
                <w:rFonts w:ascii="宋体" w:eastAsia="宋体" w:hAnsi="宋体" w:cs="Calibri"/>
                <w:color w:val="auto"/>
                <w:szCs w:val="21"/>
              </w:rPr>
              <w:t>2</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6736CB43" w14:textId="77777777" w:rsidR="00A63E7F" w:rsidRPr="00A63E7F" w:rsidRDefault="00A63E7F" w:rsidP="006E2E0E">
            <w:pPr>
              <w:spacing w:after="0"/>
              <w:ind w:left="0" w:firstLine="0"/>
              <w:rPr>
                <w:rFonts w:ascii="宋体" w:eastAsia="宋体" w:hAnsi="宋体"/>
                <w:color w:val="auto"/>
                <w:szCs w:val="21"/>
              </w:rPr>
            </w:pPr>
            <w:r w:rsidRPr="00A63E7F">
              <w:rPr>
                <w:rFonts w:ascii="宋体" w:eastAsia="宋体" w:hAnsi="宋体" w:cs="宋体"/>
                <w:color w:val="auto"/>
                <w:szCs w:val="21"/>
              </w:rPr>
              <w:t xml:space="preserve">百分比：默认 </w:t>
            </w:r>
            <w:r w:rsidRPr="00A63E7F">
              <w:rPr>
                <w:rFonts w:ascii="宋体" w:eastAsia="宋体" w:hAnsi="宋体" w:cs="Calibri"/>
                <w:color w:val="auto"/>
                <w:szCs w:val="21"/>
              </w:rPr>
              <w:t>40%</w:t>
            </w:r>
          </w:p>
        </w:tc>
        <w:tc>
          <w:tcPr>
            <w:tcW w:w="1079" w:type="pct"/>
            <w:tcBorders>
              <w:top w:val="single" w:sz="4" w:space="0" w:color="000000"/>
              <w:left w:val="single" w:sz="4" w:space="0" w:color="000000"/>
              <w:bottom w:val="single" w:sz="4" w:space="0" w:color="000000"/>
              <w:right w:val="single" w:sz="4" w:space="0" w:color="000000"/>
            </w:tcBorders>
          </w:tcPr>
          <w:p w14:paraId="7CACE7AD" w14:textId="77777777" w:rsidR="00A63E7F" w:rsidRPr="00A63E7F" w:rsidRDefault="00A63E7F" w:rsidP="006E2E0E">
            <w:pPr>
              <w:spacing w:after="0"/>
              <w:ind w:left="0" w:firstLine="0"/>
              <w:rPr>
                <w:rFonts w:ascii="宋体" w:eastAsia="宋体" w:hAnsi="宋体" w:cs="宋体"/>
                <w:color w:val="auto"/>
                <w:szCs w:val="21"/>
              </w:rPr>
            </w:pPr>
          </w:p>
        </w:tc>
      </w:tr>
      <w:tr w:rsidR="00A63E7F" w:rsidRPr="006E2E0E" w14:paraId="566A41AE" w14:textId="1040D92E"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084AF4E" w14:textId="77777777" w:rsidR="00A63E7F" w:rsidRPr="00A63E7F" w:rsidRDefault="00A63E7F" w:rsidP="006E2E0E">
            <w:pPr>
              <w:spacing w:after="0"/>
              <w:ind w:left="108" w:firstLine="0"/>
              <w:jc w:val="center"/>
              <w:rPr>
                <w:rFonts w:ascii="宋体" w:eastAsia="宋体" w:hAnsi="宋体"/>
                <w:color w:val="auto"/>
                <w:szCs w:val="21"/>
              </w:rPr>
            </w:pPr>
            <w:r w:rsidRPr="00A63E7F">
              <w:rPr>
                <w:rFonts w:ascii="宋体" w:eastAsia="宋体" w:hAnsi="宋体" w:cs="Calibri"/>
                <w:color w:val="auto"/>
                <w:szCs w:val="21"/>
              </w:rPr>
              <w:t>5</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462D83" w14:textId="77777777" w:rsidR="00A63E7F" w:rsidRPr="00A63E7F" w:rsidRDefault="00A63E7F" w:rsidP="006E2E0E">
            <w:pPr>
              <w:spacing w:after="0"/>
              <w:ind w:left="109" w:firstLine="0"/>
              <w:rPr>
                <w:rFonts w:ascii="宋体" w:eastAsia="宋体" w:hAnsi="宋体"/>
                <w:color w:val="auto"/>
                <w:szCs w:val="21"/>
              </w:rPr>
            </w:pPr>
            <w:r w:rsidRPr="00A63E7F">
              <w:rPr>
                <w:rFonts w:ascii="宋体" w:eastAsia="宋体" w:hAnsi="宋体" w:cs="宋体"/>
                <w:color w:val="auto"/>
                <w:szCs w:val="21"/>
              </w:rPr>
              <w:t>熄火心跳间隔</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4CBCD3" w14:textId="369B8D48" w:rsidR="00A63E7F" w:rsidRPr="00A63E7F" w:rsidRDefault="00A63E7F" w:rsidP="006E2E0E">
            <w:pPr>
              <w:spacing w:after="0"/>
              <w:ind w:left="110" w:firstLine="0"/>
              <w:jc w:val="center"/>
              <w:rPr>
                <w:rFonts w:ascii="宋体" w:eastAsia="宋体" w:hAnsi="宋体"/>
                <w:color w:val="auto"/>
                <w:szCs w:val="21"/>
              </w:rPr>
            </w:pPr>
            <w:r w:rsidRPr="00A63E7F">
              <w:rPr>
                <w:rFonts w:ascii="宋体" w:eastAsia="宋体" w:hAnsi="宋体" w:cs="Calibri"/>
                <w:color w:val="auto"/>
                <w:szCs w:val="21"/>
              </w:rPr>
              <w:t>2</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12F4DA60" w14:textId="77777777" w:rsidR="00A63E7F" w:rsidRPr="00A63E7F" w:rsidRDefault="00A63E7F" w:rsidP="006E2E0E">
            <w:pPr>
              <w:spacing w:after="0"/>
              <w:ind w:left="266" w:firstLine="0"/>
              <w:rPr>
                <w:rFonts w:ascii="宋体" w:eastAsia="宋体" w:hAnsi="宋体"/>
                <w:color w:val="auto"/>
                <w:szCs w:val="21"/>
              </w:rPr>
            </w:pPr>
            <w:r w:rsidRPr="00A63E7F">
              <w:rPr>
                <w:rFonts w:ascii="宋体" w:eastAsia="宋体" w:hAnsi="宋体" w:cs="宋体"/>
                <w:color w:val="auto"/>
                <w:szCs w:val="21"/>
              </w:rPr>
              <w:t>单位（秒）</w:t>
            </w:r>
          </w:p>
        </w:tc>
        <w:tc>
          <w:tcPr>
            <w:tcW w:w="1079" w:type="pct"/>
            <w:tcBorders>
              <w:top w:val="single" w:sz="4" w:space="0" w:color="000000"/>
              <w:left w:val="single" w:sz="4" w:space="0" w:color="000000"/>
              <w:bottom w:val="single" w:sz="4" w:space="0" w:color="000000"/>
              <w:right w:val="single" w:sz="4" w:space="0" w:color="000000"/>
            </w:tcBorders>
          </w:tcPr>
          <w:p w14:paraId="22D865FF" w14:textId="77777777" w:rsidR="00A63E7F" w:rsidRPr="00A63E7F" w:rsidRDefault="00A63E7F" w:rsidP="006E2E0E">
            <w:pPr>
              <w:spacing w:after="0"/>
              <w:ind w:left="266" w:firstLine="0"/>
              <w:rPr>
                <w:rFonts w:ascii="宋体" w:eastAsia="宋体" w:hAnsi="宋体" w:cs="宋体"/>
                <w:color w:val="auto"/>
                <w:szCs w:val="21"/>
              </w:rPr>
            </w:pPr>
          </w:p>
        </w:tc>
      </w:tr>
      <w:tr w:rsidR="00A63E7F" w:rsidRPr="006E2E0E" w14:paraId="4681C5A7" w14:textId="62CDA886"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66A1E1" w14:textId="77777777" w:rsidR="00A63E7F" w:rsidRPr="00A63E7F" w:rsidRDefault="00A63E7F" w:rsidP="006E2E0E">
            <w:pPr>
              <w:spacing w:after="0"/>
              <w:ind w:left="108" w:firstLine="0"/>
              <w:jc w:val="center"/>
              <w:rPr>
                <w:rFonts w:ascii="宋体" w:eastAsia="宋体" w:hAnsi="宋体" w:cs="Calibri"/>
                <w:color w:val="auto"/>
                <w:szCs w:val="21"/>
              </w:rPr>
            </w:pPr>
            <w:r w:rsidRPr="00A63E7F">
              <w:rPr>
                <w:rFonts w:ascii="宋体" w:eastAsia="宋体" w:hAnsi="宋体" w:cs="Calibri" w:hint="eastAsia"/>
                <w:color w:val="auto"/>
                <w:szCs w:val="21"/>
              </w:rPr>
              <w:t>6</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5CFD46" w14:textId="77777777" w:rsidR="00A63E7F" w:rsidRPr="00A63E7F" w:rsidRDefault="00A63E7F" w:rsidP="006E2E0E">
            <w:pPr>
              <w:spacing w:after="0"/>
              <w:ind w:left="109" w:firstLine="0"/>
              <w:rPr>
                <w:rFonts w:ascii="宋体" w:eastAsia="宋体" w:hAnsi="宋体" w:cs="宋体"/>
                <w:color w:val="auto"/>
                <w:szCs w:val="21"/>
              </w:rPr>
            </w:pPr>
            <w:r w:rsidRPr="00A63E7F">
              <w:rPr>
                <w:rFonts w:ascii="宋体" w:eastAsia="宋体" w:hAnsi="宋体" w:cs="宋体" w:hint="eastAsia"/>
                <w:color w:val="auto"/>
                <w:szCs w:val="21"/>
              </w:rPr>
              <w:t>车架号</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6D1350" w14:textId="0887E1DF" w:rsidR="00A63E7F" w:rsidRPr="00A63E7F" w:rsidRDefault="00A63E7F" w:rsidP="006E2E0E">
            <w:pPr>
              <w:spacing w:after="0"/>
              <w:ind w:left="110" w:firstLine="0"/>
              <w:jc w:val="center"/>
              <w:rPr>
                <w:rFonts w:ascii="宋体" w:eastAsia="宋体" w:hAnsi="宋体" w:cs="Calibri"/>
                <w:color w:val="auto"/>
                <w:szCs w:val="21"/>
              </w:rPr>
            </w:pPr>
            <w:r w:rsidRPr="00A63E7F">
              <w:rPr>
                <w:rFonts w:ascii="宋体" w:eastAsia="宋体" w:hAnsi="宋体" w:cs="Calibri" w:hint="eastAsia"/>
                <w:color w:val="auto"/>
                <w:szCs w:val="21"/>
              </w:rPr>
              <w:t>1</w:t>
            </w:r>
            <w:r w:rsidRPr="00A63E7F">
              <w:rPr>
                <w:rFonts w:ascii="宋体" w:eastAsia="宋体" w:hAnsi="宋体" w:cs="Calibri"/>
                <w:color w:val="auto"/>
                <w:szCs w:val="21"/>
              </w:rPr>
              <w:t>7</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4A8AB655" w14:textId="77777777" w:rsidR="00A63E7F" w:rsidRPr="00A63E7F" w:rsidRDefault="00A63E7F" w:rsidP="006E2E0E">
            <w:pPr>
              <w:spacing w:after="0"/>
              <w:ind w:left="266" w:firstLine="0"/>
              <w:rPr>
                <w:rFonts w:ascii="宋体" w:eastAsia="宋体" w:hAnsi="宋体" w:cs="宋体"/>
                <w:color w:val="auto"/>
                <w:szCs w:val="21"/>
              </w:rPr>
            </w:pPr>
            <w:r w:rsidRPr="00A63E7F">
              <w:rPr>
                <w:rFonts w:ascii="宋体" w:eastAsia="宋体" w:hAnsi="宋体" w:cs="宋体" w:hint="eastAsia"/>
                <w:color w:val="auto"/>
                <w:szCs w:val="21"/>
              </w:rPr>
              <w:t>ASCII</w:t>
            </w:r>
          </w:p>
        </w:tc>
        <w:tc>
          <w:tcPr>
            <w:tcW w:w="1079" w:type="pct"/>
            <w:tcBorders>
              <w:top w:val="single" w:sz="4" w:space="0" w:color="000000"/>
              <w:left w:val="single" w:sz="4" w:space="0" w:color="000000"/>
              <w:bottom w:val="single" w:sz="4" w:space="0" w:color="000000"/>
              <w:right w:val="single" w:sz="4" w:space="0" w:color="000000"/>
            </w:tcBorders>
          </w:tcPr>
          <w:p w14:paraId="06C70210" w14:textId="77777777" w:rsidR="00A63E7F" w:rsidRPr="00A63E7F" w:rsidRDefault="00A63E7F" w:rsidP="006E2E0E">
            <w:pPr>
              <w:spacing w:after="0"/>
              <w:ind w:left="266" w:firstLine="0"/>
              <w:rPr>
                <w:rFonts w:ascii="宋体" w:eastAsia="宋体" w:hAnsi="宋体" w:cs="宋体"/>
                <w:color w:val="auto"/>
                <w:szCs w:val="21"/>
              </w:rPr>
            </w:pPr>
          </w:p>
        </w:tc>
      </w:tr>
      <w:tr w:rsidR="00A63E7F" w:rsidRPr="006E2E0E" w14:paraId="49C4DE18" w14:textId="1BA6CA13"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886B49" w14:textId="77777777" w:rsidR="00A63E7F" w:rsidRPr="00A63E7F" w:rsidRDefault="00A63E7F" w:rsidP="006E2E0E">
            <w:pPr>
              <w:spacing w:after="0"/>
              <w:ind w:left="108" w:firstLine="0"/>
              <w:jc w:val="center"/>
              <w:rPr>
                <w:rFonts w:ascii="宋体" w:eastAsia="宋体" w:hAnsi="宋体" w:cs="Calibri"/>
                <w:color w:val="auto"/>
                <w:szCs w:val="21"/>
              </w:rPr>
            </w:pPr>
            <w:r w:rsidRPr="00A63E7F">
              <w:rPr>
                <w:rFonts w:ascii="宋体" w:eastAsia="宋体" w:hAnsi="宋体" w:cs="Calibri" w:hint="eastAsia"/>
                <w:color w:val="auto"/>
                <w:szCs w:val="21"/>
              </w:rPr>
              <w:t>7</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88C4A2" w14:textId="77777777" w:rsidR="00A63E7F" w:rsidRPr="00A63E7F" w:rsidRDefault="00A63E7F" w:rsidP="006E2E0E">
            <w:pPr>
              <w:spacing w:after="0"/>
              <w:ind w:left="109" w:firstLine="0"/>
              <w:rPr>
                <w:rFonts w:ascii="宋体" w:eastAsia="宋体" w:hAnsi="宋体" w:cs="宋体"/>
                <w:color w:val="auto"/>
                <w:szCs w:val="21"/>
              </w:rPr>
            </w:pPr>
            <w:r w:rsidRPr="00A63E7F">
              <w:rPr>
                <w:rFonts w:ascii="宋体" w:eastAsia="宋体" w:hAnsi="宋体" w:cs="宋体" w:hint="eastAsia"/>
                <w:color w:val="auto"/>
                <w:szCs w:val="21"/>
              </w:rPr>
              <w:t>网络重连间隔时间</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EC5119" w14:textId="5FF0CBE7" w:rsidR="00A63E7F" w:rsidRPr="00A63E7F" w:rsidRDefault="00A63E7F" w:rsidP="006E2E0E">
            <w:pPr>
              <w:spacing w:after="0"/>
              <w:ind w:left="110" w:firstLine="0"/>
              <w:jc w:val="center"/>
              <w:rPr>
                <w:rFonts w:ascii="宋体" w:eastAsia="宋体" w:hAnsi="宋体" w:cs="Calibri"/>
                <w:color w:val="auto"/>
                <w:szCs w:val="21"/>
              </w:rPr>
            </w:pPr>
            <w:r w:rsidRPr="00A63E7F">
              <w:rPr>
                <w:rFonts w:ascii="宋体" w:eastAsia="宋体" w:hAnsi="宋体" w:cs="Calibri" w:hint="eastAsia"/>
                <w:color w:val="auto"/>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6CEFE22E" w14:textId="77777777" w:rsidR="00A63E7F" w:rsidRPr="00A63E7F" w:rsidRDefault="00A63E7F" w:rsidP="006E2E0E">
            <w:pPr>
              <w:spacing w:after="0"/>
              <w:ind w:left="266" w:firstLine="0"/>
              <w:rPr>
                <w:rFonts w:ascii="宋体" w:eastAsia="宋体" w:hAnsi="宋体" w:cs="宋体"/>
                <w:color w:val="auto"/>
                <w:szCs w:val="21"/>
              </w:rPr>
            </w:pPr>
            <w:r w:rsidRPr="00A63E7F">
              <w:rPr>
                <w:rFonts w:ascii="宋体" w:eastAsia="宋体" w:hAnsi="宋体" w:cs="宋体" w:hint="eastAsia"/>
                <w:color w:val="auto"/>
                <w:szCs w:val="21"/>
              </w:rPr>
              <w:t>单位：分钟</w:t>
            </w:r>
          </w:p>
        </w:tc>
        <w:tc>
          <w:tcPr>
            <w:tcW w:w="1079" w:type="pct"/>
            <w:tcBorders>
              <w:top w:val="single" w:sz="4" w:space="0" w:color="000000"/>
              <w:left w:val="single" w:sz="4" w:space="0" w:color="000000"/>
              <w:bottom w:val="single" w:sz="4" w:space="0" w:color="000000"/>
              <w:right w:val="single" w:sz="4" w:space="0" w:color="000000"/>
            </w:tcBorders>
          </w:tcPr>
          <w:p w14:paraId="68A2FF76" w14:textId="77777777" w:rsidR="00A63E7F" w:rsidRPr="00A63E7F" w:rsidRDefault="00A63E7F" w:rsidP="006E2E0E">
            <w:pPr>
              <w:spacing w:after="0"/>
              <w:ind w:left="266" w:firstLine="0"/>
              <w:rPr>
                <w:rFonts w:ascii="宋体" w:eastAsia="宋体" w:hAnsi="宋体" w:cs="宋体"/>
                <w:color w:val="auto"/>
                <w:szCs w:val="21"/>
              </w:rPr>
            </w:pPr>
          </w:p>
        </w:tc>
      </w:tr>
      <w:tr w:rsidR="00A63E7F" w:rsidRPr="006E2E0E" w14:paraId="28A629FD" w14:textId="502F336C"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892167" w14:textId="77777777" w:rsidR="00A63E7F" w:rsidRPr="00A63E7F" w:rsidRDefault="00A63E7F" w:rsidP="006E2E0E">
            <w:pPr>
              <w:spacing w:after="0"/>
              <w:ind w:left="108" w:firstLine="0"/>
              <w:jc w:val="center"/>
              <w:rPr>
                <w:rFonts w:ascii="宋体" w:eastAsia="宋体" w:hAnsi="宋体" w:cs="Calibri"/>
                <w:color w:val="auto"/>
                <w:szCs w:val="21"/>
              </w:rPr>
            </w:pPr>
            <w:r w:rsidRPr="00A63E7F">
              <w:rPr>
                <w:rFonts w:ascii="宋体" w:eastAsia="宋体" w:hAnsi="宋体" w:cs="Calibri" w:hint="eastAsia"/>
                <w:color w:val="auto"/>
                <w:szCs w:val="21"/>
              </w:rPr>
              <w:t>8</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D3285C" w14:textId="77777777" w:rsidR="00A63E7F" w:rsidRPr="00A63E7F" w:rsidRDefault="00A63E7F" w:rsidP="006E2E0E">
            <w:pPr>
              <w:spacing w:after="0"/>
              <w:ind w:left="109" w:firstLine="0"/>
              <w:rPr>
                <w:rFonts w:ascii="宋体" w:eastAsia="宋体" w:hAnsi="宋体" w:cs="宋体"/>
                <w:color w:val="auto"/>
                <w:szCs w:val="21"/>
              </w:rPr>
            </w:pPr>
            <w:r w:rsidRPr="00A63E7F">
              <w:rPr>
                <w:rFonts w:ascii="宋体" w:eastAsia="宋体" w:hAnsi="宋体" w:cs="宋体" w:hint="eastAsia"/>
                <w:color w:val="auto"/>
                <w:szCs w:val="21"/>
              </w:rPr>
              <w:t>网络重连次数</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C03741" w14:textId="33CB36FC" w:rsidR="00A63E7F" w:rsidRPr="00A63E7F" w:rsidRDefault="00A63E7F" w:rsidP="006E2E0E">
            <w:pPr>
              <w:spacing w:after="0"/>
              <w:ind w:left="110" w:firstLine="0"/>
              <w:jc w:val="center"/>
              <w:rPr>
                <w:rFonts w:ascii="宋体" w:eastAsia="宋体" w:hAnsi="宋体" w:cs="Calibri"/>
                <w:color w:val="auto"/>
                <w:szCs w:val="21"/>
              </w:rPr>
            </w:pPr>
            <w:r w:rsidRPr="00A63E7F">
              <w:rPr>
                <w:rFonts w:ascii="宋体" w:eastAsia="宋体" w:hAnsi="宋体" w:cs="Calibri" w:hint="eastAsia"/>
                <w:color w:val="auto"/>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0B146653" w14:textId="77777777" w:rsidR="00A63E7F" w:rsidRPr="00A63E7F" w:rsidRDefault="00A63E7F" w:rsidP="006E2E0E">
            <w:pPr>
              <w:spacing w:after="0"/>
              <w:ind w:left="266" w:firstLine="0"/>
              <w:rPr>
                <w:rFonts w:ascii="宋体" w:eastAsia="宋体" w:hAnsi="宋体" w:cs="宋体"/>
                <w:color w:val="auto"/>
                <w:szCs w:val="21"/>
              </w:rPr>
            </w:pPr>
          </w:p>
        </w:tc>
        <w:tc>
          <w:tcPr>
            <w:tcW w:w="1079" w:type="pct"/>
            <w:tcBorders>
              <w:top w:val="single" w:sz="4" w:space="0" w:color="000000"/>
              <w:left w:val="single" w:sz="4" w:space="0" w:color="000000"/>
              <w:bottom w:val="single" w:sz="4" w:space="0" w:color="000000"/>
              <w:right w:val="single" w:sz="4" w:space="0" w:color="000000"/>
            </w:tcBorders>
          </w:tcPr>
          <w:p w14:paraId="3DD4A31B" w14:textId="77777777" w:rsidR="00A63E7F" w:rsidRPr="00A63E7F" w:rsidRDefault="00A63E7F" w:rsidP="006E2E0E">
            <w:pPr>
              <w:spacing w:after="0"/>
              <w:ind w:left="266" w:firstLine="0"/>
              <w:rPr>
                <w:rFonts w:ascii="宋体" w:eastAsia="宋体" w:hAnsi="宋体" w:cs="宋体"/>
                <w:color w:val="auto"/>
                <w:szCs w:val="21"/>
              </w:rPr>
            </w:pPr>
          </w:p>
        </w:tc>
      </w:tr>
      <w:tr w:rsidR="00A63E7F" w:rsidRPr="006E2E0E" w14:paraId="4F597A99" w14:textId="218219BA"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A58C5B" w14:textId="77777777" w:rsidR="00A63E7F" w:rsidRPr="00A63E7F" w:rsidRDefault="00A63E7F" w:rsidP="006E2E0E">
            <w:pPr>
              <w:spacing w:after="0"/>
              <w:ind w:left="108" w:firstLine="0"/>
              <w:jc w:val="center"/>
              <w:rPr>
                <w:rFonts w:ascii="宋体" w:eastAsia="宋体" w:hAnsi="宋体" w:cs="Calibri"/>
                <w:color w:val="auto"/>
                <w:szCs w:val="21"/>
              </w:rPr>
            </w:pPr>
            <w:r w:rsidRPr="00A63E7F">
              <w:rPr>
                <w:rFonts w:ascii="宋体" w:eastAsia="宋体" w:hAnsi="宋体" w:cs="Calibri" w:hint="eastAsia"/>
                <w:color w:val="auto"/>
                <w:szCs w:val="21"/>
              </w:rPr>
              <w:lastRenderedPageBreak/>
              <w:t>9</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063070" w14:textId="77777777" w:rsidR="00A63E7F" w:rsidRPr="00A63E7F" w:rsidRDefault="00A63E7F" w:rsidP="006E2E0E">
            <w:pPr>
              <w:spacing w:after="0"/>
              <w:ind w:left="109" w:firstLine="0"/>
              <w:rPr>
                <w:rFonts w:ascii="宋体" w:eastAsia="宋体" w:hAnsi="宋体" w:cs="宋体"/>
                <w:color w:val="auto"/>
                <w:szCs w:val="21"/>
              </w:rPr>
            </w:pPr>
            <w:r w:rsidRPr="00A63E7F">
              <w:rPr>
                <w:rFonts w:ascii="宋体" w:eastAsia="宋体" w:hAnsi="宋体" w:cs="宋体" w:hint="eastAsia"/>
                <w:color w:val="auto"/>
                <w:szCs w:val="21"/>
              </w:rPr>
              <w:t>连接器温度检测一级故障判定条件阈值</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7D0711" w14:textId="160921C3" w:rsidR="00A63E7F" w:rsidRPr="00A63E7F" w:rsidRDefault="00A63E7F" w:rsidP="006E2E0E">
            <w:pPr>
              <w:spacing w:after="0"/>
              <w:ind w:left="110" w:firstLine="0"/>
              <w:jc w:val="center"/>
              <w:rPr>
                <w:rFonts w:ascii="宋体" w:eastAsia="宋体" w:hAnsi="宋体" w:cs="Calibri"/>
                <w:color w:val="auto"/>
                <w:szCs w:val="21"/>
              </w:rPr>
            </w:pPr>
            <w:r w:rsidRPr="00A63E7F">
              <w:rPr>
                <w:rFonts w:ascii="宋体" w:eastAsia="宋体" w:hAnsi="宋体" w:cs="Calibri" w:hint="eastAsia"/>
                <w:color w:val="auto"/>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2684CA81" w14:textId="77777777" w:rsidR="00A63E7F" w:rsidRPr="00A63E7F" w:rsidRDefault="00A63E7F" w:rsidP="006E2E0E">
            <w:pPr>
              <w:spacing w:after="0"/>
              <w:ind w:left="266" w:firstLine="0"/>
              <w:rPr>
                <w:rFonts w:ascii="宋体" w:eastAsia="宋体" w:hAnsi="宋体" w:cs="宋体"/>
                <w:color w:val="auto"/>
                <w:szCs w:val="21"/>
              </w:rPr>
            </w:pPr>
            <w:r w:rsidRPr="00A63E7F">
              <w:rPr>
                <w:rFonts w:ascii="宋体" w:eastAsia="宋体" w:hAnsi="宋体" w:cs="宋体" w:hint="eastAsia"/>
                <w:color w:val="auto"/>
                <w:szCs w:val="21"/>
              </w:rPr>
              <w:t>°C</w:t>
            </w:r>
          </w:p>
        </w:tc>
        <w:tc>
          <w:tcPr>
            <w:tcW w:w="1079" w:type="pct"/>
            <w:tcBorders>
              <w:top w:val="single" w:sz="4" w:space="0" w:color="000000"/>
              <w:left w:val="single" w:sz="4" w:space="0" w:color="000000"/>
              <w:bottom w:val="single" w:sz="4" w:space="0" w:color="000000"/>
              <w:right w:val="single" w:sz="4" w:space="0" w:color="000000"/>
            </w:tcBorders>
          </w:tcPr>
          <w:p w14:paraId="1721C306" w14:textId="77777777" w:rsidR="00A63E7F" w:rsidRPr="00A63E7F" w:rsidRDefault="00A63E7F" w:rsidP="006E2E0E">
            <w:pPr>
              <w:spacing w:after="0"/>
              <w:ind w:left="266" w:firstLine="0"/>
              <w:rPr>
                <w:rFonts w:ascii="宋体" w:eastAsia="宋体" w:hAnsi="宋体" w:cs="宋体"/>
                <w:color w:val="auto"/>
                <w:szCs w:val="21"/>
              </w:rPr>
            </w:pPr>
          </w:p>
        </w:tc>
      </w:tr>
      <w:tr w:rsidR="00A63E7F" w:rsidRPr="006E2E0E" w14:paraId="3A0C023F" w14:textId="0543777A"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C12137" w14:textId="77777777" w:rsidR="00A63E7F" w:rsidRPr="00A63E7F" w:rsidRDefault="00A63E7F" w:rsidP="006E2E0E">
            <w:pPr>
              <w:spacing w:after="0"/>
              <w:ind w:left="108" w:firstLine="0"/>
              <w:jc w:val="center"/>
              <w:rPr>
                <w:rFonts w:ascii="宋体" w:eastAsia="宋体" w:hAnsi="宋体" w:cs="Calibri"/>
                <w:color w:val="auto"/>
                <w:szCs w:val="21"/>
              </w:rPr>
            </w:pPr>
            <w:r w:rsidRPr="00A63E7F">
              <w:rPr>
                <w:rFonts w:ascii="宋体" w:eastAsia="宋体" w:hAnsi="宋体" w:cs="Calibri" w:hint="eastAsia"/>
                <w:color w:val="auto"/>
                <w:szCs w:val="21"/>
              </w:rPr>
              <w:t>1</w:t>
            </w:r>
            <w:r w:rsidRPr="00A63E7F">
              <w:rPr>
                <w:rFonts w:ascii="宋体" w:eastAsia="宋体" w:hAnsi="宋体" w:cs="Calibri"/>
                <w:color w:val="auto"/>
                <w:szCs w:val="21"/>
              </w:rPr>
              <w:t>0</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240875" w14:textId="77777777" w:rsidR="00A63E7F" w:rsidRPr="00A63E7F" w:rsidRDefault="00A63E7F" w:rsidP="006E2E0E">
            <w:pPr>
              <w:spacing w:after="0"/>
              <w:ind w:left="109" w:firstLine="0"/>
              <w:rPr>
                <w:rFonts w:ascii="宋体" w:eastAsia="宋体" w:hAnsi="宋体" w:cs="宋体"/>
                <w:color w:val="auto"/>
                <w:szCs w:val="21"/>
              </w:rPr>
            </w:pPr>
            <w:r w:rsidRPr="00A63E7F">
              <w:rPr>
                <w:rFonts w:ascii="宋体" w:eastAsia="宋体" w:hAnsi="宋体" w:cs="宋体" w:hint="eastAsia"/>
                <w:color w:val="auto"/>
                <w:szCs w:val="21"/>
              </w:rPr>
              <w:t>连接器温度检测一级故障解除条件阈值</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65434D" w14:textId="776102DD" w:rsidR="00A63E7F" w:rsidRPr="00A63E7F" w:rsidRDefault="00A63E7F" w:rsidP="006E2E0E">
            <w:pPr>
              <w:spacing w:after="0"/>
              <w:ind w:left="110" w:firstLine="0"/>
              <w:jc w:val="center"/>
              <w:rPr>
                <w:rFonts w:ascii="宋体" w:eastAsia="宋体" w:hAnsi="宋体" w:cs="Calibri"/>
                <w:color w:val="auto"/>
                <w:szCs w:val="21"/>
              </w:rPr>
            </w:pPr>
            <w:r w:rsidRPr="00A63E7F">
              <w:rPr>
                <w:rFonts w:ascii="宋体" w:eastAsia="宋体" w:hAnsi="宋体" w:cs="Calibri" w:hint="eastAsia"/>
                <w:color w:val="auto"/>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1ED3AFCD" w14:textId="77777777" w:rsidR="00A63E7F" w:rsidRPr="00A63E7F" w:rsidRDefault="00A63E7F" w:rsidP="006E2E0E">
            <w:pPr>
              <w:spacing w:after="0"/>
              <w:ind w:left="266" w:firstLine="0"/>
              <w:rPr>
                <w:rFonts w:ascii="宋体" w:eastAsia="宋体" w:hAnsi="宋体" w:cs="宋体"/>
                <w:color w:val="auto"/>
                <w:szCs w:val="21"/>
              </w:rPr>
            </w:pPr>
            <w:r w:rsidRPr="00A63E7F">
              <w:rPr>
                <w:rFonts w:ascii="宋体" w:eastAsia="宋体" w:hAnsi="宋体" w:cs="宋体" w:hint="eastAsia"/>
                <w:color w:val="auto"/>
                <w:szCs w:val="21"/>
              </w:rPr>
              <w:t>°C</w:t>
            </w:r>
          </w:p>
        </w:tc>
        <w:tc>
          <w:tcPr>
            <w:tcW w:w="1079" w:type="pct"/>
            <w:tcBorders>
              <w:top w:val="single" w:sz="4" w:space="0" w:color="000000"/>
              <w:left w:val="single" w:sz="4" w:space="0" w:color="000000"/>
              <w:bottom w:val="single" w:sz="4" w:space="0" w:color="000000"/>
              <w:right w:val="single" w:sz="4" w:space="0" w:color="000000"/>
            </w:tcBorders>
          </w:tcPr>
          <w:p w14:paraId="084B42F0" w14:textId="77777777" w:rsidR="00A63E7F" w:rsidRPr="00A63E7F" w:rsidRDefault="00A63E7F" w:rsidP="006E2E0E">
            <w:pPr>
              <w:spacing w:after="0"/>
              <w:ind w:left="266" w:firstLine="0"/>
              <w:rPr>
                <w:rFonts w:ascii="宋体" w:eastAsia="宋体" w:hAnsi="宋体" w:cs="宋体"/>
                <w:color w:val="auto"/>
                <w:szCs w:val="21"/>
              </w:rPr>
            </w:pPr>
          </w:p>
        </w:tc>
      </w:tr>
      <w:tr w:rsidR="00A63E7F" w:rsidRPr="006E2E0E" w14:paraId="45B559BE" w14:textId="4A53ACD5"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BEFC41" w14:textId="77777777" w:rsidR="00A63E7F" w:rsidRPr="00A63E7F" w:rsidRDefault="00A63E7F" w:rsidP="006E2E0E">
            <w:pPr>
              <w:spacing w:after="0"/>
              <w:ind w:left="108" w:firstLine="0"/>
              <w:jc w:val="center"/>
              <w:rPr>
                <w:rFonts w:ascii="宋体" w:eastAsia="宋体" w:hAnsi="宋体" w:cs="Calibri"/>
                <w:color w:val="auto"/>
                <w:szCs w:val="21"/>
              </w:rPr>
            </w:pPr>
            <w:r w:rsidRPr="00A63E7F">
              <w:rPr>
                <w:rFonts w:ascii="宋体" w:eastAsia="宋体" w:hAnsi="宋体" w:cs="Calibri" w:hint="eastAsia"/>
                <w:color w:val="auto"/>
                <w:szCs w:val="21"/>
              </w:rPr>
              <w:t>1</w:t>
            </w:r>
            <w:r w:rsidRPr="00A63E7F">
              <w:rPr>
                <w:rFonts w:ascii="宋体" w:eastAsia="宋体" w:hAnsi="宋体" w:cs="Calibri"/>
                <w:color w:val="auto"/>
                <w:szCs w:val="21"/>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E053DB" w14:textId="77777777" w:rsidR="00A63E7F" w:rsidRPr="00A63E7F" w:rsidRDefault="00A63E7F" w:rsidP="006E2E0E">
            <w:pPr>
              <w:spacing w:after="0"/>
              <w:ind w:left="109" w:firstLine="0"/>
              <w:rPr>
                <w:rFonts w:ascii="宋体" w:eastAsia="宋体" w:hAnsi="宋体" w:cs="宋体"/>
                <w:color w:val="auto"/>
                <w:szCs w:val="21"/>
              </w:rPr>
            </w:pPr>
            <w:r w:rsidRPr="00A63E7F">
              <w:rPr>
                <w:rFonts w:ascii="宋体" w:eastAsia="宋体" w:hAnsi="宋体" w:cs="宋体" w:hint="eastAsia"/>
                <w:color w:val="auto"/>
                <w:szCs w:val="21"/>
              </w:rPr>
              <w:t>连接器温度检测二级故障判定条件阈值</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EFDD757" w14:textId="5FB7CDFF" w:rsidR="00A63E7F" w:rsidRPr="00A63E7F" w:rsidRDefault="00A63E7F" w:rsidP="006E2E0E">
            <w:pPr>
              <w:spacing w:after="0"/>
              <w:ind w:left="110" w:firstLine="0"/>
              <w:jc w:val="center"/>
              <w:rPr>
                <w:rFonts w:ascii="宋体" w:eastAsia="宋体" w:hAnsi="宋体" w:cs="Calibri"/>
                <w:color w:val="auto"/>
                <w:szCs w:val="21"/>
              </w:rPr>
            </w:pPr>
            <w:r w:rsidRPr="00A63E7F">
              <w:rPr>
                <w:rFonts w:ascii="宋体" w:eastAsia="宋体" w:hAnsi="宋体" w:cs="Calibri" w:hint="eastAsia"/>
                <w:color w:val="auto"/>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1B3B1C32" w14:textId="77777777" w:rsidR="00A63E7F" w:rsidRPr="00A63E7F" w:rsidRDefault="00A63E7F" w:rsidP="006E2E0E">
            <w:pPr>
              <w:spacing w:after="0"/>
              <w:ind w:left="266" w:firstLine="0"/>
              <w:rPr>
                <w:rFonts w:ascii="宋体" w:eastAsia="宋体" w:hAnsi="宋体" w:cs="宋体"/>
                <w:color w:val="auto"/>
                <w:szCs w:val="21"/>
              </w:rPr>
            </w:pPr>
            <w:r w:rsidRPr="00A63E7F">
              <w:rPr>
                <w:rFonts w:ascii="宋体" w:eastAsia="宋体" w:hAnsi="宋体" w:cs="宋体" w:hint="eastAsia"/>
                <w:color w:val="auto"/>
                <w:szCs w:val="21"/>
              </w:rPr>
              <w:t>°C</w:t>
            </w:r>
          </w:p>
        </w:tc>
        <w:tc>
          <w:tcPr>
            <w:tcW w:w="1079" w:type="pct"/>
            <w:tcBorders>
              <w:top w:val="single" w:sz="4" w:space="0" w:color="000000"/>
              <w:left w:val="single" w:sz="4" w:space="0" w:color="000000"/>
              <w:bottom w:val="single" w:sz="4" w:space="0" w:color="000000"/>
              <w:right w:val="single" w:sz="4" w:space="0" w:color="000000"/>
            </w:tcBorders>
          </w:tcPr>
          <w:p w14:paraId="071A3156" w14:textId="77777777" w:rsidR="00A63E7F" w:rsidRPr="00A63E7F" w:rsidRDefault="00A63E7F" w:rsidP="006E2E0E">
            <w:pPr>
              <w:spacing w:after="0"/>
              <w:ind w:left="266" w:firstLine="0"/>
              <w:rPr>
                <w:rFonts w:ascii="宋体" w:eastAsia="宋体" w:hAnsi="宋体" w:cs="宋体"/>
                <w:color w:val="auto"/>
                <w:szCs w:val="21"/>
              </w:rPr>
            </w:pPr>
          </w:p>
        </w:tc>
      </w:tr>
      <w:tr w:rsidR="00A63E7F" w:rsidRPr="006E2E0E" w14:paraId="2BBA7EB3" w14:textId="12E36E70"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40B4F9" w14:textId="77777777" w:rsidR="00A63E7F" w:rsidRPr="00A63E7F" w:rsidRDefault="00A63E7F" w:rsidP="006E2E0E">
            <w:pPr>
              <w:spacing w:after="0"/>
              <w:ind w:left="108" w:firstLine="0"/>
              <w:jc w:val="center"/>
              <w:rPr>
                <w:rFonts w:ascii="宋体" w:eastAsia="宋体" w:hAnsi="宋体" w:cs="Calibri"/>
                <w:color w:val="auto"/>
                <w:szCs w:val="21"/>
              </w:rPr>
            </w:pPr>
            <w:r w:rsidRPr="00A63E7F">
              <w:rPr>
                <w:rFonts w:ascii="宋体" w:eastAsia="宋体" w:hAnsi="宋体" w:cs="Calibri" w:hint="eastAsia"/>
                <w:color w:val="auto"/>
                <w:szCs w:val="21"/>
              </w:rPr>
              <w:t>1</w:t>
            </w:r>
            <w:r w:rsidRPr="00A63E7F">
              <w:rPr>
                <w:rFonts w:ascii="宋体" w:eastAsia="宋体" w:hAnsi="宋体" w:cs="Calibri"/>
                <w:color w:val="auto"/>
                <w:szCs w:val="21"/>
              </w:rPr>
              <w:t>2</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6BA454" w14:textId="77777777" w:rsidR="00A63E7F" w:rsidRPr="00A63E7F" w:rsidRDefault="00A63E7F" w:rsidP="006E2E0E">
            <w:pPr>
              <w:spacing w:after="0"/>
              <w:ind w:left="109" w:firstLine="0"/>
              <w:rPr>
                <w:rFonts w:ascii="宋体" w:eastAsia="宋体" w:hAnsi="宋体" w:cs="宋体"/>
                <w:color w:val="auto"/>
                <w:szCs w:val="21"/>
              </w:rPr>
            </w:pPr>
            <w:r w:rsidRPr="00A63E7F">
              <w:rPr>
                <w:rFonts w:ascii="宋体" w:eastAsia="宋体" w:hAnsi="宋体" w:cs="宋体" w:hint="eastAsia"/>
                <w:color w:val="auto"/>
                <w:szCs w:val="21"/>
              </w:rPr>
              <w:t>连接器温度检测二级故障解除条件阈值</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8BE543" w14:textId="29669744" w:rsidR="00A63E7F" w:rsidRPr="00A63E7F" w:rsidRDefault="00A63E7F" w:rsidP="006E2E0E">
            <w:pPr>
              <w:spacing w:after="0"/>
              <w:ind w:left="110" w:firstLine="0"/>
              <w:jc w:val="center"/>
              <w:rPr>
                <w:rFonts w:ascii="宋体" w:eastAsia="宋体" w:hAnsi="宋体" w:cs="Calibri"/>
                <w:color w:val="auto"/>
                <w:szCs w:val="21"/>
              </w:rPr>
            </w:pPr>
            <w:r w:rsidRPr="00A63E7F">
              <w:rPr>
                <w:rFonts w:ascii="宋体" w:eastAsia="宋体" w:hAnsi="宋体" w:cs="Calibri" w:hint="eastAsia"/>
                <w:color w:val="auto"/>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0FE6FE67" w14:textId="77777777" w:rsidR="00A63E7F" w:rsidRPr="00A63E7F" w:rsidRDefault="00A63E7F" w:rsidP="006E2E0E">
            <w:pPr>
              <w:spacing w:after="0"/>
              <w:ind w:left="266" w:firstLine="0"/>
              <w:rPr>
                <w:rFonts w:ascii="宋体" w:eastAsia="宋体" w:hAnsi="宋体" w:cs="宋体"/>
                <w:color w:val="auto"/>
                <w:szCs w:val="21"/>
              </w:rPr>
            </w:pPr>
            <w:r w:rsidRPr="00A63E7F">
              <w:rPr>
                <w:rFonts w:ascii="宋体" w:eastAsia="宋体" w:hAnsi="宋体" w:cs="宋体" w:hint="eastAsia"/>
                <w:color w:val="auto"/>
                <w:szCs w:val="21"/>
              </w:rPr>
              <w:t>°C</w:t>
            </w:r>
          </w:p>
        </w:tc>
        <w:tc>
          <w:tcPr>
            <w:tcW w:w="1079" w:type="pct"/>
            <w:tcBorders>
              <w:top w:val="single" w:sz="4" w:space="0" w:color="000000"/>
              <w:left w:val="single" w:sz="4" w:space="0" w:color="000000"/>
              <w:bottom w:val="single" w:sz="4" w:space="0" w:color="000000"/>
              <w:right w:val="single" w:sz="4" w:space="0" w:color="000000"/>
            </w:tcBorders>
          </w:tcPr>
          <w:p w14:paraId="3A106906" w14:textId="77777777" w:rsidR="00A63E7F" w:rsidRPr="00A63E7F" w:rsidRDefault="00A63E7F" w:rsidP="006E2E0E">
            <w:pPr>
              <w:spacing w:after="0"/>
              <w:ind w:left="266" w:firstLine="0"/>
              <w:rPr>
                <w:rFonts w:ascii="宋体" w:eastAsia="宋体" w:hAnsi="宋体" w:cs="宋体"/>
                <w:color w:val="auto"/>
                <w:szCs w:val="21"/>
              </w:rPr>
            </w:pPr>
          </w:p>
        </w:tc>
      </w:tr>
      <w:tr w:rsidR="00A63E7F" w:rsidRPr="006E2E0E" w14:paraId="7ADB4AC8" w14:textId="2299D6B6"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9B653B" w14:textId="77777777" w:rsidR="00A63E7F" w:rsidRPr="00A63E7F" w:rsidRDefault="00A63E7F" w:rsidP="006E2E0E">
            <w:pPr>
              <w:spacing w:after="0"/>
              <w:ind w:left="108" w:firstLine="0"/>
              <w:jc w:val="center"/>
              <w:rPr>
                <w:rFonts w:ascii="宋体" w:eastAsia="宋体" w:hAnsi="宋体" w:cs="Calibri"/>
                <w:color w:val="auto"/>
                <w:szCs w:val="21"/>
              </w:rPr>
            </w:pPr>
            <w:r w:rsidRPr="00A63E7F">
              <w:rPr>
                <w:rFonts w:ascii="宋体" w:eastAsia="宋体" w:hAnsi="宋体" w:cs="Calibri" w:hint="eastAsia"/>
                <w:color w:val="auto"/>
                <w:szCs w:val="21"/>
              </w:rPr>
              <w:t>1</w:t>
            </w:r>
            <w:r w:rsidRPr="00A63E7F">
              <w:rPr>
                <w:rFonts w:ascii="宋体" w:eastAsia="宋体" w:hAnsi="宋体" w:cs="Calibri"/>
                <w:color w:val="auto"/>
                <w:szCs w:val="21"/>
              </w:rPr>
              <w:t>3</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8757DB" w14:textId="77777777" w:rsidR="00A63E7F" w:rsidRPr="00A63E7F" w:rsidRDefault="00A63E7F" w:rsidP="006E2E0E">
            <w:pPr>
              <w:spacing w:after="0"/>
              <w:ind w:left="0" w:firstLine="0"/>
              <w:rPr>
                <w:rFonts w:ascii="宋体" w:eastAsia="宋体" w:hAnsi="宋体" w:cs="宋体"/>
                <w:color w:val="auto"/>
                <w:szCs w:val="21"/>
              </w:rPr>
            </w:pPr>
            <w:r w:rsidRPr="00A63E7F">
              <w:rPr>
                <w:rFonts w:ascii="宋体" w:eastAsia="宋体" w:hAnsi="宋体" w:cs="宋体" w:hint="eastAsia"/>
                <w:color w:val="auto"/>
                <w:szCs w:val="21"/>
              </w:rPr>
              <w:t>连接器温度检测二级故障解除条件阈值</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425B14" w14:textId="5FC5C732" w:rsidR="00A63E7F" w:rsidRPr="00A63E7F" w:rsidRDefault="00A63E7F" w:rsidP="006E2E0E">
            <w:pPr>
              <w:spacing w:after="0"/>
              <w:ind w:left="110" w:firstLine="0"/>
              <w:jc w:val="center"/>
              <w:rPr>
                <w:rFonts w:ascii="宋体" w:eastAsia="宋体" w:hAnsi="宋体" w:cs="Calibri"/>
                <w:color w:val="auto"/>
                <w:szCs w:val="21"/>
              </w:rPr>
            </w:pPr>
            <w:r w:rsidRPr="00A63E7F">
              <w:rPr>
                <w:rFonts w:ascii="宋体" w:eastAsia="宋体" w:hAnsi="宋体" w:cs="Calibri" w:hint="eastAsia"/>
                <w:color w:val="auto"/>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63ACE508" w14:textId="77777777" w:rsidR="00A63E7F" w:rsidRPr="00A63E7F" w:rsidRDefault="00A63E7F" w:rsidP="006E2E0E">
            <w:pPr>
              <w:spacing w:after="0"/>
              <w:ind w:left="266" w:firstLine="0"/>
              <w:rPr>
                <w:rFonts w:ascii="宋体" w:eastAsia="宋体" w:hAnsi="宋体" w:cs="宋体"/>
                <w:color w:val="auto"/>
                <w:szCs w:val="21"/>
              </w:rPr>
            </w:pPr>
            <w:r w:rsidRPr="00A63E7F">
              <w:rPr>
                <w:rFonts w:ascii="宋体" w:eastAsia="宋体" w:hAnsi="宋体" w:cs="宋体" w:hint="eastAsia"/>
                <w:color w:val="auto"/>
                <w:szCs w:val="21"/>
              </w:rPr>
              <w:t>°C</w:t>
            </w:r>
          </w:p>
        </w:tc>
        <w:tc>
          <w:tcPr>
            <w:tcW w:w="1079" w:type="pct"/>
            <w:tcBorders>
              <w:top w:val="single" w:sz="4" w:space="0" w:color="000000"/>
              <w:left w:val="single" w:sz="4" w:space="0" w:color="000000"/>
              <w:bottom w:val="single" w:sz="4" w:space="0" w:color="000000"/>
              <w:right w:val="single" w:sz="4" w:space="0" w:color="000000"/>
            </w:tcBorders>
          </w:tcPr>
          <w:p w14:paraId="02CEBB32" w14:textId="77777777" w:rsidR="00A63E7F" w:rsidRPr="00A63E7F" w:rsidRDefault="00A63E7F" w:rsidP="006E2E0E">
            <w:pPr>
              <w:spacing w:after="0"/>
              <w:ind w:left="266" w:firstLine="0"/>
              <w:rPr>
                <w:rFonts w:ascii="宋体" w:eastAsia="宋体" w:hAnsi="宋体" w:cs="宋体"/>
                <w:color w:val="auto"/>
                <w:szCs w:val="21"/>
              </w:rPr>
            </w:pPr>
          </w:p>
        </w:tc>
      </w:tr>
      <w:tr w:rsidR="00A63E7F" w:rsidRPr="006E2E0E" w14:paraId="47FFDC8D" w14:textId="4FF00DAF"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D0C38E" w14:textId="77777777" w:rsidR="00A63E7F" w:rsidRPr="00A63E7F" w:rsidRDefault="00A63E7F" w:rsidP="006E2E0E">
            <w:pPr>
              <w:spacing w:after="0"/>
              <w:ind w:left="108" w:firstLine="0"/>
              <w:jc w:val="center"/>
              <w:rPr>
                <w:rFonts w:ascii="宋体" w:eastAsia="宋体" w:hAnsi="宋体" w:cs="Calibri"/>
                <w:color w:val="auto"/>
                <w:szCs w:val="21"/>
              </w:rPr>
            </w:pPr>
            <w:r w:rsidRPr="00A63E7F">
              <w:rPr>
                <w:rFonts w:ascii="宋体" w:eastAsia="宋体" w:hAnsi="宋体" w:cs="Calibri" w:hint="eastAsia"/>
                <w:color w:val="auto"/>
                <w:szCs w:val="21"/>
              </w:rPr>
              <w:t>1</w:t>
            </w:r>
            <w:r w:rsidRPr="00A63E7F">
              <w:rPr>
                <w:rFonts w:ascii="宋体" w:eastAsia="宋体" w:hAnsi="宋体" w:cs="Calibri"/>
                <w:color w:val="auto"/>
                <w:szCs w:val="21"/>
              </w:rPr>
              <w:t>4</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EB03D0" w14:textId="77777777" w:rsidR="00A63E7F" w:rsidRPr="00A63E7F" w:rsidRDefault="00A63E7F" w:rsidP="006E2E0E">
            <w:pPr>
              <w:spacing w:after="0"/>
              <w:ind w:left="0" w:firstLine="0"/>
              <w:rPr>
                <w:rFonts w:ascii="宋体" w:eastAsia="宋体" w:hAnsi="宋体" w:cs="宋体"/>
                <w:color w:val="auto"/>
                <w:szCs w:val="21"/>
              </w:rPr>
            </w:pPr>
            <w:r w:rsidRPr="00A63E7F">
              <w:rPr>
                <w:rFonts w:ascii="宋体" w:eastAsia="宋体" w:hAnsi="宋体" w:cs="宋体" w:hint="eastAsia"/>
                <w:color w:val="auto"/>
                <w:szCs w:val="21"/>
              </w:rPr>
              <w:t>连接器温度检测三级故障判定条件阈值</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FE2B9D" w14:textId="4177AB8C" w:rsidR="00A63E7F" w:rsidRPr="00A63E7F" w:rsidRDefault="00A63E7F" w:rsidP="006E2E0E">
            <w:pPr>
              <w:spacing w:after="0"/>
              <w:ind w:left="110" w:firstLine="0"/>
              <w:jc w:val="center"/>
              <w:rPr>
                <w:rFonts w:ascii="宋体" w:eastAsia="宋体" w:hAnsi="宋体" w:cs="Calibri"/>
                <w:color w:val="auto"/>
                <w:szCs w:val="21"/>
              </w:rPr>
            </w:pPr>
            <w:r w:rsidRPr="00A63E7F">
              <w:rPr>
                <w:rFonts w:ascii="宋体" w:eastAsia="宋体" w:hAnsi="宋体" w:cs="Calibri" w:hint="eastAsia"/>
                <w:color w:val="auto"/>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23DBF2D7" w14:textId="77777777" w:rsidR="00A63E7F" w:rsidRPr="00A63E7F" w:rsidRDefault="00A63E7F" w:rsidP="006E2E0E">
            <w:pPr>
              <w:spacing w:after="0"/>
              <w:ind w:left="266" w:firstLine="0"/>
              <w:rPr>
                <w:rFonts w:ascii="宋体" w:eastAsia="宋体" w:hAnsi="宋体" w:cs="宋体"/>
                <w:color w:val="auto"/>
                <w:szCs w:val="21"/>
              </w:rPr>
            </w:pPr>
            <w:r w:rsidRPr="00A63E7F">
              <w:rPr>
                <w:rFonts w:ascii="宋体" w:eastAsia="宋体" w:hAnsi="宋体" w:cs="宋体" w:hint="eastAsia"/>
                <w:color w:val="auto"/>
                <w:szCs w:val="21"/>
              </w:rPr>
              <w:t>°C</w:t>
            </w:r>
          </w:p>
        </w:tc>
        <w:tc>
          <w:tcPr>
            <w:tcW w:w="1079" w:type="pct"/>
            <w:tcBorders>
              <w:top w:val="single" w:sz="4" w:space="0" w:color="000000"/>
              <w:left w:val="single" w:sz="4" w:space="0" w:color="000000"/>
              <w:bottom w:val="single" w:sz="4" w:space="0" w:color="000000"/>
              <w:right w:val="single" w:sz="4" w:space="0" w:color="000000"/>
            </w:tcBorders>
          </w:tcPr>
          <w:p w14:paraId="4749C5F9" w14:textId="77777777" w:rsidR="00A63E7F" w:rsidRPr="00A63E7F" w:rsidRDefault="00A63E7F" w:rsidP="006E2E0E">
            <w:pPr>
              <w:spacing w:after="0"/>
              <w:ind w:left="266" w:firstLine="0"/>
              <w:rPr>
                <w:rFonts w:ascii="宋体" w:eastAsia="宋体" w:hAnsi="宋体" w:cs="宋体"/>
                <w:color w:val="auto"/>
                <w:szCs w:val="21"/>
              </w:rPr>
            </w:pPr>
          </w:p>
        </w:tc>
      </w:tr>
      <w:tr w:rsidR="00A63E7F" w:rsidRPr="006E2E0E" w14:paraId="337A6A3F" w14:textId="743CB24D"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DBCDAC6" w14:textId="77777777" w:rsidR="00A63E7F" w:rsidRPr="00A63E7F" w:rsidRDefault="00A63E7F" w:rsidP="006E2E0E">
            <w:pPr>
              <w:spacing w:after="0"/>
              <w:ind w:left="108" w:firstLine="0"/>
              <w:jc w:val="center"/>
              <w:rPr>
                <w:rFonts w:ascii="宋体" w:eastAsia="宋体" w:hAnsi="宋体" w:cs="Calibri"/>
                <w:color w:val="auto"/>
                <w:szCs w:val="21"/>
              </w:rPr>
            </w:pPr>
            <w:r w:rsidRPr="00A63E7F">
              <w:rPr>
                <w:rFonts w:ascii="宋体" w:eastAsia="宋体" w:hAnsi="宋体" w:cs="Calibri" w:hint="eastAsia"/>
                <w:color w:val="auto"/>
                <w:szCs w:val="21"/>
              </w:rPr>
              <w:t>1</w:t>
            </w:r>
            <w:r w:rsidRPr="00A63E7F">
              <w:rPr>
                <w:rFonts w:ascii="宋体" w:eastAsia="宋体" w:hAnsi="宋体" w:cs="Calibri"/>
                <w:color w:val="auto"/>
                <w:szCs w:val="21"/>
              </w:rPr>
              <w:t>5</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21B7B2" w14:textId="77777777" w:rsidR="00A63E7F" w:rsidRPr="00A63E7F" w:rsidRDefault="00A63E7F" w:rsidP="006E2E0E">
            <w:pPr>
              <w:spacing w:after="0"/>
              <w:ind w:left="0" w:firstLine="0"/>
              <w:rPr>
                <w:rFonts w:ascii="宋体" w:eastAsia="宋体" w:hAnsi="宋体" w:cs="宋体"/>
                <w:color w:val="auto"/>
                <w:szCs w:val="21"/>
              </w:rPr>
            </w:pPr>
            <w:r w:rsidRPr="00A63E7F">
              <w:rPr>
                <w:rFonts w:ascii="宋体" w:eastAsia="宋体" w:hAnsi="宋体" w:cs="宋体" w:hint="eastAsia"/>
                <w:color w:val="auto"/>
                <w:szCs w:val="21"/>
              </w:rPr>
              <w:t>连接器温度检测三级故障解除条件阈值</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90F25E" w14:textId="26FCE04B" w:rsidR="00A63E7F" w:rsidRPr="00A63E7F" w:rsidRDefault="00A63E7F" w:rsidP="006E2E0E">
            <w:pPr>
              <w:spacing w:after="0"/>
              <w:ind w:left="110" w:firstLine="0"/>
              <w:jc w:val="center"/>
              <w:rPr>
                <w:rFonts w:ascii="宋体" w:eastAsia="宋体" w:hAnsi="宋体" w:cs="Calibri"/>
                <w:color w:val="auto"/>
                <w:szCs w:val="21"/>
              </w:rPr>
            </w:pPr>
            <w:r w:rsidRPr="00A63E7F">
              <w:rPr>
                <w:rFonts w:ascii="宋体" w:eastAsia="宋体" w:hAnsi="宋体" w:cs="Calibri" w:hint="eastAsia"/>
                <w:color w:val="auto"/>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34AEDDA9" w14:textId="77777777" w:rsidR="00A63E7F" w:rsidRPr="00A63E7F" w:rsidRDefault="00A63E7F" w:rsidP="006E2E0E">
            <w:pPr>
              <w:spacing w:after="0"/>
              <w:ind w:left="266" w:firstLine="0"/>
              <w:rPr>
                <w:rFonts w:ascii="宋体" w:eastAsia="宋体" w:hAnsi="宋体" w:cs="宋体"/>
                <w:color w:val="auto"/>
                <w:szCs w:val="21"/>
              </w:rPr>
            </w:pPr>
            <w:r w:rsidRPr="00A63E7F">
              <w:rPr>
                <w:rFonts w:ascii="宋体" w:eastAsia="宋体" w:hAnsi="宋体" w:cs="宋体" w:hint="eastAsia"/>
                <w:color w:val="auto"/>
                <w:szCs w:val="21"/>
              </w:rPr>
              <w:t>°C</w:t>
            </w:r>
          </w:p>
        </w:tc>
        <w:tc>
          <w:tcPr>
            <w:tcW w:w="1079" w:type="pct"/>
            <w:tcBorders>
              <w:top w:val="single" w:sz="4" w:space="0" w:color="000000"/>
              <w:left w:val="single" w:sz="4" w:space="0" w:color="000000"/>
              <w:bottom w:val="single" w:sz="4" w:space="0" w:color="000000"/>
              <w:right w:val="single" w:sz="4" w:space="0" w:color="000000"/>
            </w:tcBorders>
          </w:tcPr>
          <w:p w14:paraId="579133CD" w14:textId="77777777" w:rsidR="00A63E7F" w:rsidRPr="00A63E7F" w:rsidRDefault="00A63E7F" w:rsidP="006E2E0E">
            <w:pPr>
              <w:spacing w:after="0"/>
              <w:ind w:left="266" w:firstLine="0"/>
              <w:rPr>
                <w:rFonts w:ascii="宋体" w:eastAsia="宋体" w:hAnsi="宋体" w:cs="宋体"/>
                <w:color w:val="auto"/>
                <w:szCs w:val="21"/>
              </w:rPr>
            </w:pPr>
          </w:p>
        </w:tc>
      </w:tr>
      <w:tr w:rsidR="00A63E7F" w:rsidRPr="006E2E0E" w14:paraId="0F04636A" w14:textId="787D14D0"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4AC228" w14:textId="77777777" w:rsidR="00A63E7F" w:rsidRPr="00A63E7F" w:rsidRDefault="00A63E7F" w:rsidP="006E2E0E">
            <w:pPr>
              <w:spacing w:after="0"/>
              <w:ind w:left="108" w:firstLine="0"/>
              <w:jc w:val="center"/>
              <w:rPr>
                <w:rFonts w:ascii="宋体" w:eastAsia="宋体" w:hAnsi="宋体" w:cs="Calibri"/>
                <w:color w:val="auto"/>
                <w:szCs w:val="21"/>
              </w:rPr>
            </w:pPr>
            <w:r w:rsidRPr="00A63E7F">
              <w:rPr>
                <w:rFonts w:ascii="宋体" w:eastAsia="宋体" w:hAnsi="宋体" w:cs="Calibri" w:hint="eastAsia"/>
                <w:color w:val="auto"/>
                <w:szCs w:val="21"/>
              </w:rPr>
              <w:t>1</w:t>
            </w:r>
            <w:r w:rsidRPr="00A63E7F">
              <w:rPr>
                <w:rFonts w:ascii="宋体" w:eastAsia="宋体" w:hAnsi="宋体" w:cs="Calibri"/>
                <w:color w:val="auto"/>
                <w:szCs w:val="21"/>
              </w:rPr>
              <w:t>6</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077F7B" w14:textId="77777777" w:rsidR="00A63E7F" w:rsidRPr="00A63E7F" w:rsidRDefault="00A63E7F" w:rsidP="006E2E0E">
            <w:pPr>
              <w:spacing w:after="0"/>
              <w:ind w:left="0" w:firstLine="0"/>
              <w:rPr>
                <w:rFonts w:ascii="宋体" w:eastAsia="宋体" w:hAnsi="宋体" w:cs="宋体"/>
                <w:color w:val="auto"/>
                <w:szCs w:val="21"/>
              </w:rPr>
            </w:pPr>
            <w:r w:rsidRPr="00A63E7F">
              <w:rPr>
                <w:rFonts w:ascii="宋体" w:eastAsia="宋体" w:hAnsi="宋体" w:cs="宋体" w:hint="eastAsia"/>
                <w:color w:val="auto"/>
                <w:szCs w:val="21"/>
              </w:rPr>
              <w:t>是否屏蔽换电连接器故障</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7B24A68" w14:textId="4E356D32" w:rsidR="00A63E7F" w:rsidRPr="00A63E7F" w:rsidRDefault="00A63E7F" w:rsidP="006E2E0E">
            <w:pPr>
              <w:spacing w:after="0"/>
              <w:ind w:left="110" w:firstLine="0"/>
              <w:jc w:val="center"/>
              <w:rPr>
                <w:rFonts w:ascii="宋体" w:eastAsia="宋体" w:hAnsi="宋体" w:cs="Calibri"/>
                <w:color w:val="auto"/>
                <w:szCs w:val="21"/>
              </w:rPr>
            </w:pPr>
            <w:r w:rsidRPr="00A63E7F">
              <w:rPr>
                <w:rFonts w:ascii="宋体" w:eastAsia="宋体" w:hAnsi="宋体" w:cs="Calibri"/>
                <w:color w:val="auto"/>
                <w:szCs w:val="21"/>
              </w:rPr>
              <w:t>2</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4DDD3E83" w14:textId="77777777" w:rsidR="00A63E7F" w:rsidRPr="00A63E7F" w:rsidRDefault="00A63E7F" w:rsidP="006E2E0E">
            <w:pPr>
              <w:spacing w:after="0"/>
              <w:ind w:left="0" w:firstLine="0"/>
              <w:jc w:val="both"/>
              <w:rPr>
                <w:rFonts w:ascii="宋体" w:eastAsia="宋体" w:hAnsi="宋体" w:cs="宋体"/>
                <w:color w:val="auto"/>
                <w:szCs w:val="21"/>
              </w:rPr>
            </w:pPr>
            <w:r w:rsidRPr="00A63E7F">
              <w:rPr>
                <w:rFonts w:ascii="宋体" w:eastAsia="宋体" w:hAnsi="宋体" w:cs="宋体" w:hint="eastAsia"/>
                <w:color w:val="auto"/>
                <w:szCs w:val="21"/>
              </w:rPr>
              <w:t>设置是否屏蔽换电连接器参数（</w:t>
            </w:r>
            <w:r w:rsidRPr="00A63E7F">
              <w:rPr>
                <w:rFonts w:ascii="宋体" w:eastAsia="宋体" w:hAnsi="宋体" w:cs="宋体"/>
                <w:color w:val="auto"/>
                <w:szCs w:val="21"/>
              </w:rPr>
              <w:t>0</w:t>
            </w:r>
            <w:r w:rsidRPr="00A63E7F">
              <w:rPr>
                <w:rFonts w:ascii="宋体" w:eastAsia="宋体" w:hAnsi="宋体" w:cs="宋体" w:hint="eastAsia"/>
                <w:color w:val="auto"/>
                <w:szCs w:val="21"/>
              </w:rPr>
              <w:t>为屏蔽，</w:t>
            </w:r>
            <w:r w:rsidRPr="00A63E7F">
              <w:rPr>
                <w:rFonts w:ascii="宋体" w:eastAsia="宋体" w:hAnsi="宋体" w:cs="宋体"/>
                <w:color w:val="auto"/>
                <w:szCs w:val="21"/>
              </w:rPr>
              <w:t>1</w:t>
            </w:r>
            <w:r w:rsidRPr="00A63E7F">
              <w:rPr>
                <w:rFonts w:ascii="宋体" w:eastAsia="宋体" w:hAnsi="宋体" w:cs="宋体" w:hint="eastAsia"/>
                <w:color w:val="auto"/>
                <w:szCs w:val="21"/>
              </w:rPr>
              <w:t>为不屏蔽</w:t>
            </w:r>
          </w:p>
          <w:p w14:paraId="3BB4136A" w14:textId="77777777" w:rsidR="00A63E7F" w:rsidRPr="00A63E7F" w:rsidRDefault="00A63E7F" w:rsidP="006E2E0E">
            <w:pPr>
              <w:spacing w:after="0"/>
              <w:ind w:left="0" w:firstLine="0"/>
              <w:jc w:val="both"/>
              <w:rPr>
                <w:rFonts w:ascii="宋体" w:eastAsia="宋体" w:hAnsi="宋体" w:cs="宋体"/>
                <w:color w:val="auto"/>
                <w:szCs w:val="21"/>
              </w:rPr>
            </w:pPr>
            <w:r w:rsidRPr="00A63E7F">
              <w:rPr>
                <w:rFonts w:ascii="宋体" w:eastAsia="宋体" w:hAnsi="宋体" w:cs="宋体"/>
                <w:color w:val="auto"/>
                <w:szCs w:val="21"/>
              </w:rPr>
              <w:t>1</w:t>
            </w:r>
            <w:r w:rsidRPr="00A63E7F">
              <w:rPr>
                <w:rFonts w:ascii="宋体" w:eastAsia="宋体" w:hAnsi="宋体" w:cs="宋体" w:hint="eastAsia"/>
                <w:color w:val="auto"/>
                <w:szCs w:val="21"/>
              </w:rPr>
              <w:t>）</w:t>
            </w:r>
            <w:r w:rsidRPr="00A63E7F">
              <w:rPr>
                <w:rFonts w:ascii="宋体" w:eastAsia="宋体" w:hAnsi="宋体" w:cs="宋体"/>
                <w:color w:val="auto"/>
                <w:szCs w:val="21"/>
              </w:rPr>
              <w:t>0Byte</w:t>
            </w:r>
            <w:r w:rsidRPr="00A63E7F">
              <w:rPr>
                <w:rFonts w:ascii="宋体" w:eastAsia="宋体" w:hAnsi="宋体" w:cs="宋体" w:hint="eastAsia"/>
                <w:color w:val="auto"/>
                <w:szCs w:val="21"/>
              </w:rPr>
              <w:t>，</w:t>
            </w:r>
            <w:r w:rsidRPr="00A63E7F">
              <w:rPr>
                <w:rFonts w:ascii="宋体" w:eastAsia="宋体" w:hAnsi="宋体" w:cs="宋体"/>
                <w:color w:val="auto"/>
                <w:szCs w:val="21"/>
              </w:rPr>
              <w:t>0bit</w:t>
            </w:r>
            <w:r w:rsidRPr="00A63E7F">
              <w:rPr>
                <w:rFonts w:ascii="宋体" w:eastAsia="宋体" w:hAnsi="宋体" w:cs="宋体" w:hint="eastAsia"/>
                <w:color w:val="auto"/>
                <w:szCs w:val="21"/>
              </w:rPr>
              <w:t>：换</w:t>
            </w:r>
            <w:proofErr w:type="gramStart"/>
            <w:r w:rsidRPr="00A63E7F">
              <w:rPr>
                <w:rFonts w:ascii="宋体" w:eastAsia="宋体" w:hAnsi="宋体" w:cs="宋体" w:hint="eastAsia"/>
                <w:color w:val="auto"/>
                <w:szCs w:val="21"/>
              </w:rPr>
              <w:t>电连接器锁止状态</w:t>
            </w:r>
            <w:proofErr w:type="gramEnd"/>
          </w:p>
          <w:p w14:paraId="06598B99" w14:textId="77777777" w:rsidR="00A63E7F" w:rsidRPr="00A63E7F" w:rsidRDefault="00A63E7F" w:rsidP="006E2E0E">
            <w:pPr>
              <w:spacing w:after="0"/>
              <w:jc w:val="both"/>
              <w:rPr>
                <w:rFonts w:ascii="宋体" w:eastAsia="宋体" w:hAnsi="宋体" w:cs="宋体"/>
                <w:color w:val="auto"/>
                <w:szCs w:val="21"/>
              </w:rPr>
            </w:pPr>
            <w:r w:rsidRPr="00A63E7F">
              <w:rPr>
                <w:rFonts w:ascii="宋体" w:eastAsia="宋体" w:hAnsi="宋体" w:cs="宋体"/>
                <w:color w:val="auto"/>
                <w:szCs w:val="21"/>
              </w:rPr>
              <w:t>2</w:t>
            </w:r>
            <w:r w:rsidRPr="00A63E7F">
              <w:rPr>
                <w:rFonts w:ascii="宋体" w:eastAsia="宋体" w:hAnsi="宋体" w:cs="宋体" w:hint="eastAsia"/>
                <w:color w:val="auto"/>
                <w:szCs w:val="21"/>
              </w:rPr>
              <w:t>）</w:t>
            </w:r>
            <w:r w:rsidRPr="00A63E7F">
              <w:rPr>
                <w:rFonts w:ascii="宋体" w:eastAsia="宋体" w:hAnsi="宋体" w:cs="宋体"/>
                <w:color w:val="auto"/>
                <w:szCs w:val="21"/>
              </w:rPr>
              <w:t>0byte</w:t>
            </w:r>
            <w:r w:rsidRPr="00A63E7F">
              <w:rPr>
                <w:rFonts w:ascii="宋体" w:eastAsia="宋体" w:hAnsi="宋体" w:cs="宋体" w:hint="eastAsia"/>
                <w:color w:val="auto"/>
                <w:szCs w:val="21"/>
              </w:rPr>
              <w:t>，</w:t>
            </w:r>
            <w:r w:rsidRPr="00A63E7F">
              <w:rPr>
                <w:rFonts w:ascii="宋体" w:eastAsia="宋体" w:hAnsi="宋体" w:cs="宋体"/>
                <w:color w:val="auto"/>
                <w:szCs w:val="21"/>
              </w:rPr>
              <w:t>1bit</w:t>
            </w:r>
            <w:r w:rsidRPr="00A63E7F">
              <w:rPr>
                <w:rFonts w:ascii="宋体" w:eastAsia="宋体" w:hAnsi="宋体" w:cs="宋体" w:hint="eastAsia"/>
                <w:color w:val="auto"/>
                <w:szCs w:val="21"/>
              </w:rPr>
              <w:t>：换电连接器连接状态</w:t>
            </w:r>
          </w:p>
          <w:p w14:paraId="344D2800" w14:textId="77777777" w:rsidR="00A63E7F" w:rsidRPr="00A63E7F" w:rsidRDefault="00A63E7F" w:rsidP="006E2E0E">
            <w:pPr>
              <w:spacing w:after="0"/>
              <w:jc w:val="both"/>
              <w:rPr>
                <w:rFonts w:ascii="宋体" w:eastAsia="宋体" w:hAnsi="宋体" w:cs="宋体"/>
                <w:color w:val="auto"/>
                <w:szCs w:val="21"/>
              </w:rPr>
            </w:pPr>
            <w:r w:rsidRPr="00A63E7F">
              <w:rPr>
                <w:rFonts w:ascii="宋体" w:eastAsia="宋体" w:hAnsi="宋体" w:cs="宋体"/>
                <w:color w:val="auto"/>
                <w:szCs w:val="21"/>
              </w:rPr>
              <w:t>3</w:t>
            </w:r>
            <w:r w:rsidRPr="00A63E7F">
              <w:rPr>
                <w:rFonts w:ascii="宋体" w:eastAsia="宋体" w:hAnsi="宋体" w:cs="宋体" w:hint="eastAsia"/>
                <w:color w:val="auto"/>
                <w:szCs w:val="21"/>
              </w:rPr>
              <w:t>）</w:t>
            </w:r>
            <w:r w:rsidRPr="00A63E7F">
              <w:rPr>
                <w:rFonts w:ascii="宋体" w:eastAsia="宋体" w:hAnsi="宋体" w:cs="宋体"/>
                <w:color w:val="auto"/>
                <w:szCs w:val="21"/>
              </w:rPr>
              <w:t>0~1byte</w:t>
            </w:r>
            <w:r w:rsidRPr="00A63E7F">
              <w:rPr>
                <w:rFonts w:ascii="宋体" w:eastAsia="宋体" w:hAnsi="宋体" w:cs="宋体" w:hint="eastAsia"/>
                <w:color w:val="auto"/>
                <w:szCs w:val="21"/>
              </w:rPr>
              <w:t>，</w:t>
            </w:r>
            <w:r w:rsidRPr="00A63E7F">
              <w:rPr>
                <w:rFonts w:ascii="宋体" w:eastAsia="宋体" w:hAnsi="宋体" w:cs="宋体"/>
                <w:color w:val="auto"/>
                <w:szCs w:val="21"/>
              </w:rPr>
              <w:t>2-10bit</w:t>
            </w:r>
            <w:r w:rsidRPr="00A63E7F">
              <w:rPr>
                <w:rFonts w:ascii="宋体" w:eastAsia="宋体" w:hAnsi="宋体" w:cs="宋体" w:hint="eastAsia"/>
                <w:color w:val="auto"/>
                <w:szCs w:val="21"/>
              </w:rPr>
              <w:t>：温度检测状态屏蔽</w:t>
            </w:r>
            <w:r w:rsidRPr="00A63E7F">
              <w:rPr>
                <w:rFonts w:ascii="宋体" w:eastAsia="宋体" w:hAnsi="宋体" w:cs="宋体"/>
                <w:color w:val="auto"/>
                <w:szCs w:val="21"/>
              </w:rPr>
              <w:t>T1~T8</w:t>
            </w:r>
            <w:r w:rsidRPr="00A63E7F">
              <w:rPr>
                <w:rFonts w:ascii="宋体" w:eastAsia="宋体" w:hAnsi="宋体" w:cs="宋体" w:hint="eastAsia"/>
                <w:color w:val="auto"/>
                <w:szCs w:val="21"/>
              </w:rPr>
              <w:t>）</w:t>
            </w:r>
          </w:p>
        </w:tc>
        <w:tc>
          <w:tcPr>
            <w:tcW w:w="1079" w:type="pct"/>
            <w:tcBorders>
              <w:top w:val="single" w:sz="4" w:space="0" w:color="000000"/>
              <w:left w:val="single" w:sz="4" w:space="0" w:color="000000"/>
              <w:bottom w:val="single" w:sz="4" w:space="0" w:color="000000"/>
              <w:right w:val="single" w:sz="4" w:space="0" w:color="000000"/>
            </w:tcBorders>
          </w:tcPr>
          <w:p w14:paraId="71946B7E" w14:textId="77777777" w:rsidR="00A63E7F" w:rsidRPr="00A63E7F" w:rsidRDefault="00A63E7F" w:rsidP="006E2E0E">
            <w:pPr>
              <w:spacing w:after="0"/>
              <w:ind w:left="0" w:firstLine="0"/>
              <w:jc w:val="both"/>
              <w:rPr>
                <w:rFonts w:ascii="宋体" w:eastAsia="宋体" w:hAnsi="宋体" w:cs="宋体"/>
                <w:color w:val="auto"/>
                <w:szCs w:val="21"/>
              </w:rPr>
            </w:pPr>
          </w:p>
        </w:tc>
      </w:tr>
      <w:tr w:rsidR="00A63E7F" w:rsidRPr="006E2E0E" w14:paraId="03C9EA16" w14:textId="65ECAB65"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66A410" w14:textId="77777777" w:rsidR="00A63E7F" w:rsidRPr="00A63E7F" w:rsidRDefault="00A63E7F" w:rsidP="006E2E0E">
            <w:pPr>
              <w:spacing w:after="0"/>
              <w:ind w:left="108" w:firstLine="0"/>
              <w:jc w:val="center"/>
              <w:rPr>
                <w:rFonts w:ascii="宋体" w:eastAsia="宋体" w:hAnsi="宋体" w:cs="Calibri"/>
                <w:color w:val="auto"/>
                <w:szCs w:val="21"/>
              </w:rPr>
            </w:pPr>
            <w:r w:rsidRPr="00A63E7F">
              <w:rPr>
                <w:rFonts w:ascii="宋体" w:eastAsia="宋体" w:hAnsi="宋体" w:cs="Calibri" w:hint="eastAsia"/>
                <w:color w:val="auto"/>
                <w:szCs w:val="21"/>
              </w:rPr>
              <w:t>1</w:t>
            </w:r>
            <w:r w:rsidRPr="00A63E7F">
              <w:rPr>
                <w:rFonts w:ascii="宋体" w:eastAsia="宋体" w:hAnsi="宋体" w:cs="Calibri"/>
                <w:color w:val="auto"/>
                <w:szCs w:val="21"/>
              </w:rPr>
              <w:t>7</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B0C964" w14:textId="77777777" w:rsidR="00A63E7F" w:rsidRPr="00A63E7F" w:rsidRDefault="00A63E7F" w:rsidP="006E2E0E">
            <w:pPr>
              <w:spacing w:after="0"/>
              <w:ind w:left="0" w:firstLine="0"/>
              <w:rPr>
                <w:rFonts w:ascii="宋体" w:eastAsia="宋体" w:hAnsi="宋体" w:cs="宋体"/>
                <w:color w:val="auto"/>
                <w:szCs w:val="21"/>
              </w:rPr>
            </w:pPr>
            <w:r w:rsidRPr="00A63E7F">
              <w:rPr>
                <w:rFonts w:ascii="宋体" w:eastAsia="宋体" w:hAnsi="宋体" w:cs="宋体" w:hint="eastAsia"/>
                <w:color w:val="auto"/>
                <w:szCs w:val="21"/>
              </w:rPr>
              <w:t>车辆VCU版本号</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B2AB110" w14:textId="72AAE9BB" w:rsidR="00A63E7F" w:rsidRPr="00A63E7F" w:rsidRDefault="00A63E7F" w:rsidP="006E2E0E">
            <w:pPr>
              <w:spacing w:after="0"/>
              <w:ind w:left="110" w:firstLine="0"/>
              <w:jc w:val="center"/>
              <w:rPr>
                <w:rFonts w:ascii="宋体" w:eastAsia="宋体" w:hAnsi="宋体" w:cs="Calibri"/>
                <w:color w:val="auto"/>
                <w:szCs w:val="21"/>
              </w:rPr>
            </w:pPr>
            <w:r w:rsidRPr="00A63E7F">
              <w:rPr>
                <w:rFonts w:ascii="宋体" w:eastAsia="宋体" w:hAnsi="宋体" w:cs="Calibri"/>
                <w:color w:val="auto"/>
                <w:szCs w:val="21"/>
              </w:rPr>
              <w:t>8</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7FD75AF8" w14:textId="77777777" w:rsidR="00A63E7F" w:rsidRPr="00A63E7F" w:rsidRDefault="00A63E7F" w:rsidP="006E2E0E">
            <w:pPr>
              <w:spacing w:after="0"/>
              <w:ind w:left="266" w:firstLine="0"/>
              <w:rPr>
                <w:rFonts w:ascii="宋体" w:eastAsia="宋体" w:hAnsi="宋体" w:cs="宋体"/>
                <w:color w:val="auto"/>
                <w:szCs w:val="21"/>
              </w:rPr>
            </w:pPr>
          </w:p>
        </w:tc>
        <w:tc>
          <w:tcPr>
            <w:tcW w:w="1079" w:type="pct"/>
            <w:tcBorders>
              <w:top w:val="single" w:sz="4" w:space="0" w:color="000000"/>
              <w:left w:val="single" w:sz="4" w:space="0" w:color="000000"/>
              <w:bottom w:val="single" w:sz="4" w:space="0" w:color="000000"/>
              <w:right w:val="single" w:sz="4" w:space="0" w:color="000000"/>
            </w:tcBorders>
          </w:tcPr>
          <w:p w14:paraId="43782DD0" w14:textId="77777777" w:rsidR="00A63E7F" w:rsidRPr="00A63E7F" w:rsidRDefault="00A63E7F" w:rsidP="006E2E0E">
            <w:pPr>
              <w:spacing w:after="0"/>
              <w:ind w:left="266" w:firstLine="0"/>
              <w:rPr>
                <w:rFonts w:ascii="宋体" w:eastAsia="宋体" w:hAnsi="宋体" w:cs="宋体"/>
                <w:color w:val="auto"/>
                <w:szCs w:val="21"/>
              </w:rPr>
            </w:pPr>
          </w:p>
        </w:tc>
      </w:tr>
      <w:tr w:rsidR="00A63E7F" w:rsidRPr="006E2E0E" w14:paraId="4532B54A" w14:textId="74826285"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426098F" w14:textId="77777777" w:rsidR="00A63E7F" w:rsidRPr="00A63E7F" w:rsidRDefault="00A63E7F" w:rsidP="006E2E0E">
            <w:pPr>
              <w:spacing w:after="0"/>
              <w:ind w:left="108" w:firstLine="0"/>
              <w:jc w:val="center"/>
              <w:rPr>
                <w:rFonts w:ascii="宋体" w:eastAsia="宋体" w:hAnsi="宋体" w:cs="Calibri"/>
                <w:color w:val="auto"/>
                <w:szCs w:val="21"/>
              </w:rPr>
            </w:pPr>
            <w:r w:rsidRPr="00A63E7F">
              <w:rPr>
                <w:rFonts w:ascii="宋体" w:eastAsia="宋体" w:hAnsi="宋体" w:cs="Calibri" w:hint="eastAsia"/>
                <w:color w:val="auto"/>
                <w:szCs w:val="21"/>
              </w:rPr>
              <w:t>1</w:t>
            </w:r>
            <w:r w:rsidRPr="00A63E7F">
              <w:rPr>
                <w:rFonts w:ascii="宋体" w:eastAsia="宋体" w:hAnsi="宋体" w:cs="Calibri"/>
                <w:color w:val="auto"/>
                <w:szCs w:val="21"/>
              </w:rPr>
              <w:t>8</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499C4C" w14:textId="77777777" w:rsidR="00A63E7F" w:rsidRPr="00A63E7F" w:rsidRDefault="00A63E7F" w:rsidP="006E2E0E">
            <w:pPr>
              <w:spacing w:after="0"/>
              <w:ind w:left="0" w:firstLine="0"/>
              <w:rPr>
                <w:rFonts w:ascii="宋体" w:eastAsia="宋体" w:hAnsi="宋体" w:cs="宋体"/>
                <w:color w:val="auto"/>
                <w:szCs w:val="21"/>
              </w:rPr>
            </w:pPr>
            <w:r w:rsidRPr="00A63E7F">
              <w:rPr>
                <w:rFonts w:ascii="宋体" w:eastAsia="宋体" w:hAnsi="宋体" w:cs="宋体" w:hint="eastAsia"/>
                <w:color w:val="auto"/>
                <w:szCs w:val="21"/>
              </w:rPr>
              <w:t>是否需要tbox进入休眠</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FDF870" w14:textId="21D5B195" w:rsidR="00A63E7F" w:rsidRPr="00A63E7F" w:rsidRDefault="00A63E7F" w:rsidP="006E2E0E">
            <w:pPr>
              <w:spacing w:after="0"/>
              <w:ind w:left="110" w:firstLine="0"/>
              <w:jc w:val="center"/>
              <w:rPr>
                <w:rFonts w:ascii="宋体" w:eastAsia="宋体" w:hAnsi="宋体" w:cs="Calibri"/>
                <w:color w:val="auto"/>
                <w:szCs w:val="21"/>
              </w:rPr>
            </w:pPr>
            <w:r w:rsidRPr="00A63E7F">
              <w:rPr>
                <w:rFonts w:ascii="宋体" w:eastAsia="宋体" w:hAnsi="宋体" w:cs="Calibri" w:hint="eastAsia"/>
                <w:color w:val="auto"/>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3098AA" w14:textId="77777777" w:rsidR="00A63E7F" w:rsidRPr="00A63E7F" w:rsidRDefault="00A63E7F" w:rsidP="00A63E7F">
            <w:pPr>
              <w:spacing w:after="0"/>
              <w:jc w:val="both"/>
              <w:rPr>
                <w:rFonts w:ascii="宋体" w:eastAsia="宋体" w:hAnsi="宋体" w:cs="宋体"/>
                <w:color w:val="auto"/>
                <w:szCs w:val="21"/>
              </w:rPr>
            </w:pPr>
            <w:r w:rsidRPr="00A63E7F">
              <w:rPr>
                <w:rFonts w:ascii="宋体" w:eastAsia="宋体" w:hAnsi="宋体" w:cs="宋体" w:hint="eastAsia"/>
                <w:color w:val="auto"/>
                <w:szCs w:val="21"/>
              </w:rPr>
              <w:t>需要进入休眠：0</w:t>
            </w:r>
          </w:p>
          <w:p w14:paraId="115D592C" w14:textId="77777777" w:rsidR="00A63E7F" w:rsidRPr="00A63E7F" w:rsidRDefault="00A63E7F" w:rsidP="00A63E7F">
            <w:pPr>
              <w:spacing w:after="0"/>
              <w:jc w:val="both"/>
              <w:rPr>
                <w:rFonts w:ascii="宋体" w:eastAsia="宋体" w:hAnsi="宋体" w:cs="宋体"/>
                <w:color w:val="auto"/>
                <w:szCs w:val="21"/>
              </w:rPr>
            </w:pPr>
            <w:r w:rsidRPr="00A63E7F">
              <w:rPr>
                <w:rFonts w:ascii="宋体" w:eastAsia="宋体" w:hAnsi="宋体" w:cs="宋体" w:hint="eastAsia"/>
                <w:color w:val="auto"/>
                <w:szCs w:val="21"/>
              </w:rPr>
              <w:t>不需要进入休眠：1</w:t>
            </w:r>
          </w:p>
        </w:tc>
        <w:tc>
          <w:tcPr>
            <w:tcW w:w="1079" w:type="pct"/>
            <w:tcBorders>
              <w:top w:val="single" w:sz="4" w:space="0" w:color="000000"/>
              <w:left w:val="single" w:sz="4" w:space="0" w:color="000000"/>
              <w:bottom w:val="single" w:sz="4" w:space="0" w:color="000000"/>
              <w:right w:val="single" w:sz="4" w:space="0" w:color="000000"/>
            </w:tcBorders>
          </w:tcPr>
          <w:p w14:paraId="490A7FFA" w14:textId="77777777" w:rsidR="00A63E7F" w:rsidRPr="00A63E7F" w:rsidRDefault="00A63E7F" w:rsidP="006E2E0E">
            <w:pPr>
              <w:spacing w:after="0"/>
              <w:ind w:left="266" w:firstLine="0"/>
              <w:rPr>
                <w:rFonts w:ascii="宋体" w:eastAsia="宋体" w:hAnsi="宋体" w:cs="宋体"/>
                <w:color w:val="auto"/>
                <w:szCs w:val="21"/>
              </w:rPr>
            </w:pPr>
          </w:p>
        </w:tc>
      </w:tr>
      <w:tr w:rsidR="00A63E7F" w:rsidRPr="006E2E0E" w14:paraId="1DFB3EB6" w14:textId="32DC76CF"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61BC96" w14:textId="77777777" w:rsidR="00A63E7F" w:rsidRPr="00A63E7F" w:rsidRDefault="00A63E7F" w:rsidP="006E2E0E">
            <w:pPr>
              <w:spacing w:after="0"/>
              <w:ind w:left="108" w:firstLine="0"/>
              <w:jc w:val="center"/>
              <w:rPr>
                <w:rFonts w:ascii="宋体" w:eastAsia="宋体" w:hAnsi="宋体" w:cs="Calibri"/>
                <w:color w:val="auto"/>
                <w:szCs w:val="21"/>
              </w:rPr>
            </w:pPr>
            <w:r w:rsidRPr="00A63E7F">
              <w:rPr>
                <w:rFonts w:ascii="宋体" w:eastAsia="宋体" w:hAnsi="宋体" w:cs="Calibri" w:hint="eastAsia"/>
                <w:color w:val="auto"/>
                <w:szCs w:val="21"/>
              </w:rPr>
              <w:t>1</w:t>
            </w:r>
            <w:r w:rsidRPr="00A63E7F">
              <w:rPr>
                <w:rFonts w:ascii="宋体" w:eastAsia="宋体" w:hAnsi="宋体" w:cs="Calibri"/>
                <w:color w:val="auto"/>
                <w:szCs w:val="21"/>
              </w:rPr>
              <w:t>9</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8CA520" w14:textId="77777777" w:rsidR="00A63E7F" w:rsidRPr="00A63E7F" w:rsidRDefault="00A63E7F" w:rsidP="006E2E0E">
            <w:pPr>
              <w:spacing w:after="0"/>
              <w:ind w:left="0" w:firstLine="0"/>
              <w:rPr>
                <w:rFonts w:ascii="宋体" w:eastAsia="宋体" w:hAnsi="宋体" w:cs="宋体"/>
                <w:color w:val="auto"/>
                <w:szCs w:val="21"/>
              </w:rPr>
            </w:pPr>
            <w:r w:rsidRPr="00A63E7F">
              <w:rPr>
                <w:rFonts w:ascii="宋体" w:eastAsia="宋体" w:hAnsi="宋体" w:cs="宋体" w:hint="eastAsia"/>
                <w:color w:val="auto"/>
                <w:szCs w:val="21"/>
              </w:rPr>
              <w:t>是否需要转发福田协议</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A7A647" w14:textId="1E0A6458" w:rsidR="00A63E7F" w:rsidRPr="00A63E7F" w:rsidRDefault="00A63E7F" w:rsidP="006E2E0E">
            <w:pPr>
              <w:spacing w:after="0"/>
              <w:ind w:left="110" w:firstLine="0"/>
              <w:jc w:val="center"/>
              <w:rPr>
                <w:rFonts w:ascii="宋体" w:eastAsia="宋体" w:hAnsi="宋体" w:cs="Calibri"/>
                <w:color w:val="auto"/>
                <w:szCs w:val="21"/>
              </w:rPr>
            </w:pPr>
            <w:r w:rsidRPr="00A63E7F">
              <w:rPr>
                <w:rFonts w:ascii="宋体" w:eastAsia="宋体" w:hAnsi="宋体" w:cs="Calibri" w:hint="eastAsia"/>
                <w:color w:val="auto"/>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09A2A99E" w14:textId="77777777" w:rsidR="00A63E7F" w:rsidRPr="00A63E7F" w:rsidRDefault="00A63E7F" w:rsidP="00A63E7F">
            <w:pPr>
              <w:spacing w:after="0"/>
              <w:rPr>
                <w:rFonts w:ascii="宋体" w:eastAsia="宋体" w:hAnsi="宋体" w:cs="宋体"/>
                <w:color w:val="auto"/>
                <w:szCs w:val="21"/>
              </w:rPr>
            </w:pPr>
            <w:r w:rsidRPr="00A63E7F">
              <w:rPr>
                <w:rFonts w:ascii="宋体" w:eastAsia="宋体" w:hAnsi="宋体" w:cs="宋体" w:hint="eastAsia"/>
                <w:color w:val="auto"/>
                <w:szCs w:val="21"/>
              </w:rPr>
              <w:t>需要转发：0</w:t>
            </w:r>
          </w:p>
          <w:p w14:paraId="4051D23D" w14:textId="77777777" w:rsidR="00A63E7F" w:rsidRPr="00A63E7F" w:rsidRDefault="00A63E7F" w:rsidP="00A63E7F">
            <w:pPr>
              <w:spacing w:after="0"/>
              <w:rPr>
                <w:rFonts w:ascii="宋体" w:eastAsia="宋体" w:hAnsi="宋体" w:cs="宋体"/>
                <w:color w:val="auto"/>
                <w:szCs w:val="21"/>
              </w:rPr>
            </w:pPr>
            <w:r w:rsidRPr="00A63E7F">
              <w:rPr>
                <w:rFonts w:ascii="宋体" w:eastAsia="宋体" w:hAnsi="宋体" w:cs="宋体" w:hint="eastAsia"/>
                <w:color w:val="auto"/>
                <w:szCs w:val="21"/>
              </w:rPr>
              <w:t>不需要转发：1</w:t>
            </w:r>
          </w:p>
        </w:tc>
        <w:tc>
          <w:tcPr>
            <w:tcW w:w="1079" w:type="pct"/>
            <w:tcBorders>
              <w:top w:val="single" w:sz="4" w:space="0" w:color="000000"/>
              <w:left w:val="single" w:sz="4" w:space="0" w:color="000000"/>
              <w:bottom w:val="single" w:sz="4" w:space="0" w:color="000000"/>
              <w:right w:val="single" w:sz="4" w:space="0" w:color="000000"/>
            </w:tcBorders>
          </w:tcPr>
          <w:p w14:paraId="4EC6A6A2" w14:textId="77777777" w:rsidR="00A63E7F" w:rsidRPr="00A63E7F" w:rsidRDefault="00A63E7F" w:rsidP="006E2E0E">
            <w:pPr>
              <w:spacing w:after="0"/>
              <w:ind w:left="266" w:firstLine="0"/>
              <w:rPr>
                <w:rFonts w:ascii="宋体" w:eastAsia="宋体" w:hAnsi="宋体" w:cs="宋体"/>
                <w:color w:val="auto"/>
                <w:szCs w:val="21"/>
              </w:rPr>
            </w:pPr>
          </w:p>
        </w:tc>
      </w:tr>
      <w:tr w:rsidR="00A63E7F" w:rsidRPr="006E2E0E" w14:paraId="0DD2DD0B" w14:textId="35F380F9"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A189B5" w14:textId="77777777" w:rsidR="00A63E7F" w:rsidRPr="00A63E7F" w:rsidRDefault="00A63E7F" w:rsidP="006E2E0E">
            <w:pPr>
              <w:spacing w:after="0"/>
              <w:ind w:left="108" w:firstLine="0"/>
              <w:jc w:val="center"/>
              <w:rPr>
                <w:rFonts w:ascii="宋体" w:eastAsia="宋体" w:hAnsi="宋体" w:cs="Calibri"/>
                <w:color w:val="auto"/>
                <w:szCs w:val="21"/>
              </w:rPr>
            </w:pPr>
            <w:r w:rsidRPr="00A63E7F">
              <w:rPr>
                <w:rFonts w:ascii="宋体" w:eastAsia="宋体" w:hAnsi="宋体" w:cs="Calibri"/>
                <w:color w:val="auto"/>
                <w:szCs w:val="21"/>
              </w:rPr>
              <w:t>20</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2CCA6F" w14:textId="77777777" w:rsidR="00A63E7F" w:rsidRPr="00A63E7F" w:rsidRDefault="00A63E7F" w:rsidP="006E2E0E">
            <w:pPr>
              <w:spacing w:after="0"/>
              <w:ind w:left="0" w:firstLine="0"/>
              <w:rPr>
                <w:rFonts w:ascii="宋体" w:eastAsia="宋体" w:hAnsi="宋体" w:cs="宋体"/>
                <w:color w:val="auto"/>
                <w:szCs w:val="21"/>
              </w:rPr>
            </w:pPr>
            <w:r w:rsidRPr="00A63E7F">
              <w:rPr>
                <w:rFonts w:ascii="宋体" w:eastAsia="宋体" w:hAnsi="宋体" w:cs="宋体" w:hint="eastAsia"/>
                <w:color w:val="auto"/>
                <w:szCs w:val="21"/>
              </w:rPr>
              <w:t>是否强制动力状态</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5ECA74" w14:textId="0FB834D3" w:rsidR="00A63E7F" w:rsidRPr="00A63E7F" w:rsidRDefault="00A63E7F" w:rsidP="006E2E0E">
            <w:pPr>
              <w:spacing w:after="0"/>
              <w:ind w:left="110" w:firstLine="0"/>
              <w:jc w:val="center"/>
              <w:rPr>
                <w:rFonts w:ascii="宋体" w:eastAsia="宋体" w:hAnsi="宋体" w:cs="Calibri"/>
                <w:color w:val="auto"/>
                <w:szCs w:val="21"/>
              </w:rPr>
            </w:pPr>
            <w:r w:rsidRPr="00A63E7F">
              <w:rPr>
                <w:rFonts w:ascii="宋体" w:eastAsia="宋体" w:hAnsi="宋体" w:cs="Calibri" w:hint="eastAsia"/>
                <w:color w:val="auto"/>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7E89C4F0" w14:textId="77777777" w:rsidR="00A63E7F" w:rsidRPr="00A63E7F" w:rsidRDefault="00A63E7F" w:rsidP="00A63E7F">
            <w:pPr>
              <w:spacing w:after="0"/>
              <w:rPr>
                <w:rFonts w:ascii="宋体" w:eastAsia="宋体" w:hAnsi="宋体" w:cs="宋体"/>
                <w:color w:val="auto"/>
                <w:szCs w:val="21"/>
              </w:rPr>
            </w:pPr>
            <w:r w:rsidRPr="00A63E7F">
              <w:rPr>
                <w:rFonts w:ascii="宋体" w:eastAsia="宋体" w:hAnsi="宋体" w:cs="宋体" w:hint="eastAsia"/>
                <w:color w:val="auto"/>
                <w:szCs w:val="21"/>
              </w:rPr>
              <w:t>给动力：0</w:t>
            </w:r>
          </w:p>
          <w:p w14:paraId="065534AF" w14:textId="77777777" w:rsidR="00A63E7F" w:rsidRPr="00A63E7F" w:rsidRDefault="00A63E7F" w:rsidP="00A63E7F">
            <w:pPr>
              <w:spacing w:after="0"/>
              <w:rPr>
                <w:rFonts w:ascii="宋体" w:eastAsia="宋体" w:hAnsi="宋体" w:cs="宋体"/>
                <w:color w:val="auto"/>
                <w:szCs w:val="21"/>
              </w:rPr>
            </w:pPr>
            <w:r w:rsidRPr="00A63E7F">
              <w:rPr>
                <w:rFonts w:ascii="宋体" w:eastAsia="宋体" w:hAnsi="宋体" w:cs="宋体" w:hint="eastAsia"/>
                <w:color w:val="auto"/>
                <w:szCs w:val="21"/>
              </w:rPr>
              <w:t>不给动力：1</w:t>
            </w:r>
          </w:p>
        </w:tc>
        <w:tc>
          <w:tcPr>
            <w:tcW w:w="1079" w:type="pct"/>
            <w:tcBorders>
              <w:top w:val="single" w:sz="4" w:space="0" w:color="000000"/>
              <w:left w:val="single" w:sz="4" w:space="0" w:color="000000"/>
              <w:bottom w:val="single" w:sz="4" w:space="0" w:color="000000"/>
              <w:right w:val="single" w:sz="4" w:space="0" w:color="000000"/>
            </w:tcBorders>
          </w:tcPr>
          <w:p w14:paraId="59A7AE6A" w14:textId="77777777" w:rsidR="00A63E7F" w:rsidRPr="00A63E7F" w:rsidRDefault="00A63E7F" w:rsidP="006E2E0E">
            <w:pPr>
              <w:spacing w:after="0"/>
              <w:ind w:left="266" w:firstLine="0"/>
              <w:rPr>
                <w:rFonts w:ascii="宋体" w:eastAsia="宋体" w:hAnsi="宋体" w:cs="宋体"/>
                <w:color w:val="auto"/>
                <w:szCs w:val="21"/>
              </w:rPr>
            </w:pPr>
          </w:p>
        </w:tc>
      </w:tr>
      <w:tr w:rsidR="00A63E7F" w:rsidRPr="006E2E0E" w14:paraId="0D1624D6" w14:textId="10DB102C"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769CB3" w14:textId="77777777" w:rsidR="00A63E7F" w:rsidRPr="00A63E7F" w:rsidRDefault="00A63E7F" w:rsidP="006E2E0E">
            <w:pPr>
              <w:spacing w:after="0"/>
              <w:ind w:left="108" w:firstLine="0"/>
              <w:jc w:val="center"/>
              <w:rPr>
                <w:rFonts w:ascii="宋体" w:eastAsia="宋体" w:hAnsi="宋体" w:cs="Calibri"/>
                <w:color w:val="auto"/>
                <w:szCs w:val="21"/>
              </w:rPr>
            </w:pPr>
            <w:r w:rsidRPr="00A63E7F">
              <w:rPr>
                <w:rFonts w:ascii="宋体" w:eastAsia="宋体" w:hAnsi="宋体" w:cs="Calibri" w:hint="eastAsia"/>
                <w:color w:val="auto"/>
                <w:szCs w:val="21"/>
              </w:rPr>
              <w:t>2</w:t>
            </w:r>
            <w:r w:rsidRPr="00A63E7F">
              <w:rPr>
                <w:rFonts w:ascii="宋体" w:eastAsia="宋体" w:hAnsi="宋体" w:cs="Calibri"/>
                <w:color w:val="auto"/>
                <w:szCs w:val="21"/>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667795" w14:textId="77777777" w:rsidR="00A63E7F" w:rsidRPr="00A63E7F" w:rsidRDefault="00A63E7F" w:rsidP="006E2E0E">
            <w:pPr>
              <w:spacing w:after="0"/>
              <w:ind w:left="0" w:firstLine="0"/>
              <w:rPr>
                <w:rFonts w:ascii="宋体" w:eastAsia="宋体" w:hAnsi="宋体" w:cs="宋体"/>
                <w:color w:val="auto"/>
                <w:szCs w:val="21"/>
              </w:rPr>
            </w:pPr>
            <w:r w:rsidRPr="00A63E7F">
              <w:rPr>
                <w:rFonts w:ascii="宋体" w:eastAsia="宋体" w:hAnsi="宋体" w:cs="宋体" w:hint="eastAsia"/>
                <w:color w:val="auto"/>
                <w:szCs w:val="21"/>
              </w:rPr>
              <w:t>车辆单</w:t>
            </w:r>
            <w:proofErr w:type="gramStart"/>
            <w:r w:rsidRPr="00A63E7F">
              <w:rPr>
                <w:rFonts w:ascii="宋体" w:eastAsia="宋体" w:hAnsi="宋体" w:cs="宋体" w:hint="eastAsia"/>
                <w:color w:val="auto"/>
                <w:szCs w:val="21"/>
              </w:rPr>
              <w:t>双磁开模式</w:t>
            </w:r>
            <w:proofErr w:type="gramEnd"/>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06995F" w14:textId="28CF469D" w:rsidR="00A63E7F" w:rsidRPr="00A63E7F" w:rsidRDefault="00A63E7F" w:rsidP="006E2E0E">
            <w:pPr>
              <w:spacing w:after="0"/>
              <w:ind w:left="110" w:firstLine="0"/>
              <w:jc w:val="center"/>
              <w:rPr>
                <w:rFonts w:ascii="宋体" w:eastAsia="宋体" w:hAnsi="宋体" w:cs="Calibri"/>
                <w:color w:val="auto"/>
                <w:szCs w:val="21"/>
              </w:rPr>
            </w:pPr>
            <w:r w:rsidRPr="00A63E7F">
              <w:rPr>
                <w:rFonts w:ascii="宋体" w:eastAsia="宋体" w:hAnsi="宋体" w:cs="Calibri" w:hint="eastAsia"/>
                <w:color w:val="auto"/>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FD5473F" w14:textId="77777777" w:rsidR="00A63E7F" w:rsidRDefault="00A63E7F" w:rsidP="00A63E7F">
            <w:pPr>
              <w:spacing w:after="0"/>
              <w:jc w:val="both"/>
              <w:rPr>
                <w:rFonts w:ascii="宋体" w:eastAsia="宋体" w:hAnsi="宋体" w:cs="宋体"/>
                <w:color w:val="auto"/>
                <w:szCs w:val="21"/>
              </w:rPr>
            </w:pPr>
            <w:r w:rsidRPr="00A63E7F">
              <w:rPr>
                <w:rFonts w:ascii="宋体" w:eastAsia="宋体" w:hAnsi="宋体" w:cs="宋体"/>
                <w:color w:val="auto"/>
                <w:szCs w:val="21"/>
              </w:rPr>
              <w:t>0x00:版本默认</w:t>
            </w:r>
          </w:p>
          <w:p w14:paraId="1653749E" w14:textId="279E69BB" w:rsidR="00A63E7F" w:rsidRDefault="00A63E7F" w:rsidP="00A63E7F">
            <w:pPr>
              <w:spacing w:after="0"/>
              <w:jc w:val="both"/>
              <w:rPr>
                <w:rFonts w:ascii="宋体" w:eastAsia="宋体" w:hAnsi="宋体" w:cs="宋体"/>
                <w:color w:val="auto"/>
                <w:szCs w:val="21"/>
              </w:rPr>
            </w:pPr>
            <w:r w:rsidRPr="00A63E7F">
              <w:rPr>
                <w:rFonts w:ascii="宋体" w:eastAsia="宋体" w:hAnsi="宋体" w:cs="宋体"/>
                <w:color w:val="auto"/>
                <w:szCs w:val="21"/>
              </w:rPr>
              <w:t>0x01:</w:t>
            </w:r>
            <w:proofErr w:type="gramStart"/>
            <w:r w:rsidRPr="00A63E7F">
              <w:rPr>
                <w:rFonts w:ascii="宋体" w:eastAsia="宋体" w:hAnsi="宋体" w:cs="宋体"/>
                <w:color w:val="auto"/>
                <w:szCs w:val="21"/>
              </w:rPr>
              <w:t>单磁开模式</w:t>
            </w:r>
            <w:proofErr w:type="gramEnd"/>
          </w:p>
          <w:p w14:paraId="4036B04C" w14:textId="4C8B47EF" w:rsidR="00A63E7F" w:rsidRPr="00A63E7F" w:rsidRDefault="00A63E7F" w:rsidP="00A63E7F">
            <w:pPr>
              <w:spacing w:after="0"/>
              <w:jc w:val="both"/>
              <w:rPr>
                <w:rFonts w:ascii="宋体" w:eastAsia="宋体" w:hAnsi="宋体" w:cs="宋体"/>
                <w:color w:val="auto"/>
                <w:szCs w:val="21"/>
              </w:rPr>
            </w:pPr>
            <w:r w:rsidRPr="00A63E7F">
              <w:rPr>
                <w:rFonts w:ascii="宋体" w:eastAsia="宋体" w:hAnsi="宋体" w:cs="宋体" w:hint="eastAsia"/>
                <w:color w:val="auto"/>
                <w:szCs w:val="21"/>
              </w:rPr>
              <w:t>0x</w:t>
            </w:r>
            <w:r w:rsidRPr="00A63E7F">
              <w:rPr>
                <w:rFonts w:ascii="宋体" w:eastAsia="宋体" w:hAnsi="宋体" w:cs="宋体"/>
                <w:color w:val="auto"/>
                <w:szCs w:val="21"/>
              </w:rPr>
              <w:t>02:</w:t>
            </w:r>
            <w:proofErr w:type="gramStart"/>
            <w:r w:rsidRPr="00A63E7F">
              <w:rPr>
                <w:rFonts w:ascii="宋体" w:eastAsia="宋体" w:hAnsi="宋体" w:cs="宋体"/>
                <w:color w:val="auto"/>
                <w:szCs w:val="21"/>
              </w:rPr>
              <w:t>双磁开模式</w:t>
            </w:r>
            <w:proofErr w:type="gramEnd"/>
          </w:p>
        </w:tc>
        <w:tc>
          <w:tcPr>
            <w:tcW w:w="1079" w:type="pct"/>
            <w:tcBorders>
              <w:top w:val="single" w:sz="4" w:space="0" w:color="000000"/>
              <w:left w:val="single" w:sz="4" w:space="0" w:color="000000"/>
              <w:bottom w:val="single" w:sz="4" w:space="0" w:color="000000"/>
              <w:right w:val="single" w:sz="4" w:space="0" w:color="000000"/>
            </w:tcBorders>
          </w:tcPr>
          <w:p w14:paraId="3F081E88" w14:textId="77777777" w:rsidR="00A63E7F" w:rsidRPr="00A63E7F" w:rsidRDefault="00A63E7F" w:rsidP="006E2E0E">
            <w:pPr>
              <w:spacing w:after="0"/>
              <w:ind w:left="266" w:firstLine="0"/>
              <w:rPr>
                <w:rFonts w:ascii="宋体" w:eastAsia="宋体" w:hAnsi="宋体" w:cs="宋体"/>
                <w:color w:val="auto"/>
                <w:szCs w:val="21"/>
              </w:rPr>
            </w:pPr>
          </w:p>
        </w:tc>
      </w:tr>
      <w:tr w:rsidR="00D84268" w:rsidRPr="006E2E0E" w14:paraId="6591D2C5" w14:textId="77777777"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1BA18A" w14:textId="5739093A" w:rsidR="00D84268" w:rsidRPr="00F76240" w:rsidRDefault="00D84268" w:rsidP="006E2E0E">
            <w:pPr>
              <w:spacing w:after="0"/>
              <w:ind w:left="108" w:firstLine="0"/>
              <w:jc w:val="center"/>
              <w:rPr>
                <w:rFonts w:ascii="宋体" w:eastAsia="宋体" w:hAnsi="宋体" w:cs="Calibri"/>
                <w:color w:val="000000" w:themeColor="text1"/>
                <w:szCs w:val="21"/>
              </w:rPr>
            </w:pPr>
            <w:r w:rsidRPr="00F76240">
              <w:rPr>
                <w:rFonts w:ascii="宋体" w:eastAsia="宋体" w:hAnsi="宋体" w:cs="Calibri" w:hint="eastAsia"/>
                <w:color w:val="000000" w:themeColor="text1"/>
                <w:szCs w:val="21"/>
              </w:rPr>
              <w:lastRenderedPageBreak/>
              <w:t>22</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B111289" w14:textId="5737FC78" w:rsidR="00D84268" w:rsidRPr="00F76240" w:rsidRDefault="00D84268" w:rsidP="006E2E0E">
            <w:pPr>
              <w:spacing w:after="0"/>
              <w:ind w:left="0" w:firstLine="0"/>
              <w:rPr>
                <w:rFonts w:ascii="宋体" w:eastAsia="宋体" w:hAnsi="宋体" w:cs="宋体"/>
                <w:color w:val="000000" w:themeColor="text1"/>
                <w:szCs w:val="21"/>
              </w:rPr>
            </w:pPr>
            <w:r w:rsidRPr="00F76240">
              <w:rPr>
                <w:rFonts w:ascii="宋体" w:eastAsia="宋体" w:hAnsi="宋体" w:cs="宋体" w:hint="eastAsia"/>
                <w:color w:val="000000" w:themeColor="text1"/>
                <w:szCs w:val="21"/>
              </w:rPr>
              <w:t>电动推杆上锁阈值</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900DEB8" w14:textId="13DDFB49" w:rsidR="00D84268" w:rsidRPr="00F76240" w:rsidRDefault="00D84268" w:rsidP="006E2E0E">
            <w:pPr>
              <w:spacing w:after="0"/>
              <w:ind w:left="110" w:firstLine="0"/>
              <w:jc w:val="center"/>
              <w:rPr>
                <w:rFonts w:ascii="宋体" w:eastAsia="宋体" w:hAnsi="宋体" w:cs="Calibri"/>
                <w:color w:val="000000" w:themeColor="text1"/>
                <w:szCs w:val="21"/>
              </w:rPr>
            </w:pPr>
            <w:r w:rsidRPr="00F76240">
              <w:rPr>
                <w:rFonts w:ascii="宋体" w:eastAsia="宋体" w:hAnsi="宋体" w:cs="Calibri" w:hint="eastAsia"/>
                <w:color w:val="000000" w:themeColor="text1"/>
                <w:szCs w:val="21"/>
              </w:rPr>
              <w:t>2</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332CDBF" w14:textId="6A3B13EA" w:rsidR="00D84268" w:rsidRPr="00F76240" w:rsidRDefault="00551202" w:rsidP="00A63E7F">
            <w:pPr>
              <w:spacing w:after="0"/>
              <w:jc w:val="both"/>
              <w:rPr>
                <w:rFonts w:ascii="宋体" w:eastAsia="宋体" w:hAnsi="宋体" w:cs="宋体"/>
                <w:color w:val="000000" w:themeColor="text1"/>
                <w:szCs w:val="21"/>
              </w:rPr>
            </w:pPr>
            <w:r w:rsidRPr="00F76240">
              <w:rPr>
                <w:rFonts w:ascii="宋体" w:eastAsia="宋体" w:hAnsi="宋体" w:cs="宋体" w:hint="eastAsia"/>
                <w:color w:val="000000" w:themeColor="text1"/>
                <w:szCs w:val="21"/>
              </w:rPr>
              <w:t>第1个</w:t>
            </w:r>
            <w:r w:rsidR="00D84268" w:rsidRPr="00F76240">
              <w:rPr>
                <w:rFonts w:ascii="宋体" w:eastAsia="宋体" w:hAnsi="宋体" w:cs="宋体" w:hint="eastAsia"/>
                <w:color w:val="000000" w:themeColor="text1"/>
                <w:szCs w:val="21"/>
              </w:rPr>
              <w:t>1byte:最小值</w:t>
            </w:r>
          </w:p>
          <w:p w14:paraId="74592E3D" w14:textId="4D2A0771" w:rsidR="00D84268" w:rsidRPr="00F76240" w:rsidRDefault="00551202" w:rsidP="00A63E7F">
            <w:pPr>
              <w:spacing w:after="0"/>
              <w:jc w:val="both"/>
              <w:rPr>
                <w:rFonts w:ascii="宋体" w:eastAsia="宋体" w:hAnsi="宋体" w:cs="宋体"/>
                <w:color w:val="000000" w:themeColor="text1"/>
                <w:szCs w:val="21"/>
              </w:rPr>
            </w:pPr>
            <w:r w:rsidRPr="00F76240">
              <w:rPr>
                <w:rFonts w:ascii="宋体" w:eastAsia="宋体" w:hAnsi="宋体" w:cs="宋体" w:hint="eastAsia"/>
                <w:color w:val="000000" w:themeColor="text1"/>
                <w:szCs w:val="21"/>
              </w:rPr>
              <w:t>第</w:t>
            </w:r>
            <w:r w:rsidR="00D84268" w:rsidRPr="00F76240">
              <w:rPr>
                <w:rFonts w:ascii="宋体" w:eastAsia="宋体" w:hAnsi="宋体" w:cs="宋体" w:hint="eastAsia"/>
                <w:color w:val="000000" w:themeColor="text1"/>
                <w:szCs w:val="21"/>
              </w:rPr>
              <w:t>2</w:t>
            </w:r>
            <w:r w:rsidRPr="00F76240">
              <w:rPr>
                <w:rFonts w:ascii="宋体" w:eastAsia="宋体" w:hAnsi="宋体" w:cs="宋体" w:hint="eastAsia"/>
                <w:color w:val="000000" w:themeColor="text1"/>
                <w:szCs w:val="21"/>
              </w:rPr>
              <w:t>个</w:t>
            </w:r>
            <w:r w:rsidR="00D84268" w:rsidRPr="00F76240">
              <w:rPr>
                <w:rFonts w:ascii="宋体" w:eastAsia="宋体" w:hAnsi="宋体" w:cs="宋体" w:hint="eastAsia"/>
                <w:color w:val="000000" w:themeColor="text1"/>
                <w:szCs w:val="21"/>
              </w:rPr>
              <w:t>byte:最大值</w:t>
            </w:r>
          </w:p>
          <w:p w14:paraId="262B7A82" w14:textId="77777777" w:rsidR="00D84268" w:rsidRPr="00F76240" w:rsidRDefault="00D84268" w:rsidP="00A63E7F">
            <w:pPr>
              <w:spacing w:after="0"/>
              <w:jc w:val="both"/>
              <w:rPr>
                <w:rFonts w:ascii="宋体" w:eastAsia="宋体" w:hAnsi="宋体" w:cs="宋体"/>
                <w:color w:val="000000" w:themeColor="text1"/>
                <w:szCs w:val="21"/>
              </w:rPr>
            </w:pPr>
            <w:r w:rsidRPr="00F76240">
              <w:rPr>
                <w:rFonts w:ascii="宋体" w:eastAsia="宋体" w:hAnsi="宋体" w:cs="宋体" w:hint="eastAsia"/>
                <w:color w:val="000000" w:themeColor="text1"/>
                <w:szCs w:val="21"/>
              </w:rPr>
              <w:t>0xFF:无效值</w:t>
            </w:r>
          </w:p>
          <w:p w14:paraId="13B4B36C" w14:textId="77777777" w:rsidR="00D84268" w:rsidRPr="00F76240" w:rsidRDefault="000F3104" w:rsidP="00A63E7F">
            <w:pPr>
              <w:spacing w:after="0"/>
              <w:jc w:val="both"/>
              <w:rPr>
                <w:rFonts w:ascii="宋体" w:eastAsia="宋体" w:hAnsi="宋体" w:cs="宋体"/>
                <w:color w:val="000000" w:themeColor="text1"/>
                <w:szCs w:val="21"/>
              </w:rPr>
            </w:pPr>
            <w:r w:rsidRPr="00F76240">
              <w:rPr>
                <w:rFonts w:ascii="宋体" w:eastAsia="宋体" w:hAnsi="宋体" w:cs="宋体" w:hint="eastAsia"/>
                <w:color w:val="000000" w:themeColor="text1"/>
                <w:szCs w:val="21"/>
              </w:rPr>
              <w:t>偏移</w:t>
            </w:r>
            <w:r w:rsidR="00D84268" w:rsidRPr="00F76240">
              <w:rPr>
                <w:rFonts w:ascii="宋体" w:eastAsia="宋体" w:hAnsi="宋体" w:cs="宋体" w:hint="eastAsia"/>
                <w:color w:val="000000" w:themeColor="text1"/>
                <w:szCs w:val="21"/>
              </w:rPr>
              <w:t>:0</w:t>
            </w:r>
          </w:p>
          <w:p w14:paraId="616D2796" w14:textId="09340D69" w:rsidR="000F3104" w:rsidRPr="00F76240" w:rsidRDefault="000F3104" w:rsidP="00A63E7F">
            <w:pPr>
              <w:spacing w:after="0"/>
              <w:jc w:val="both"/>
              <w:rPr>
                <w:rFonts w:ascii="宋体" w:eastAsia="宋体" w:hAnsi="宋体" w:cs="宋体"/>
                <w:color w:val="000000" w:themeColor="text1"/>
                <w:szCs w:val="21"/>
              </w:rPr>
            </w:pPr>
            <w:r w:rsidRPr="00F76240">
              <w:rPr>
                <w:rFonts w:ascii="宋体" w:eastAsia="宋体" w:hAnsi="宋体" w:cs="宋体" w:hint="eastAsia"/>
                <w:color w:val="000000" w:themeColor="text1"/>
                <w:szCs w:val="21"/>
              </w:rPr>
              <w:t>范围0-254mm</w:t>
            </w:r>
          </w:p>
        </w:tc>
        <w:tc>
          <w:tcPr>
            <w:tcW w:w="1079" w:type="pct"/>
            <w:tcBorders>
              <w:top w:val="single" w:sz="4" w:space="0" w:color="000000"/>
              <w:left w:val="single" w:sz="4" w:space="0" w:color="000000"/>
              <w:bottom w:val="single" w:sz="4" w:space="0" w:color="000000"/>
              <w:right w:val="single" w:sz="4" w:space="0" w:color="000000"/>
            </w:tcBorders>
          </w:tcPr>
          <w:p w14:paraId="3394912A" w14:textId="77777777" w:rsidR="00D84268" w:rsidRPr="00A63E7F" w:rsidRDefault="00D84268" w:rsidP="006E2E0E">
            <w:pPr>
              <w:spacing w:after="0"/>
              <w:ind w:left="266" w:firstLine="0"/>
              <w:rPr>
                <w:rFonts w:ascii="宋体" w:eastAsia="宋体" w:hAnsi="宋体" w:cs="宋体"/>
                <w:color w:val="auto"/>
                <w:szCs w:val="21"/>
              </w:rPr>
            </w:pPr>
          </w:p>
        </w:tc>
      </w:tr>
      <w:tr w:rsidR="00D84268" w:rsidRPr="006E2E0E" w14:paraId="357CE806" w14:textId="77777777"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7C9E13" w14:textId="744A9F89" w:rsidR="00D84268" w:rsidRPr="00F76240" w:rsidRDefault="00D84268" w:rsidP="00D84268">
            <w:pPr>
              <w:spacing w:after="0"/>
              <w:ind w:left="108" w:firstLine="0"/>
              <w:jc w:val="center"/>
              <w:rPr>
                <w:rFonts w:ascii="宋体" w:eastAsia="宋体" w:hAnsi="宋体" w:cs="Calibri"/>
                <w:color w:val="000000" w:themeColor="text1"/>
                <w:szCs w:val="21"/>
              </w:rPr>
            </w:pPr>
            <w:r w:rsidRPr="00F76240">
              <w:rPr>
                <w:rFonts w:ascii="宋体" w:eastAsia="宋体" w:hAnsi="宋体" w:cs="Calibri" w:hint="eastAsia"/>
                <w:color w:val="000000" w:themeColor="text1"/>
                <w:szCs w:val="21"/>
              </w:rPr>
              <w:t>23</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C934C3" w14:textId="48987184" w:rsidR="00D84268" w:rsidRPr="00F76240" w:rsidRDefault="00D84268" w:rsidP="00D84268">
            <w:pPr>
              <w:spacing w:after="0"/>
              <w:ind w:left="0" w:firstLine="0"/>
              <w:rPr>
                <w:rFonts w:ascii="宋体" w:eastAsia="宋体" w:hAnsi="宋体" w:cs="宋体"/>
                <w:color w:val="000000" w:themeColor="text1"/>
                <w:szCs w:val="21"/>
              </w:rPr>
            </w:pPr>
            <w:r w:rsidRPr="00F76240">
              <w:rPr>
                <w:rFonts w:ascii="宋体" w:eastAsia="宋体" w:hAnsi="宋体" w:cs="宋体" w:hint="eastAsia"/>
                <w:color w:val="000000" w:themeColor="text1"/>
                <w:szCs w:val="21"/>
              </w:rPr>
              <w:t>电动推杆解锁阈值</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4FA1267" w14:textId="45FDCF79" w:rsidR="00D84268" w:rsidRPr="00F76240" w:rsidRDefault="00D84268" w:rsidP="00D84268">
            <w:pPr>
              <w:spacing w:after="0"/>
              <w:ind w:left="110" w:firstLine="0"/>
              <w:jc w:val="center"/>
              <w:rPr>
                <w:rFonts w:ascii="宋体" w:eastAsia="宋体" w:hAnsi="宋体" w:cs="Calibri"/>
                <w:color w:val="000000" w:themeColor="text1"/>
                <w:szCs w:val="21"/>
              </w:rPr>
            </w:pPr>
            <w:r w:rsidRPr="00F76240">
              <w:rPr>
                <w:rFonts w:ascii="宋体" w:eastAsia="宋体" w:hAnsi="宋体" w:cs="Calibri" w:hint="eastAsia"/>
                <w:color w:val="000000" w:themeColor="text1"/>
                <w:szCs w:val="21"/>
              </w:rPr>
              <w:t>2</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862262" w14:textId="3503B8B6" w:rsidR="00D84268" w:rsidRPr="00F76240" w:rsidRDefault="00551202" w:rsidP="00D84268">
            <w:pPr>
              <w:spacing w:after="0"/>
              <w:jc w:val="both"/>
              <w:rPr>
                <w:rFonts w:ascii="宋体" w:eastAsia="宋体" w:hAnsi="宋体" w:cs="宋体"/>
                <w:color w:val="000000" w:themeColor="text1"/>
                <w:szCs w:val="21"/>
              </w:rPr>
            </w:pPr>
            <w:r w:rsidRPr="00F76240">
              <w:rPr>
                <w:rFonts w:ascii="宋体" w:eastAsia="宋体" w:hAnsi="宋体" w:cs="宋体" w:hint="eastAsia"/>
                <w:color w:val="000000" w:themeColor="text1"/>
                <w:szCs w:val="21"/>
              </w:rPr>
              <w:t>第</w:t>
            </w:r>
            <w:r w:rsidR="00D84268" w:rsidRPr="00F76240">
              <w:rPr>
                <w:rFonts w:ascii="宋体" w:eastAsia="宋体" w:hAnsi="宋体" w:cs="宋体" w:hint="eastAsia"/>
                <w:color w:val="000000" w:themeColor="text1"/>
                <w:szCs w:val="21"/>
              </w:rPr>
              <w:t>1</w:t>
            </w:r>
            <w:r w:rsidRPr="00F76240">
              <w:rPr>
                <w:rFonts w:ascii="宋体" w:eastAsia="宋体" w:hAnsi="宋体" w:cs="宋体" w:hint="eastAsia"/>
                <w:color w:val="000000" w:themeColor="text1"/>
                <w:szCs w:val="21"/>
              </w:rPr>
              <w:t>个</w:t>
            </w:r>
            <w:r w:rsidR="00D84268" w:rsidRPr="00F76240">
              <w:rPr>
                <w:rFonts w:ascii="宋体" w:eastAsia="宋体" w:hAnsi="宋体" w:cs="宋体" w:hint="eastAsia"/>
                <w:color w:val="000000" w:themeColor="text1"/>
                <w:szCs w:val="21"/>
              </w:rPr>
              <w:t>byte:最小值</w:t>
            </w:r>
          </w:p>
          <w:p w14:paraId="633B759E" w14:textId="11DD9DCD" w:rsidR="00D84268" w:rsidRPr="00F76240" w:rsidRDefault="00551202" w:rsidP="00D84268">
            <w:pPr>
              <w:spacing w:after="0"/>
              <w:jc w:val="both"/>
              <w:rPr>
                <w:rFonts w:ascii="宋体" w:eastAsia="宋体" w:hAnsi="宋体" w:cs="宋体"/>
                <w:color w:val="000000" w:themeColor="text1"/>
                <w:szCs w:val="21"/>
              </w:rPr>
            </w:pPr>
            <w:r w:rsidRPr="00F76240">
              <w:rPr>
                <w:rFonts w:ascii="宋体" w:eastAsia="宋体" w:hAnsi="宋体" w:cs="宋体" w:hint="eastAsia"/>
                <w:color w:val="000000" w:themeColor="text1"/>
                <w:szCs w:val="21"/>
              </w:rPr>
              <w:t>第</w:t>
            </w:r>
            <w:r w:rsidR="00D84268" w:rsidRPr="00F76240">
              <w:rPr>
                <w:rFonts w:ascii="宋体" w:eastAsia="宋体" w:hAnsi="宋体" w:cs="宋体" w:hint="eastAsia"/>
                <w:color w:val="000000" w:themeColor="text1"/>
                <w:szCs w:val="21"/>
              </w:rPr>
              <w:t>2</w:t>
            </w:r>
            <w:r w:rsidRPr="00F76240">
              <w:rPr>
                <w:rFonts w:ascii="宋体" w:eastAsia="宋体" w:hAnsi="宋体" w:cs="宋体" w:hint="eastAsia"/>
                <w:color w:val="000000" w:themeColor="text1"/>
                <w:szCs w:val="21"/>
              </w:rPr>
              <w:t>个</w:t>
            </w:r>
            <w:r w:rsidR="00D84268" w:rsidRPr="00F76240">
              <w:rPr>
                <w:rFonts w:ascii="宋体" w:eastAsia="宋体" w:hAnsi="宋体" w:cs="宋体" w:hint="eastAsia"/>
                <w:color w:val="000000" w:themeColor="text1"/>
                <w:szCs w:val="21"/>
              </w:rPr>
              <w:t>byte:最大值</w:t>
            </w:r>
          </w:p>
          <w:p w14:paraId="4028EF38" w14:textId="77777777" w:rsidR="00D84268" w:rsidRPr="00F76240" w:rsidRDefault="00D84268" w:rsidP="00D84268">
            <w:pPr>
              <w:spacing w:after="0"/>
              <w:jc w:val="both"/>
              <w:rPr>
                <w:rFonts w:ascii="宋体" w:eastAsia="宋体" w:hAnsi="宋体" w:cs="宋体"/>
                <w:color w:val="000000" w:themeColor="text1"/>
                <w:szCs w:val="21"/>
              </w:rPr>
            </w:pPr>
            <w:r w:rsidRPr="00F76240">
              <w:rPr>
                <w:rFonts w:ascii="宋体" w:eastAsia="宋体" w:hAnsi="宋体" w:cs="宋体" w:hint="eastAsia"/>
                <w:color w:val="000000" w:themeColor="text1"/>
                <w:szCs w:val="21"/>
              </w:rPr>
              <w:t>0xFF:无效值</w:t>
            </w:r>
          </w:p>
          <w:p w14:paraId="7D6DFD06" w14:textId="77777777" w:rsidR="000F3104" w:rsidRPr="00F76240" w:rsidRDefault="000F3104" w:rsidP="000F3104">
            <w:pPr>
              <w:spacing w:after="0"/>
              <w:jc w:val="both"/>
              <w:rPr>
                <w:rFonts w:ascii="宋体" w:eastAsia="宋体" w:hAnsi="宋体" w:cs="宋体"/>
                <w:color w:val="000000" w:themeColor="text1"/>
                <w:szCs w:val="21"/>
              </w:rPr>
            </w:pPr>
            <w:r w:rsidRPr="00F76240">
              <w:rPr>
                <w:rFonts w:ascii="宋体" w:eastAsia="宋体" w:hAnsi="宋体" w:cs="宋体" w:hint="eastAsia"/>
                <w:color w:val="000000" w:themeColor="text1"/>
                <w:szCs w:val="21"/>
              </w:rPr>
              <w:t>偏移:0</w:t>
            </w:r>
          </w:p>
          <w:p w14:paraId="48A0D308" w14:textId="7F90CC88" w:rsidR="000F3104" w:rsidRPr="00F76240" w:rsidRDefault="000F3104" w:rsidP="000F3104">
            <w:pPr>
              <w:spacing w:after="0"/>
              <w:jc w:val="both"/>
              <w:rPr>
                <w:rFonts w:ascii="宋体" w:eastAsia="宋体" w:hAnsi="宋体" w:cs="宋体"/>
                <w:color w:val="000000" w:themeColor="text1"/>
                <w:szCs w:val="21"/>
              </w:rPr>
            </w:pPr>
            <w:r w:rsidRPr="00F76240">
              <w:rPr>
                <w:rFonts w:ascii="宋体" w:eastAsia="宋体" w:hAnsi="宋体" w:cs="宋体" w:hint="eastAsia"/>
                <w:color w:val="000000" w:themeColor="text1"/>
                <w:szCs w:val="21"/>
              </w:rPr>
              <w:t>范围0-254mm</w:t>
            </w:r>
          </w:p>
        </w:tc>
        <w:tc>
          <w:tcPr>
            <w:tcW w:w="1079" w:type="pct"/>
            <w:tcBorders>
              <w:top w:val="single" w:sz="4" w:space="0" w:color="000000"/>
              <w:left w:val="single" w:sz="4" w:space="0" w:color="000000"/>
              <w:bottom w:val="single" w:sz="4" w:space="0" w:color="000000"/>
              <w:right w:val="single" w:sz="4" w:space="0" w:color="000000"/>
            </w:tcBorders>
          </w:tcPr>
          <w:p w14:paraId="5CCCBD09" w14:textId="77777777" w:rsidR="00D84268" w:rsidRPr="00A63E7F" w:rsidRDefault="00D84268" w:rsidP="00D84268">
            <w:pPr>
              <w:spacing w:after="0"/>
              <w:ind w:left="266" w:firstLine="0"/>
              <w:rPr>
                <w:rFonts w:ascii="宋体" w:eastAsia="宋体" w:hAnsi="宋体" w:cs="宋体"/>
                <w:color w:val="auto"/>
                <w:szCs w:val="21"/>
              </w:rPr>
            </w:pPr>
          </w:p>
        </w:tc>
      </w:tr>
      <w:tr w:rsidR="00613B28" w:rsidRPr="006E2E0E" w14:paraId="037234C0" w14:textId="77777777"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3D4146" w14:textId="2B605DB9" w:rsidR="00613B28" w:rsidRPr="00F76240" w:rsidRDefault="00613B28" w:rsidP="00613B28">
            <w:pPr>
              <w:spacing w:after="0"/>
              <w:ind w:left="108" w:firstLine="0"/>
              <w:jc w:val="center"/>
              <w:rPr>
                <w:rFonts w:ascii="宋体" w:eastAsia="宋体" w:hAnsi="宋体" w:cs="Calibri"/>
                <w:color w:val="FF0000"/>
                <w:szCs w:val="21"/>
              </w:rPr>
            </w:pPr>
            <w:r w:rsidRPr="00F76240">
              <w:rPr>
                <w:rFonts w:ascii="宋体" w:eastAsia="宋体" w:hAnsi="宋体" w:cs="Calibri" w:hint="eastAsia"/>
                <w:color w:val="FF0000"/>
                <w:szCs w:val="21"/>
              </w:rPr>
              <w:t>24</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FDF193" w14:textId="0FD14502" w:rsidR="00613B28" w:rsidRPr="00F76240" w:rsidRDefault="00613B28" w:rsidP="00613B28">
            <w:pPr>
              <w:spacing w:after="0"/>
              <w:ind w:left="0" w:firstLine="0"/>
              <w:rPr>
                <w:rFonts w:ascii="宋体" w:eastAsia="宋体" w:hAnsi="宋体" w:cs="宋体"/>
                <w:color w:val="FF0000"/>
                <w:szCs w:val="21"/>
              </w:rPr>
            </w:pPr>
            <w:r w:rsidRPr="00F76240">
              <w:rPr>
                <w:rFonts w:ascii="宋体" w:eastAsia="宋体" w:hAnsi="宋体" w:cs="宋体" w:hint="eastAsia"/>
                <w:color w:val="FF0000"/>
                <w:szCs w:val="21"/>
              </w:rPr>
              <w:t>电动推杆解锁目标位置</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295165" w14:textId="42E58B60" w:rsidR="00613B28" w:rsidRPr="00F76240" w:rsidRDefault="00613B28" w:rsidP="00613B28">
            <w:pPr>
              <w:spacing w:after="0"/>
              <w:ind w:left="110" w:firstLine="0"/>
              <w:jc w:val="center"/>
              <w:rPr>
                <w:rFonts w:ascii="宋体" w:eastAsia="宋体" w:hAnsi="宋体" w:cs="Calibri"/>
                <w:color w:val="FF0000"/>
                <w:szCs w:val="21"/>
              </w:rPr>
            </w:pPr>
            <w:r w:rsidRPr="00F76240">
              <w:rPr>
                <w:rFonts w:ascii="宋体" w:eastAsia="宋体" w:hAnsi="宋体" w:cs="Calibri" w:hint="eastAsia"/>
                <w:color w:val="FF0000"/>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604F19" w14:textId="77777777" w:rsidR="00613B28" w:rsidRPr="00F76240" w:rsidRDefault="00613B28" w:rsidP="00613B28">
            <w:pPr>
              <w:spacing w:after="0"/>
              <w:ind w:left="0" w:firstLine="0"/>
              <w:jc w:val="both"/>
              <w:rPr>
                <w:rFonts w:ascii="宋体" w:eastAsia="宋体" w:hAnsi="宋体" w:cs="宋体"/>
                <w:color w:val="FF0000"/>
                <w:szCs w:val="21"/>
              </w:rPr>
            </w:pPr>
            <w:r w:rsidRPr="00F76240">
              <w:rPr>
                <w:rFonts w:ascii="宋体" w:eastAsia="宋体" w:hAnsi="宋体" w:cs="宋体" w:hint="eastAsia"/>
                <w:color w:val="FF0000"/>
                <w:szCs w:val="21"/>
              </w:rPr>
              <w:t>0xFF:无效值</w:t>
            </w:r>
          </w:p>
          <w:p w14:paraId="37C73239" w14:textId="77777777" w:rsidR="00613B28" w:rsidRPr="00F76240" w:rsidRDefault="00613B28" w:rsidP="00613B28">
            <w:pPr>
              <w:spacing w:after="0"/>
              <w:jc w:val="both"/>
              <w:rPr>
                <w:rFonts w:ascii="宋体" w:eastAsia="宋体" w:hAnsi="宋体" w:cs="宋体"/>
                <w:color w:val="FF0000"/>
                <w:szCs w:val="21"/>
              </w:rPr>
            </w:pPr>
            <w:r w:rsidRPr="00F76240">
              <w:rPr>
                <w:rFonts w:ascii="宋体" w:eastAsia="宋体" w:hAnsi="宋体" w:cs="宋体" w:hint="eastAsia"/>
                <w:color w:val="FF0000"/>
                <w:szCs w:val="21"/>
              </w:rPr>
              <w:t>偏移:0</w:t>
            </w:r>
          </w:p>
          <w:p w14:paraId="532463FC" w14:textId="6FDE7AC3" w:rsidR="00613B28" w:rsidRPr="00F76240" w:rsidRDefault="00613B28" w:rsidP="00613B28">
            <w:pPr>
              <w:spacing w:after="0"/>
              <w:jc w:val="both"/>
              <w:rPr>
                <w:rFonts w:ascii="宋体" w:eastAsia="宋体" w:hAnsi="宋体" w:cs="宋体"/>
                <w:color w:val="FF0000"/>
                <w:szCs w:val="21"/>
              </w:rPr>
            </w:pPr>
            <w:r w:rsidRPr="00F76240">
              <w:rPr>
                <w:rFonts w:ascii="宋体" w:eastAsia="宋体" w:hAnsi="宋体" w:cs="宋体" w:hint="eastAsia"/>
                <w:color w:val="FF0000"/>
                <w:szCs w:val="21"/>
              </w:rPr>
              <w:t>范围0-254mm</w:t>
            </w:r>
          </w:p>
        </w:tc>
        <w:tc>
          <w:tcPr>
            <w:tcW w:w="1079" w:type="pct"/>
            <w:tcBorders>
              <w:top w:val="single" w:sz="4" w:space="0" w:color="000000"/>
              <w:left w:val="single" w:sz="4" w:space="0" w:color="000000"/>
              <w:bottom w:val="single" w:sz="4" w:space="0" w:color="000000"/>
              <w:right w:val="single" w:sz="4" w:space="0" w:color="000000"/>
            </w:tcBorders>
          </w:tcPr>
          <w:p w14:paraId="361CA1A6" w14:textId="77777777" w:rsidR="00613B28" w:rsidRPr="00A63E7F" w:rsidRDefault="00613B28" w:rsidP="00613B28">
            <w:pPr>
              <w:spacing w:after="0"/>
              <w:ind w:left="266" w:firstLine="0"/>
              <w:rPr>
                <w:rFonts w:ascii="宋体" w:eastAsia="宋体" w:hAnsi="宋体" w:cs="宋体"/>
                <w:color w:val="auto"/>
                <w:szCs w:val="21"/>
              </w:rPr>
            </w:pPr>
          </w:p>
        </w:tc>
      </w:tr>
      <w:tr w:rsidR="00613B28" w:rsidRPr="006E2E0E" w14:paraId="4EBFE01F" w14:textId="77777777" w:rsidTr="00613B28">
        <w:trPr>
          <w:trHeight w:val="491"/>
        </w:trPr>
        <w:tc>
          <w:tcPr>
            <w:tcW w:w="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697612" w14:textId="0F2582F4" w:rsidR="00613B28" w:rsidRPr="00F76240" w:rsidRDefault="00613B28" w:rsidP="00613B28">
            <w:pPr>
              <w:spacing w:after="0"/>
              <w:ind w:left="108" w:firstLine="0"/>
              <w:jc w:val="center"/>
              <w:rPr>
                <w:rFonts w:ascii="宋体" w:eastAsia="宋体" w:hAnsi="宋体" w:cs="Calibri"/>
                <w:color w:val="FF0000"/>
                <w:szCs w:val="21"/>
              </w:rPr>
            </w:pPr>
            <w:r w:rsidRPr="00F76240">
              <w:rPr>
                <w:rFonts w:ascii="宋体" w:eastAsia="宋体" w:hAnsi="宋体" w:cs="Calibri" w:hint="eastAsia"/>
                <w:color w:val="FF0000"/>
                <w:szCs w:val="21"/>
              </w:rPr>
              <w:t>25</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E340A4" w14:textId="5FC6D335" w:rsidR="00613B28" w:rsidRPr="00F76240" w:rsidRDefault="00613B28" w:rsidP="00613B28">
            <w:pPr>
              <w:spacing w:after="0"/>
              <w:ind w:left="0" w:firstLine="0"/>
              <w:rPr>
                <w:rFonts w:ascii="宋体" w:eastAsia="宋体" w:hAnsi="宋体" w:cs="宋体"/>
                <w:color w:val="FF0000"/>
                <w:szCs w:val="21"/>
              </w:rPr>
            </w:pPr>
            <w:r w:rsidRPr="00F76240">
              <w:rPr>
                <w:rFonts w:ascii="宋体" w:eastAsia="宋体" w:hAnsi="宋体" w:cs="宋体" w:hint="eastAsia"/>
                <w:color w:val="FF0000"/>
                <w:szCs w:val="21"/>
              </w:rPr>
              <w:t>电动推杆上锁目标位置</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33C4F1" w14:textId="10048E7A" w:rsidR="00613B28" w:rsidRPr="00F76240" w:rsidRDefault="00613B28" w:rsidP="00613B28">
            <w:pPr>
              <w:spacing w:after="0"/>
              <w:ind w:left="110" w:firstLine="0"/>
              <w:jc w:val="center"/>
              <w:rPr>
                <w:rFonts w:ascii="宋体" w:eastAsia="宋体" w:hAnsi="宋体" w:cs="Calibri"/>
                <w:color w:val="FF0000"/>
                <w:szCs w:val="21"/>
              </w:rPr>
            </w:pPr>
            <w:r w:rsidRPr="00F76240">
              <w:rPr>
                <w:rFonts w:ascii="宋体" w:eastAsia="宋体" w:hAnsi="宋体" w:cs="Calibri" w:hint="eastAsia"/>
                <w:color w:val="FF0000"/>
                <w:szCs w:val="21"/>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DA90C0" w14:textId="77777777" w:rsidR="00613B28" w:rsidRPr="00F76240" w:rsidRDefault="00613B28" w:rsidP="00613B28">
            <w:pPr>
              <w:spacing w:after="0"/>
              <w:ind w:left="0" w:firstLine="0"/>
              <w:jc w:val="both"/>
              <w:rPr>
                <w:rFonts w:ascii="宋体" w:eastAsia="宋体" w:hAnsi="宋体" w:cs="宋体"/>
                <w:color w:val="FF0000"/>
                <w:szCs w:val="21"/>
              </w:rPr>
            </w:pPr>
            <w:r w:rsidRPr="00F76240">
              <w:rPr>
                <w:rFonts w:ascii="宋体" w:eastAsia="宋体" w:hAnsi="宋体" w:cs="宋体" w:hint="eastAsia"/>
                <w:color w:val="FF0000"/>
                <w:szCs w:val="21"/>
              </w:rPr>
              <w:t>0xFF:无效值</w:t>
            </w:r>
          </w:p>
          <w:p w14:paraId="70EFD297" w14:textId="77777777" w:rsidR="00613B28" w:rsidRPr="00F76240" w:rsidRDefault="00613B28" w:rsidP="00613B28">
            <w:pPr>
              <w:spacing w:after="0"/>
              <w:jc w:val="both"/>
              <w:rPr>
                <w:rFonts w:ascii="宋体" w:eastAsia="宋体" w:hAnsi="宋体" w:cs="宋体"/>
                <w:color w:val="FF0000"/>
                <w:szCs w:val="21"/>
              </w:rPr>
            </w:pPr>
            <w:r w:rsidRPr="00F76240">
              <w:rPr>
                <w:rFonts w:ascii="宋体" w:eastAsia="宋体" w:hAnsi="宋体" w:cs="宋体" w:hint="eastAsia"/>
                <w:color w:val="FF0000"/>
                <w:szCs w:val="21"/>
              </w:rPr>
              <w:t>偏移:0</w:t>
            </w:r>
          </w:p>
          <w:p w14:paraId="30174B03" w14:textId="3B6ED794" w:rsidR="00613B28" w:rsidRPr="00F76240" w:rsidRDefault="00613B28" w:rsidP="00613B28">
            <w:pPr>
              <w:spacing w:after="0"/>
              <w:jc w:val="both"/>
              <w:rPr>
                <w:rFonts w:ascii="宋体" w:eastAsia="宋体" w:hAnsi="宋体" w:cs="宋体"/>
                <w:color w:val="FF0000"/>
                <w:szCs w:val="21"/>
              </w:rPr>
            </w:pPr>
            <w:r w:rsidRPr="00F76240">
              <w:rPr>
                <w:rFonts w:ascii="宋体" w:eastAsia="宋体" w:hAnsi="宋体" w:cs="宋体" w:hint="eastAsia"/>
                <w:color w:val="FF0000"/>
                <w:szCs w:val="21"/>
              </w:rPr>
              <w:t>范围0-254mm</w:t>
            </w:r>
          </w:p>
        </w:tc>
        <w:tc>
          <w:tcPr>
            <w:tcW w:w="1079" w:type="pct"/>
            <w:tcBorders>
              <w:top w:val="single" w:sz="4" w:space="0" w:color="000000"/>
              <w:left w:val="single" w:sz="4" w:space="0" w:color="000000"/>
              <w:bottom w:val="single" w:sz="4" w:space="0" w:color="000000"/>
              <w:right w:val="single" w:sz="4" w:space="0" w:color="000000"/>
            </w:tcBorders>
          </w:tcPr>
          <w:p w14:paraId="08A57681" w14:textId="77777777" w:rsidR="00613B28" w:rsidRPr="00A63E7F" w:rsidRDefault="00613B28" w:rsidP="00613B28">
            <w:pPr>
              <w:spacing w:after="0"/>
              <w:ind w:left="266" w:firstLine="0"/>
              <w:rPr>
                <w:rFonts w:ascii="宋体" w:eastAsia="宋体" w:hAnsi="宋体" w:cs="宋体"/>
                <w:color w:val="auto"/>
                <w:szCs w:val="21"/>
              </w:rPr>
            </w:pPr>
          </w:p>
        </w:tc>
      </w:tr>
    </w:tbl>
    <w:p w14:paraId="1077FC52" w14:textId="55921181" w:rsidR="004E3A6D" w:rsidRDefault="004E3A6D" w:rsidP="007D0B39">
      <w:pPr>
        <w:pStyle w:val="2"/>
        <w:numPr>
          <w:ilvl w:val="2"/>
          <w:numId w:val="4"/>
        </w:numPr>
        <w:spacing w:beforeLines="100" w:before="240" w:afterLines="100" w:after="240" w:line="240" w:lineRule="auto"/>
        <w:rPr>
          <w:rFonts w:ascii="黑体" w:eastAsia="黑体" w:hAnsi="黑体"/>
          <w:b w:val="0"/>
          <w:sz w:val="21"/>
          <w:szCs w:val="21"/>
        </w:rPr>
      </w:pPr>
      <w:bookmarkStart w:id="929" w:name="_设置服务器地址：IP_或域名（0x14）"/>
      <w:bookmarkStart w:id="930" w:name="_Toc118125471"/>
      <w:bookmarkStart w:id="931" w:name="_Toc119050753"/>
      <w:bookmarkEnd w:id="929"/>
      <w:r w:rsidRPr="00A63E7F">
        <w:rPr>
          <w:rFonts w:ascii="黑体" w:eastAsia="黑体" w:hAnsi="黑体"/>
          <w:b w:val="0"/>
          <w:sz w:val="21"/>
          <w:szCs w:val="21"/>
        </w:rPr>
        <w:t>设置服务器地址：IP 或域名（0x14）</w:t>
      </w:r>
      <w:bookmarkEnd w:id="930"/>
      <w:bookmarkEnd w:id="931"/>
    </w:p>
    <w:p w14:paraId="5FB66FEE" w14:textId="057AF625" w:rsidR="00A63E7F" w:rsidRPr="00A63E7F" w:rsidRDefault="00A63E7F" w:rsidP="00A63E7F">
      <w:pPr>
        <w:spacing w:beforeLines="50" w:before="120" w:after="0" w:line="240" w:lineRule="auto"/>
        <w:ind w:left="0" w:firstLine="0"/>
        <w:jc w:val="center"/>
        <w:rPr>
          <w:rFonts w:ascii="宋体" w:eastAsia="宋体" w:hAnsi="宋体"/>
        </w:rPr>
      </w:pPr>
      <w:r w:rsidRPr="00A63E7F">
        <w:rPr>
          <w:rFonts w:ascii="宋体" w:eastAsia="宋体" w:hAnsi="宋体" w:hint="eastAsia"/>
        </w:rPr>
        <w:t>表3</w:t>
      </w:r>
      <w:r w:rsidRPr="00A63E7F">
        <w:rPr>
          <w:rFonts w:ascii="宋体" w:eastAsia="宋体" w:hAnsi="宋体"/>
        </w:rPr>
        <w:t xml:space="preserve">-31 </w:t>
      </w:r>
      <w:r w:rsidRPr="00A63E7F">
        <w:rPr>
          <w:rFonts w:ascii="宋体" w:eastAsia="宋体" w:hAnsi="宋体" w:hint="eastAsia"/>
        </w:rPr>
        <w:t>平台下发</w:t>
      </w:r>
      <w:r w:rsidRPr="00A63E7F">
        <w:rPr>
          <w:rFonts w:ascii="宋体" w:eastAsia="宋体" w:hAnsi="宋体"/>
        </w:rPr>
        <w:t>—0</w:t>
      </w:r>
      <w:r w:rsidRPr="00A63E7F">
        <w:rPr>
          <w:rFonts w:ascii="宋体" w:eastAsia="宋体" w:hAnsi="宋体" w:hint="eastAsia"/>
        </w:rPr>
        <w:t>x</w:t>
      </w:r>
      <w:r w:rsidRPr="00A63E7F">
        <w:rPr>
          <w:rFonts w:ascii="宋体" w:eastAsia="宋体" w:hAnsi="宋体"/>
        </w:rPr>
        <w:t>14</w:t>
      </w:r>
    </w:p>
    <w:tbl>
      <w:tblPr>
        <w:tblW w:w="5000" w:type="pct"/>
        <w:tblCellMar>
          <w:top w:w="87" w:type="dxa"/>
          <w:left w:w="107" w:type="dxa"/>
          <w:right w:w="205" w:type="dxa"/>
        </w:tblCellMar>
        <w:tblLook w:val="0000" w:firstRow="0" w:lastRow="0" w:firstColumn="0" w:lastColumn="0" w:noHBand="0" w:noVBand="0"/>
      </w:tblPr>
      <w:tblGrid>
        <w:gridCol w:w="849"/>
        <w:gridCol w:w="1700"/>
        <w:gridCol w:w="1700"/>
        <w:gridCol w:w="2410"/>
        <w:gridCol w:w="1834"/>
      </w:tblGrid>
      <w:tr w:rsidR="00A63E7F" w:rsidRPr="006E2E0E" w14:paraId="7E5FF78A" w14:textId="5DBBD1C6" w:rsidTr="00A63E7F">
        <w:trPr>
          <w:trHeight w:val="659"/>
        </w:trPr>
        <w:tc>
          <w:tcPr>
            <w:tcW w:w="49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6177D59" w14:textId="77777777" w:rsidR="00A63E7F" w:rsidRPr="006E2E0E" w:rsidRDefault="00A63E7F" w:rsidP="00A63E7F">
            <w:pPr>
              <w:spacing w:after="0"/>
              <w:jc w:val="center"/>
              <w:rPr>
                <w:rFonts w:ascii="宋体" w:eastAsia="宋体" w:hAnsi="宋体"/>
              </w:rPr>
            </w:pPr>
            <w:r w:rsidRPr="006E2E0E">
              <w:rPr>
                <w:rFonts w:ascii="宋体" w:eastAsia="宋体" w:hAnsi="宋体" w:cs="宋体"/>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E30BBF0" w14:textId="77777777" w:rsidR="00A63E7F" w:rsidRPr="006E2E0E" w:rsidRDefault="00A63E7F" w:rsidP="00A63E7F">
            <w:pPr>
              <w:spacing w:after="0"/>
              <w:ind w:left="376" w:firstLine="0"/>
              <w:jc w:val="center"/>
              <w:rPr>
                <w:rFonts w:ascii="宋体" w:eastAsia="宋体" w:hAnsi="宋体"/>
              </w:rPr>
            </w:pPr>
            <w:r w:rsidRPr="006E2E0E">
              <w:rPr>
                <w:rFonts w:ascii="宋体" w:eastAsia="宋体" w:hAnsi="宋体" w:cs="宋体"/>
              </w:rPr>
              <w:t>字段定义</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EA6C2A7" w14:textId="034AFEDB" w:rsidR="00A63E7F" w:rsidRPr="006E2E0E" w:rsidRDefault="00A63E7F" w:rsidP="00A63E7F">
            <w:pPr>
              <w:spacing w:after="0"/>
              <w:ind w:left="94" w:firstLine="0"/>
              <w:rPr>
                <w:rFonts w:ascii="宋体" w:eastAsia="宋体" w:hAnsi="宋体"/>
              </w:rPr>
            </w:pPr>
            <w:r w:rsidRPr="00A63E7F">
              <w:rPr>
                <w:rFonts w:ascii="宋体" w:eastAsia="宋体" w:hAnsi="宋体" w:cs="宋体" w:hint="eastAsia"/>
              </w:rPr>
              <w:t>长度（字</w:t>
            </w:r>
            <w:r>
              <w:rPr>
                <w:rFonts w:ascii="宋体" w:eastAsia="宋体" w:hAnsi="宋体" w:cs="宋体" w:hint="eastAsia"/>
              </w:rPr>
              <w:t>节</w:t>
            </w:r>
            <w:r w:rsidRPr="00A63E7F">
              <w:rPr>
                <w:rFonts w:ascii="宋体" w:eastAsia="宋体" w:hAnsi="宋体" w:cs="宋体" w:hint="eastAsia"/>
              </w:rPr>
              <w:t>）</w:t>
            </w:r>
          </w:p>
        </w:tc>
        <w:tc>
          <w:tcPr>
            <w:tcW w:w="14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E8639AF" w14:textId="77777777" w:rsidR="00A63E7F" w:rsidRPr="006E2E0E" w:rsidRDefault="00A63E7F" w:rsidP="00A63E7F">
            <w:pPr>
              <w:spacing w:after="0"/>
              <w:ind w:left="95" w:firstLine="0"/>
              <w:jc w:val="center"/>
              <w:rPr>
                <w:rFonts w:ascii="宋体" w:eastAsia="宋体" w:hAnsi="宋体"/>
              </w:rPr>
            </w:pPr>
            <w:r w:rsidRPr="006E2E0E">
              <w:rPr>
                <w:rFonts w:ascii="宋体" w:eastAsia="宋体" w:hAnsi="宋体" w:cs="宋体"/>
              </w:rPr>
              <w:t>参数说明</w:t>
            </w:r>
          </w:p>
        </w:tc>
        <w:tc>
          <w:tcPr>
            <w:tcW w:w="108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6B8A26" w14:textId="62437AFF" w:rsidR="00A63E7F" w:rsidRPr="006E2E0E" w:rsidRDefault="00A63E7F" w:rsidP="00A63E7F">
            <w:pPr>
              <w:spacing w:after="0"/>
              <w:ind w:left="95" w:firstLine="0"/>
              <w:jc w:val="center"/>
              <w:rPr>
                <w:rFonts w:ascii="宋体" w:eastAsia="宋体" w:hAnsi="宋体" w:cs="宋体"/>
              </w:rPr>
            </w:pPr>
            <w:r>
              <w:rPr>
                <w:rFonts w:ascii="宋体" w:eastAsia="宋体" w:hAnsi="宋体" w:cs="宋体" w:hint="eastAsia"/>
              </w:rPr>
              <w:t>备注</w:t>
            </w:r>
          </w:p>
        </w:tc>
      </w:tr>
      <w:tr w:rsidR="00A63E7F" w:rsidRPr="006E2E0E" w14:paraId="3BD10B7E" w14:textId="7D9F98E3" w:rsidTr="00A63E7F">
        <w:trPr>
          <w:trHeight w:val="402"/>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A86AD5" w14:textId="77777777" w:rsidR="00A63E7F" w:rsidRPr="00A63E7F" w:rsidRDefault="00A63E7F" w:rsidP="00A63E7F">
            <w:pPr>
              <w:spacing w:after="0"/>
              <w:ind w:left="97" w:firstLine="0"/>
              <w:jc w:val="center"/>
              <w:rPr>
                <w:rFonts w:ascii="宋体" w:eastAsia="宋体" w:hAnsi="宋体"/>
                <w:szCs w:val="28"/>
              </w:rPr>
            </w:pPr>
            <w:r w:rsidRPr="00A63E7F">
              <w:rPr>
                <w:rFonts w:ascii="宋体" w:eastAsia="宋体" w:hAnsi="宋体" w:cs="Calibri"/>
                <w:szCs w:val="28"/>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175767" w14:textId="77777777" w:rsidR="00A63E7F" w:rsidRPr="00A63E7F" w:rsidRDefault="00A63E7F" w:rsidP="00A63E7F">
            <w:pPr>
              <w:spacing w:after="0"/>
              <w:ind w:left="95" w:firstLine="0"/>
              <w:jc w:val="center"/>
              <w:rPr>
                <w:rFonts w:ascii="宋体" w:eastAsia="宋体" w:hAnsi="宋体"/>
                <w:szCs w:val="28"/>
              </w:rPr>
            </w:pPr>
            <w:r w:rsidRPr="00A63E7F">
              <w:rPr>
                <w:rFonts w:ascii="宋体" w:eastAsia="宋体" w:hAnsi="宋体" w:cs="宋体"/>
                <w:szCs w:val="28"/>
              </w:rPr>
              <w:t>类型</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80E514" w14:textId="6F1FDBD1" w:rsidR="00A63E7F" w:rsidRPr="00A63E7F" w:rsidRDefault="00A63E7F" w:rsidP="00A63E7F">
            <w:pPr>
              <w:spacing w:after="0"/>
              <w:ind w:left="99" w:firstLine="0"/>
              <w:jc w:val="center"/>
              <w:rPr>
                <w:rFonts w:ascii="宋体" w:eastAsia="宋体" w:hAnsi="宋体"/>
                <w:szCs w:val="28"/>
              </w:rPr>
            </w:pPr>
            <w:r w:rsidRPr="00A63E7F">
              <w:rPr>
                <w:rFonts w:ascii="宋体" w:eastAsia="宋体" w:hAnsi="宋体" w:cs="Calibri"/>
                <w:szCs w:val="28"/>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0190135" w14:textId="44E77D48" w:rsidR="00A63E7F" w:rsidRDefault="00A63E7F" w:rsidP="00A63E7F">
            <w:pPr>
              <w:tabs>
                <w:tab w:val="center" w:pos="1565"/>
              </w:tabs>
              <w:spacing w:after="0"/>
              <w:ind w:left="0" w:firstLine="0"/>
              <w:jc w:val="both"/>
              <w:rPr>
                <w:rFonts w:ascii="宋体" w:eastAsia="宋体" w:hAnsi="宋体" w:cs="Calibri"/>
                <w:szCs w:val="28"/>
              </w:rPr>
            </w:pPr>
            <w:r w:rsidRPr="00A63E7F">
              <w:rPr>
                <w:rFonts w:ascii="宋体" w:eastAsia="宋体" w:hAnsi="宋体" w:cs="Calibri"/>
                <w:szCs w:val="28"/>
              </w:rPr>
              <w:t>0x01</w:t>
            </w:r>
            <w:r w:rsidRPr="00A63E7F">
              <w:rPr>
                <w:rFonts w:ascii="宋体" w:eastAsia="宋体" w:hAnsi="宋体" w:cs="宋体"/>
                <w:szCs w:val="28"/>
              </w:rPr>
              <w:t>：</w:t>
            </w:r>
            <w:r w:rsidRPr="00A63E7F">
              <w:rPr>
                <w:rFonts w:ascii="宋体" w:eastAsia="宋体" w:hAnsi="宋体" w:cs="Calibri"/>
                <w:szCs w:val="28"/>
              </w:rPr>
              <w:t>IP</w:t>
            </w:r>
            <w:r>
              <w:rPr>
                <w:rFonts w:ascii="宋体" w:eastAsia="宋体" w:hAnsi="宋体" w:cs="Calibri" w:hint="eastAsia"/>
                <w:szCs w:val="28"/>
              </w:rPr>
              <w:t>；</w:t>
            </w:r>
            <w:r w:rsidRPr="00A63E7F">
              <w:rPr>
                <w:rFonts w:ascii="宋体" w:eastAsia="宋体" w:hAnsi="宋体" w:cs="Calibri"/>
                <w:szCs w:val="28"/>
              </w:rPr>
              <w:tab/>
            </w:r>
          </w:p>
          <w:p w14:paraId="17D2EE05" w14:textId="41421114" w:rsidR="00A63E7F" w:rsidRDefault="00A63E7F" w:rsidP="00A63E7F">
            <w:pPr>
              <w:tabs>
                <w:tab w:val="center" w:pos="1565"/>
              </w:tabs>
              <w:spacing w:after="0"/>
              <w:ind w:left="0" w:firstLine="0"/>
              <w:jc w:val="both"/>
              <w:rPr>
                <w:rFonts w:ascii="宋体" w:eastAsia="宋体" w:hAnsi="宋体" w:cs="宋体"/>
                <w:szCs w:val="28"/>
              </w:rPr>
            </w:pPr>
            <w:r w:rsidRPr="00A63E7F">
              <w:rPr>
                <w:rFonts w:ascii="宋体" w:eastAsia="宋体" w:hAnsi="宋体" w:cs="Calibri"/>
                <w:szCs w:val="28"/>
              </w:rPr>
              <w:t>0x02</w:t>
            </w:r>
            <w:r w:rsidRPr="00A63E7F">
              <w:rPr>
                <w:rFonts w:ascii="宋体" w:eastAsia="宋体" w:hAnsi="宋体" w:cs="宋体"/>
                <w:szCs w:val="28"/>
              </w:rPr>
              <w:t>：域名</w:t>
            </w:r>
            <w:r>
              <w:rPr>
                <w:rFonts w:ascii="宋体" w:eastAsia="宋体" w:hAnsi="宋体" w:cs="宋体" w:hint="eastAsia"/>
                <w:szCs w:val="28"/>
              </w:rPr>
              <w:t>；</w:t>
            </w:r>
          </w:p>
          <w:p w14:paraId="3FE1283A" w14:textId="35045A87" w:rsidR="00A63E7F" w:rsidRPr="00A63E7F" w:rsidRDefault="00A63E7F" w:rsidP="00A63E7F">
            <w:pPr>
              <w:tabs>
                <w:tab w:val="center" w:pos="1565"/>
              </w:tabs>
              <w:spacing w:after="0"/>
              <w:ind w:left="0" w:firstLine="0"/>
              <w:jc w:val="both"/>
              <w:rPr>
                <w:rFonts w:ascii="宋体" w:eastAsia="宋体" w:hAnsi="宋体"/>
                <w:szCs w:val="28"/>
              </w:rPr>
            </w:pPr>
            <w:r w:rsidRPr="00A63E7F">
              <w:rPr>
                <w:rFonts w:ascii="宋体" w:eastAsia="宋体" w:hAnsi="宋体" w:cs="宋体"/>
                <w:szCs w:val="28"/>
              </w:rPr>
              <w:t>0</w:t>
            </w:r>
            <w:r w:rsidRPr="00A63E7F">
              <w:rPr>
                <w:rFonts w:ascii="宋体" w:eastAsia="宋体" w:hAnsi="宋体" w:cs="宋体" w:hint="eastAsia"/>
                <w:szCs w:val="28"/>
              </w:rPr>
              <w:t>x0</w:t>
            </w:r>
            <w:r w:rsidRPr="00A63E7F">
              <w:rPr>
                <w:rFonts w:ascii="宋体" w:eastAsia="宋体" w:hAnsi="宋体" w:cs="宋体"/>
                <w:szCs w:val="28"/>
              </w:rPr>
              <w:t>3:</w:t>
            </w:r>
            <w:r w:rsidRPr="00A63E7F">
              <w:rPr>
                <w:rFonts w:ascii="宋体" w:eastAsia="宋体" w:hAnsi="宋体" w:cs="宋体" w:hint="eastAsia"/>
                <w:szCs w:val="28"/>
              </w:rPr>
              <w:t>日志服务器地址</w:t>
            </w:r>
          </w:p>
        </w:tc>
        <w:tc>
          <w:tcPr>
            <w:tcW w:w="1080" w:type="pct"/>
            <w:tcBorders>
              <w:top w:val="single" w:sz="4" w:space="0" w:color="000000"/>
              <w:left w:val="single" w:sz="4" w:space="0" w:color="000000"/>
              <w:bottom w:val="single" w:sz="4" w:space="0" w:color="000000"/>
              <w:right w:val="single" w:sz="4" w:space="0" w:color="000000"/>
            </w:tcBorders>
            <w:vAlign w:val="center"/>
          </w:tcPr>
          <w:p w14:paraId="6EB9286F" w14:textId="77777777" w:rsidR="00A63E7F" w:rsidRPr="00A63E7F" w:rsidRDefault="00A63E7F" w:rsidP="00A63E7F">
            <w:pPr>
              <w:tabs>
                <w:tab w:val="center" w:pos="1565"/>
              </w:tabs>
              <w:spacing w:after="0"/>
              <w:ind w:left="0" w:firstLine="0"/>
              <w:jc w:val="center"/>
              <w:rPr>
                <w:rFonts w:ascii="宋体" w:eastAsia="宋体" w:hAnsi="宋体" w:cs="Calibri"/>
                <w:szCs w:val="28"/>
              </w:rPr>
            </w:pPr>
          </w:p>
        </w:tc>
      </w:tr>
      <w:tr w:rsidR="00A63E7F" w:rsidRPr="006E2E0E" w14:paraId="4B9FB2F9" w14:textId="505120C9" w:rsidTr="00A63E7F">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B2B31E" w14:textId="77777777" w:rsidR="00A63E7F" w:rsidRPr="00A63E7F" w:rsidRDefault="00A63E7F" w:rsidP="00A63E7F">
            <w:pPr>
              <w:spacing w:after="0"/>
              <w:ind w:left="97" w:firstLine="0"/>
              <w:jc w:val="center"/>
              <w:rPr>
                <w:rFonts w:ascii="宋体" w:eastAsia="宋体" w:hAnsi="宋体"/>
                <w:szCs w:val="28"/>
              </w:rPr>
            </w:pPr>
            <w:r w:rsidRPr="00A63E7F">
              <w:rPr>
                <w:rFonts w:ascii="宋体" w:eastAsia="宋体" w:hAnsi="宋体" w:cs="Calibri"/>
                <w:szCs w:val="28"/>
              </w:rPr>
              <w:t>2</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8E77A4" w14:textId="77777777" w:rsidR="00A63E7F" w:rsidRPr="00A63E7F" w:rsidRDefault="00A63E7F" w:rsidP="00A63E7F">
            <w:pPr>
              <w:spacing w:after="0"/>
              <w:ind w:left="95" w:firstLine="0"/>
              <w:jc w:val="center"/>
              <w:rPr>
                <w:rFonts w:ascii="宋体" w:eastAsia="宋体" w:hAnsi="宋体"/>
                <w:szCs w:val="28"/>
              </w:rPr>
            </w:pPr>
            <w:r w:rsidRPr="00A63E7F">
              <w:rPr>
                <w:rFonts w:ascii="宋体" w:eastAsia="宋体" w:hAnsi="宋体" w:cs="宋体"/>
                <w:szCs w:val="28"/>
              </w:rPr>
              <w:t>地址长度</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909E15" w14:textId="0311C05E" w:rsidR="00A63E7F" w:rsidRPr="00A63E7F" w:rsidRDefault="00A63E7F" w:rsidP="00A63E7F">
            <w:pPr>
              <w:spacing w:after="0"/>
              <w:ind w:left="99" w:firstLine="0"/>
              <w:jc w:val="center"/>
              <w:rPr>
                <w:rFonts w:ascii="宋体" w:eastAsia="宋体" w:hAnsi="宋体"/>
                <w:szCs w:val="28"/>
              </w:rPr>
            </w:pPr>
            <w:r w:rsidRPr="00A63E7F">
              <w:rPr>
                <w:rFonts w:ascii="宋体" w:eastAsia="宋体" w:hAnsi="宋体" w:cs="Calibri"/>
                <w:szCs w:val="28"/>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0D3464" w14:textId="77777777" w:rsidR="00A63E7F" w:rsidRPr="00A63E7F" w:rsidRDefault="00A63E7F" w:rsidP="00A63E7F">
            <w:pPr>
              <w:spacing w:after="0"/>
              <w:ind w:left="0" w:firstLine="0"/>
              <w:jc w:val="center"/>
              <w:rPr>
                <w:rFonts w:ascii="宋体" w:eastAsia="宋体" w:hAnsi="宋体"/>
                <w:szCs w:val="28"/>
              </w:rPr>
            </w:pPr>
            <w:r w:rsidRPr="00A63E7F">
              <w:rPr>
                <w:rFonts w:ascii="宋体" w:eastAsia="宋体" w:hAnsi="宋体" w:cs="宋体"/>
                <w:szCs w:val="28"/>
              </w:rPr>
              <w:t>长度</w:t>
            </w:r>
          </w:p>
        </w:tc>
        <w:tc>
          <w:tcPr>
            <w:tcW w:w="1080" w:type="pct"/>
            <w:tcBorders>
              <w:top w:val="single" w:sz="4" w:space="0" w:color="000000"/>
              <w:left w:val="single" w:sz="4" w:space="0" w:color="000000"/>
              <w:bottom w:val="single" w:sz="4" w:space="0" w:color="000000"/>
              <w:right w:val="single" w:sz="4" w:space="0" w:color="000000"/>
            </w:tcBorders>
            <w:vAlign w:val="center"/>
          </w:tcPr>
          <w:p w14:paraId="53639F9A" w14:textId="77777777" w:rsidR="00A63E7F" w:rsidRPr="00A63E7F" w:rsidRDefault="00A63E7F" w:rsidP="00A63E7F">
            <w:pPr>
              <w:spacing w:after="0"/>
              <w:ind w:left="0" w:firstLine="0"/>
              <w:jc w:val="center"/>
              <w:rPr>
                <w:rFonts w:ascii="宋体" w:eastAsia="宋体" w:hAnsi="宋体" w:cs="宋体"/>
                <w:szCs w:val="28"/>
              </w:rPr>
            </w:pPr>
          </w:p>
        </w:tc>
      </w:tr>
      <w:tr w:rsidR="00A63E7F" w:rsidRPr="006E2E0E" w14:paraId="2A3E179E" w14:textId="2FEEB5F5" w:rsidTr="00A63E7F">
        <w:trPr>
          <w:trHeight w:val="646"/>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A1E1B5" w14:textId="77777777" w:rsidR="00A63E7F" w:rsidRPr="00A63E7F" w:rsidRDefault="00A63E7F" w:rsidP="00A63E7F">
            <w:pPr>
              <w:spacing w:after="0"/>
              <w:ind w:left="97" w:firstLine="0"/>
              <w:jc w:val="center"/>
              <w:rPr>
                <w:rFonts w:ascii="宋体" w:eastAsia="宋体" w:hAnsi="宋体"/>
                <w:szCs w:val="28"/>
              </w:rPr>
            </w:pPr>
            <w:r w:rsidRPr="00A63E7F">
              <w:rPr>
                <w:rFonts w:ascii="宋体" w:eastAsia="宋体" w:hAnsi="宋体" w:cs="Calibri"/>
                <w:szCs w:val="28"/>
              </w:rPr>
              <w:t>3</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5CC223" w14:textId="77777777" w:rsidR="00A63E7F" w:rsidRPr="00A63E7F" w:rsidRDefault="00A63E7F" w:rsidP="00A63E7F">
            <w:pPr>
              <w:spacing w:after="0"/>
              <w:ind w:left="95" w:firstLine="0"/>
              <w:jc w:val="center"/>
              <w:rPr>
                <w:rFonts w:ascii="宋体" w:eastAsia="宋体" w:hAnsi="宋体"/>
                <w:szCs w:val="28"/>
              </w:rPr>
            </w:pPr>
            <w:r w:rsidRPr="00A63E7F">
              <w:rPr>
                <w:rFonts w:ascii="宋体" w:eastAsia="宋体" w:hAnsi="宋体" w:cs="宋体"/>
                <w:szCs w:val="28"/>
              </w:rPr>
              <w:t>地址</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9062F9" w14:textId="5B0D8906" w:rsidR="00A63E7F" w:rsidRPr="00A63E7F" w:rsidRDefault="00A63E7F" w:rsidP="00A63E7F">
            <w:pPr>
              <w:spacing w:after="0"/>
              <w:ind w:left="97" w:firstLine="0"/>
              <w:jc w:val="center"/>
              <w:rPr>
                <w:rFonts w:ascii="宋体" w:eastAsia="宋体" w:hAnsi="宋体"/>
                <w:szCs w:val="28"/>
              </w:rPr>
            </w:pPr>
            <w:r w:rsidRPr="00A63E7F">
              <w:rPr>
                <w:rFonts w:ascii="宋体" w:eastAsia="宋体" w:hAnsi="宋体" w:cs="Calibri"/>
                <w:szCs w:val="28"/>
              </w:rPr>
              <w:t>N</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31D562" w14:textId="77777777" w:rsidR="00A63E7F" w:rsidRPr="00A63E7F" w:rsidRDefault="00A63E7F" w:rsidP="00A63E7F">
            <w:pPr>
              <w:spacing w:after="88"/>
              <w:ind w:left="0" w:firstLine="0"/>
              <w:jc w:val="both"/>
              <w:rPr>
                <w:rFonts w:ascii="宋体" w:eastAsia="宋体" w:hAnsi="宋体"/>
                <w:szCs w:val="28"/>
              </w:rPr>
            </w:pPr>
            <w:r w:rsidRPr="00A63E7F">
              <w:rPr>
                <w:rFonts w:ascii="宋体" w:eastAsia="宋体" w:hAnsi="宋体" w:cs="Calibri"/>
                <w:szCs w:val="28"/>
              </w:rPr>
              <w:t xml:space="preserve">ASCII </w:t>
            </w:r>
            <w:r w:rsidRPr="00A63E7F">
              <w:rPr>
                <w:rFonts w:ascii="宋体" w:eastAsia="宋体" w:hAnsi="宋体" w:cs="宋体"/>
                <w:szCs w:val="28"/>
              </w:rPr>
              <w:t>码：</w:t>
            </w:r>
          </w:p>
          <w:p w14:paraId="748C3642" w14:textId="77777777" w:rsidR="00A63E7F" w:rsidRDefault="00A63E7F" w:rsidP="00A63E7F">
            <w:pPr>
              <w:tabs>
                <w:tab w:val="center" w:pos="2769"/>
              </w:tabs>
              <w:spacing w:after="0"/>
              <w:ind w:left="0" w:firstLine="0"/>
              <w:jc w:val="both"/>
              <w:rPr>
                <w:rFonts w:ascii="宋体" w:eastAsia="宋体" w:hAnsi="宋体" w:cs="宋体"/>
                <w:szCs w:val="28"/>
              </w:rPr>
            </w:pPr>
            <w:r w:rsidRPr="00A63E7F">
              <w:rPr>
                <w:rFonts w:ascii="宋体" w:eastAsia="宋体" w:hAnsi="宋体" w:cs="宋体"/>
                <w:szCs w:val="28"/>
              </w:rPr>
              <w:t>例如</w:t>
            </w:r>
            <w:r>
              <w:rPr>
                <w:rFonts w:ascii="宋体" w:eastAsia="宋体" w:hAnsi="宋体" w:cs="宋体" w:hint="eastAsia"/>
                <w:szCs w:val="28"/>
              </w:rPr>
              <w:t>：</w:t>
            </w:r>
          </w:p>
          <w:p w14:paraId="30EC8959" w14:textId="314E91D6" w:rsidR="00A63E7F" w:rsidRDefault="00A63E7F" w:rsidP="00A63E7F">
            <w:pPr>
              <w:tabs>
                <w:tab w:val="center" w:pos="2769"/>
              </w:tabs>
              <w:spacing w:after="0"/>
              <w:ind w:left="0" w:firstLine="0"/>
              <w:jc w:val="both"/>
              <w:rPr>
                <w:rFonts w:ascii="宋体" w:eastAsia="宋体" w:hAnsi="宋体" w:cs="Calibri"/>
                <w:szCs w:val="28"/>
              </w:rPr>
            </w:pPr>
            <w:r w:rsidRPr="00A63E7F">
              <w:rPr>
                <w:rFonts w:ascii="宋体" w:eastAsia="宋体" w:hAnsi="宋体" w:cs="宋体"/>
                <w:szCs w:val="28"/>
              </w:rPr>
              <w:t>域名：</w:t>
            </w:r>
            <w:r w:rsidRPr="00A63E7F">
              <w:rPr>
                <w:rFonts w:ascii="宋体" w:eastAsia="宋体" w:hAnsi="宋体" w:cs="Calibri"/>
                <w:szCs w:val="28"/>
              </w:rPr>
              <w:t>ybycjh.com</w:t>
            </w:r>
            <w:r w:rsidRPr="00A63E7F">
              <w:rPr>
                <w:rFonts w:ascii="宋体" w:eastAsia="宋体" w:hAnsi="宋体" w:cs="Calibri"/>
                <w:szCs w:val="28"/>
              </w:rPr>
              <w:tab/>
            </w:r>
          </w:p>
          <w:p w14:paraId="7AD3CBCB" w14:textId="3B3D121C" w:rsidR="00A63E7F" w:rsidRPr="00A63E7F" w:rsidRDefault="00A63E7F" w:rsidP="00A63E7F">
            <w:pPr>
              <w:tabs>
                <w:tab w:val="center" w:pos="2769"/>
              </w:tabs>
              <w:spacing w:after="0"/>
              <w:ind w:left="0" w:firstLine="0"/>
              <w:jc w:val="both"/>
              <w:rPr>
                <w:rFonts w:ascii="宋体" w:eastAsia="宋体" w:hAnsi="宋体"/>
                <w:szCs w:val="28"/>
              </w:rPr>
            </w:pPr>
            <w:r w:rsidRPr="00A63E7F">
              <w:rPr>
                <w:rFonts w:ascii="宋体" w:eastAsia="宋体" w:hAnsi="宋体" w:cs="Calibri"/>
                <w:szCs w:val="28"/>
              </w:rPr>
              <w:t>IP</w:t>
            </w:r>
            <w:r w:rsidRPr="00A63E7F">
              <w:rPr>
                <w:rFonts w:ascii="宋体" w:eastAsia="宋体" w:hAnsi="宋体" w:cs="宋体"/>
                <w:szCs w:val="28"/>
              </w:rPr>
              <w:t>：</w:t>
            </w:r>
            <w:r w:rsidRPr="00A63E7F">
              <w:rPr>
                <w:rFonts w:ascii="宋体" w:eastAsia="宋体" w:hAnsi="宋体" w:cs="Calibri"/>
                <w:szCs w:val="28"/>
              </w:rPr>
              <w:t>192.168.1.1</w:t>
            </w:r>
          </w:p>
        </w:tc>
        <w:tc>
          <w:tcPr>
            <w:tcW w:w="1080" w:type="pct"/>
            <w:tcBorders>
              <w:top w:val="single" w:sz="4" w:space="0" w:color="000000"/>
              <w:left w:val="single" w:sz="4" w:space="0" w:color="000000"/>
              <w:bottom w:val="single" w:sz="4" w:space="0" w:color="000000"/>
              <w:right w:val="single" w:sz="4" w:space="0" w:color="000000"/>
            </w:tcBorders>
            <w:vAlign w:val="center"/>
          </w:tcPr>
          <w:p w14:paraId="73C737C4" w14:textId="77777777" w:rsidR="00A63E7F" w:rsidRPr="00A63E7F" w:rsidRDefault="00A63E7F" w:rsidP="00A63E7F">
            <w:pPr>
              <w:spacing w:after="88"/>
              <w:ind w:left="0" w:firstLine="0"/>
              <w:jc w:val="center"/>
              <w:rPr>
                <w:rFonts w:ascii="宋体" w:eastAsia="宋体" w:hAnsi="宋体" w:cs="Calibri"/>
                <w:szCs w:val="28"/>
              </w:rPr>
            </w:pPr>
          </w:p>
        </w:tc>
      </w:tr>
      <w:tr w:rsidR="00A63E7F" w:rsidRPr="006E2E0E" w14:paraId="142F957B" w14:textId="3CB34A26" w:rsidTr="00A63E7F">
        <w:trPr>
          <w:trHeight w:val="401"/>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B1CDF64" w14:textId="77777777" w:rsidR="00A63E7F" w:rsidRPr="00A63E7F" w:rsidRDefault="00A63E7F" w:rsidP="00A63E7F">
            <w:pPr>
              <w:spacing w:after="0"/>
              <w:ind w:left="97" w:firstLine="0"/>
              <w:jc w:val="center"/>
              <w:rPr>
                <w:rFonts w:ascii="宋体" w:eastAsia="宋体" w:hAnsi="宋体"/>
                <w:szCs w:val="28"/>
              </w:rPr>
            </w:pPr>
            <w:r w:rsidRPr="00A63E7F">
              <w:rPr>
                <w:rFonts w:ascii="宋体" w:eastAsia="宋体" w:hAnsi="宋体" w:cs="Calibri"/>
                <w:szCs w:val="28"/>
              </w:rPr>
              <w:t>4</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B2D4C0" w14:textId="77777777" w:rsidR="00A63E7F" w:rsidRPr="00A63E7F" w:rsidRDefault="00A63E7F" w:rsidP="00A63E7F">
            <w:pPr>
              <w:spacing w:after="0"/>
              <w:ind w:left="98" w:firstLine="0"/>
              <w:jc w:val="center"/>
              <w:rPr>
                <w:rFonts w:ascii="宋体" w:eastAsia="宋体" w:hAnsi="宋体"/>
                <w:szCs w:val="28"/>
              </w:rPr>
            </w:pPr>
            <w:r w:rsidRPr="00A63E7F">
              <w:rPr>
                <w:rFonts w:ascii="宋体" w:eastAsia="宋体" w:hAnsi="宋体" w:cs="宋体"/>
                <w:szCs w:val="28"/>
              </w:rPr>
              <w:t>端口号</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987FED" w14:textId="2E3D8361" w:rsidR="00A63E7F" w:rsidRPr="00A63E7F" w:rsidRDefault="00A63E7F" w:rsidP="00A63E7F">
            <w:pPr>
              <w:spacing w:after="0"/>
              <w:ind w:left="99" w:firstLine="0"/>
              <w:jc w:val="center"/>
              <w:rPr>
                <w:rFonts w:ascii="宋体" w:eastAsia="宋体" w:hAnsi="宋体"/>
                <w:szCs w:val="28"/>
              </w:rPr>
            </w:pPr>
            <w:r w:rsidRPr="00A63E7F">
              <w:rPr>
                <w:rFonts w:ascii="宋体" w:eastAsia="宋体" w:hAnsi="宋体" w:cs="Calibri"/>
                <w:szCs w:val="28"/>
              </w:rPr>
              <w:t>2</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706717" w14:textId="77777777" w:rsidR="00A63E7F" w:rsidRPr="00A63E7F" w:rsidRDefault="00A63E7F" w:rsidP="00A63E7F">
            <w:pPr>
              <w:spacing w:after="160"/>
              <w:ind w:left="0" w:firstLine="0"/>
              <w:jc w:val="center"/>
              <w:rPr>
                <w:rFonts w:ascii="宋体" w:eastAsia="宋体" w:hAnsi="宋体"/>
                <w:szCs w:val="28"/>
              </w:rPr>
            </w:pPr>
          </w:p>
        </w:tc>
        <w:tc>
          <w:tcPr>
            <w:tcW w:w="1080" w:type="pct"/>
            <w:tcBorders>
              <w:top w:val="single" w:sz="4" w:space="0" w:color="000000"/>
              <w:left w:val="single" w:sz="4" w:space="0" w:color="000000"/>
              <w:bottom w:val="single" w:sz="4" w:space="0" w:color="000000"/>
              <w:right w:val="single" w:sz="4" w:space="0" w:color="000000"/>
            </w:tcBorders>
            <w:vAlign w:val="center"/>
          </w:tcPr>
          <w:p w14:paraId="453055AB" w14:textId="77777777" w:rsidR="00A63E7F" w:rsidRPr="00A63E7F" w:rsidRDefault="00A63E7F" w:rsidP="00A63E7F">
            <w:pPr>
              <w:spacing w:after="160"/>
              <w:ind w:left="0" w:firstLine="0"/>
              <w:jc w:val="center"/>
              <w:rPr>
                <w:rFonts w:ascii="宋体" w:eastAsia="宋体" w:hAnsi="宋体"/>
                <w:szCs w:val="28"/>
              </w:rPr>
            </w:pPr>
          </w:p>
        </w:tc>
      </w:tr>
    </w:tbl>
    <w:p w14:paraId="4BE4AB85" w14:textId="1D9CFAC6" w:rsidR="00A63E7F" w:rsidRPr="00A63E7F" w:rsidRDefault="00A63E7F" w:rsidP="00A63E7F">
      <w:pPr>
        <w:spacing w:beforeLines="50" w:before="120" w:after="0" w:line="240" w:lineRule="auto"/>
        <w:ind w:left="0" w:firstLine="0"/>
        <w:jc w:val="center"/>
        <w:rPr>
          <w:rFonts w:ascii="宋体" w:eastAsia="宋体" w:hAnsi="宋体"/>
        </w:rPr>
      </w:pPr>
      <w:r w:rsidRPr="00A63E7F">
        <w:rPr>
          <w:rFonts w:ascii="宋体" w:eastAsia="宋体" w:hAnsi="宋体" w:hint="eastAsia"/>
        </w:rPr>
        <w:t>表3</w:t>
      </w:r>
      <w:r w:rsidRPr="00A63E7F">
        <w:rPr>
          <w:rFonts w:ascii="宋体" w:eastAsia="宋体" w:hAnsi="宋体"/>
        </w:rPr>
        <w:t xml:space="preserve">-32 </w:t>
      </w:r>
      <w:r w:rsidRPr="00A63E7F">
        <w:rPr>
          <w:rFonts w:ascii="宋体" w:eastAsia="宋体" w:hAnsi="宋体" w:hint="eastAsia"/>
        </w:rPr>
        <w:t>终端应答</w:t>
      </w:r>
      <w:r w:rsidRPr="00A63E7F">
        <w:rPr>
          <w:rFonts w:ascii="宋体" w:eastAsia="宋体" w:hAnsi="宋体"/>
        </w:rPr>
        <w:t>—0</w:t>
      </w:r>
      <w:r w:rsidRPr="00A63E7F">
        <w:rPr>
          <w:rFonts w:ascii="宋体" w:eastAsia="宋体" w:hAnsi="宋体" w:hint="eastAsia"/>
        </w:rPr>
        <w:t>x</w:t>
      </w:r>
      <w:r w:rsidRPr="00A63E7F">
        <w:rPr>
          <w:rFonts w:ascii="宋体" w:eastAsia="宋体" w:hAnsi="宋体"/>
        </w:rPr>
        <w:t>b4</w:t>
      </w:r>
    </w:p>
    <w:tbl>
      <w:tblPr>
        <w:tblW w:w="5000" w:type="pct"/>
        <w:tblCellMar>
          <w:top w:w="87" w:type="dxa"/>
          <w:left w:w="107" w:type="dxa"/>
          <w:right w:w="205" w:type="dxa"/>
        </w:tblCellMar>
        <w:tblLook w:val="0000" w:firstRow="0" w:lastRow="0" w:firstColumn="0" w:lastColumn="0" w:noHBand="0" w:noVBand="0"/>
      </w:tblPr>
      <w:tblGrid>
        <w:gridCol w:w="848"/>
        <w:gridCol w:w="1700"/>
        <w:gridCol w:w="1700"/>
        <w:gridCol w:w="2412"/>
        <w:gridCol w:w="1833"/>
      </w:tblGrid>
      <w:tr w:rsidR="002D74BC" w:rsidRPr="006E2E0E" w14:paraId="48CEE34B" w14:textId="17381CF3" w:rsidTr="00AB3AC5">
        <w:trPr>
          <w:trHeight w:val="492"/>
        </w:trPr>
        <w:tc>
          <w:tcPr>
            <w:tcW w:w="49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4868AF6" w14:textId="6D4680B1" w:rsidR="00A63E7F" w:rsidRPr="006E2E0E" w:rsidRDefault="00A63E7F" w:rsidP="00A63E7F">
            <w:pPr>
              <w:spacing w:after="0"/>
              <w:ind w:left="97" w:firstLine="0"/>
              <w:jc w:val="center"/>
              <w:rPr>
                <w:rFonts w:ascii="宋体" w:eastAsia="宋体" w:hAnsi="宋体" w:cs="Calibri"/>
                <w:sz w:val="18"/>
              </w:rPr>
            </w:pPr>
            <w:r w:rsidRPr="006E2E0E">
              <w:rPr>
                <w:rFonts w:ascii="宋体" w:eastAsia="宋体" w:hAnsi="宋体" w:cs="宋体"/>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88DE5A6" w14:textId="44C3EFF3" w:rsidR="00A63E7F" w:rsidRPr="006E2E0E" w:rsidRDefault="00A63E7F" w:rsidP="00A63E7F">
            <w:pPr>
              <w:spacing w:after="0"/>
              <w:ind w:left="95" w:firstLine="0"/>
              <w:jc w:val="center"/>
              <w:rPr>
                <w:rFonts w:ascii="宋体" w:eastAsia="宋体" w:hAnsi="宋体" w:cs="宋体"/>
                <w:sz w:val="18"/>
              </w:rPr>
            </w:pPr>
            <w:r w:rsidRPr="006E2E0E">
              <w:rPr>
                <w:rFonts w:ascii="宋体" w:eastAsia="宋体" w:hAnsi="宋体" w:cs="宋体"/>
              </w:rPr>
              <w:t>字段定义</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6AFC276" w14:textId="2BD91B9D" w:rsidR="00A63E7F" w:rsidRPr="006E2E0E" w:rsidRDefault="00A63E7F" w:rsidP="00A63E7F">
            <w:pPr>
              <w:spacing w:after="0"/>
              <w:ind w:left="99" w:firstLine="0"/>
              <w:jc w:val="center"/>
              <w:rPr>
                <w:rFonts w:ascii="宋体" w:eastAsia="宋体" w:hAnsi="宋体" w:cs="Calibri"/>
                <w:sz w:val="18"/>
              </w:rPr>
            </w:pPr>
            <w:r w:rsidRPr="00A63E7F">
              <w:rPr>
                <w:rFonts w:ascii="宋体" w:eastAsia="宋体" w:hAnsi="宋体" w:cs="宋体" w:hint="eastAsia"/>
              </w:rPr>
              <w:t>长度（字</w:t>
            </w:r>
            <w:r>
              <w:rPr>
                <w:rFonts w:ascii="宋体" w:eastAsia="宋体" w:hAnsi="宋体" w:cs="宋体" w:hint="eastAsia"/>
              </w:rPr>
              <w:t>节</w:t>
            </w:r>
            <w:r w:rsidRPr="00A63E7F">
              <w:rPr>
                <w:rFonts w:ascii="宋体" w:eastAsia="宋体" w:hAnsi="宋体" w:cs="宋体" w:hint="eastAsia"/>
              </w:rPr>
              <w:t>）</w:t>
            </w:r>
          </w:p>
        </w:tc>
        <w:tc>
          <w:tcPr>
            <w:tcW w:w="142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FC3E256" w14:textId="430523D0" w:rsidR="00A63E7F" w:rsidRPr="006E2E0E" w:rsidRDefault="00A63E7F" w:rsidP="00A63E7F">
            <w:pPr>
              <w:spacing w:after="0"/>
              <w:ind w:left="97" w:firstLine="0"/>
              <w:jc w:val="center"/>
              <w:rPr>
                <w:rFonts w:ascii="宋体" w:eastAsia="宋体" w:hAnsi="宋体" w:cs="Calibri"/>
                <w:sz w:val="18"/>
              </w:rPr>
            </w:pPr>
            <w:r w:rsidRPr="006E2E0E">
              <w:rPr>
                <w:rFonts w:ascii="宋体" w:eastAsia="宋体" w:hAnsi="宋体" w:cs="宋体"/>
              </w:rPr>
              <w:t>参数说明</w:t>
            </w:r>
          </w:p>
        </w:tc>
        <w:tc>
          <w:tcPr>
            <w:tcW w:w="108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EBB46FB" w14:textId="6CA34F90" w:rsidR="00A63E7F" w:rsidRPr="00A63E7F" w:rsidRDefault="00A63E7F" w:rsidP="00A63E7F">
            <w:pPr>
              <w:spacing w:after="0"/>
              <w:ind w:left="97" w:firstLine="0"/>
              <w:jc w:val="center"/>
              <w:rPr>
                <w:rFonts w:ascii="宋体" w:eastAsia="宋体" w:hAnsi="宋体" w:cs="Calibri"/>
                <w:szCs w:val="28"/>
              </w:rPr>
            </w:pPr>
            <w:r w:rsidRPr="00A63E7F">
              <w:rPr>
                <w:rFonts w:ascii="宋体" w:eastAsia="宋体" w:hAnsi="宋体" w:cs="Calibri" w:hint="eastAsia"/>
                <w:szCs w:val="28"/>
              </w:rPr>
              <w:t>备注</w:t>
            </w:r>
          </w:p>
        </w:tc>
      </w:tr>
      <w:tr w:rsidR="00A63E7F" w:rsidRPr="006E2E0E" w14:paraId="0199E6B7" w14:textId="519EE792" w:rsidTr="00AB3AC5">
        <w:trPr>
          <w:trHeight w:val="492"/>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03769D" w14:textId="77777777" w:rsidR="00A63E7F" w:rsidRPr="00A63E7F" w:rsidRDefault="00A63E7F" w:rsidP="006E2E0E">
            <w:pPr>
              <w:spacing w:after="0"/>
              <w:ind w:left="97" w:firstLine="0"/>
              <w:jc w:val="center"/>
              <w:rPr>
                <w:rFonts w:ascii="宋体" w:eastAsia="宋体" w:hAnsi="宋体"/>
                <w:szCs w:val="28"/>
              </w:rPr>
            </w:pPr>
            <w:r w:rsidRPr="00A63E7F">
              <w:rPr>
                <w:rFonts w:ascii="宋体" w:eastAsia="宋体" w:hAnsi="宋体" w:cs="Calibri"/>
                <w:szCs w:val="28"/>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EA0FE4" w14:textId="77777777" w:rsidR="00A63E7F" w:rsidRPr="00A63E7F" w:rsidRDefault="00A63E7F" w:rsidP="006E2E0E">
            <w:pPr>
              <w:spacing w:after="0"/>
              <w:ind w:left="95" w:firstLine="0"/>
              <w:jc w:val="center"/>
              <w:rPr>
                <w:rFonts w:ascii="宋体" w:eastAsia="宋体" w:hAnsi="宋体"/>
                <w:szCs w:val="28"/>
              </w:rPr>
            </w:pPr>
            <w:r w:rsidRPr="00A63E7F">
              <w:rPr>
                <w:rFonts w:ascii="宋体" w:eastAsia="宋体" w:hAnsi="宋体" w:cs="宋体"/>
                <w:szCs w:val="28"/>
              </w:rPr>
              <w:t>执行结果</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709A22" w14:textId="08E5E267" w:rsidR="00A63E7F" w:rsidRPr="00A63E7F" w:rsidRDefault="00A63E7F" w:rsidP="006E2E0E">
            <w:pPr>
              <w:spacing w:after="0"/>
              <w:ind w:left="99" w:firstLine="0"/>
              <w:jc w:val="center"/>
              <w:rPr>
                <w:rFonts w:ascii="宋体" w:eastAsia="宋体" w:hAnsi="宋体"/>
                <w:szCs w:val="28"/>
              </w:rPr>
            </w:pPr>
            <w:r w:rsidRPr="00A63E7F">
              <w:rPr>
                <w:rFonts w:ascii="宋体" w:eastAsia="宋体" w:hAnsi="宋体" w:cs="Calibri"/>
                <w:szCs w:val="28"/>
              </w:rPr>
              <w:t>1</w:t>
            </w:r>
          </w:p>
        </w:tc>
        <w:tc>
          <w:tcPr>
            <w:tcW w:w="14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7322BD4" w14:textId="77777777" w:rsidR="00A63E7F" w:rsidRDefault="00A63E7F" w:rsidP="00A63E7F">
            <w:pPr>
              <w:spacing w:after="0"/>
              <w:ind w:left="97" w:firstLine="0"/>
              <w:jc w:val="both"/>
              <w:rPr>
                <w:rFonts w:ascii="宋体" w:eastAsia="宋体" w:hAnsi="宋体" w:cs="宋体"/>
                <w:szCs w:val="28"/>
              </w:rPr>
            </w:pPr>
            <w:r w:rsidRPr="00A63E7F">
              <w:rPr>
                <w:rFonts w:ascii="宋体" w:eastAsia="宋体" w:hAnsi="宋体" w:cs="Calibri"/>
                <w:szCs w:val="28"/>
              </w:rPr>
              <w:t>0x00</w:t>
            </w:r>
            <w:r w:rsidRPr="00A63E7F">
              <w:rPr>
                <w:rFonts w:ascii="宋体" w:eastAsia="宋体" w:hAnsi="宋体" w:cs="宋体"/>
                <w:szCs w:val="28"/>
              </w:rPr>
              <w:t xml:space="preserve">：成功 </w:t>
            </w:r>
          </w:p>
          <w:p w14:paraId="43D5F161" w14:textId="3E4E918A" w:rsidR="00A63E7F" w:rsidRPr="00A63E7F" w:rsidRDefault="00A63E7F" w:rsidP="00A63E7F">
            <w:pPr>
              <w:spacing w:after="0"/>
              <w:ind w:left="97" w:firstLine="0"/>
              <w:jc w:val="both"/>
              <w:rPr>
                <w:rFonts w:ascii="宋体" w:eastAsia="宋体" w:hAnsi="宋体"/>
                <w:szCs w:val="28"/>
              </w:rPr>
            </w:pPr>
            <w:r w:rsidRPr="00A63E7F">
              <w:rPr>
                <w:rFonts w:ascii="宋体" w:eastAsia="宋体" w:hAnsi="宋体" w:cs="Calibri"/>
                <w:szCs w:val="28"/>
              </w:rPr>
              <w:t>0x01</w:t>
            </w:r>
            <w:r w:rsidRPr="00A63E7F">
              <w:rPr>
                <w:rFonts w:ascii="宋体" w:eastAsia="宋体" w:hAnsi="宋体" w:cs="宋体"/>
                <w:szCs w:val="28"/>
              </w:rPr>
              <w:t>：失败</w:t>
            </w:r>
          </w:p>
        </w:tc>
        <w:tc>
          <w:tcPr>
            <w:tcW w:w="1080" w:type="pct"/>
            <w:tcBorders>
              <w:top w:val="single" w:sz="4" w:space="0" w:color="000000"/>
              <w:left w:val="single" w:sz="4" w:space="0" w:color="000000"/>
              <w:bottom w:val="single" w:sz="4" w:space="0" w:color="000000"/>
              <w:right w:val="single" w:sz="4" w:space="0" w:color="000000"/>
            </w:tcBorders>
          </w:tcPr>
          <w:p w14:paraId="5826A474" w14:textId="77777777" w:rsidR="00A63E7F" w:rsidRPr="006E2E0E" w:rsidRDefault="00A63E7F" w:rsidP="006E2E0E">
            <w:pPr>
              <w:spacing w:after="0"/>
              <w:ind w:left="97" w:firstLine="0"/>
              <w:jc w:val="center"/>
              <w:rPr>
                <w:rFonts w:ascii="宋体" w:eastAsia="宋体" w:hAnsi="宋体" w:cs="Calibri"/>
                <w:sz w:val="18"/>
              </w:rPr>
            </w:pPr>
          </w:p>
        </w:tc>
      </w:tr>
    </w:tbl>
    <w:p w14:paraId="33BE650C" w14:textId="2F18E2E3" w:rsidR="00AB3AC5" w:rsidRDefault="00AB3AC5" w:rsidP="00AB3AC5">
      <w:pPr>
        <w:pStyle w:val="2"/>
        <w:numPr>
          <w:ilvl w:val="2"/>
          <w:numId w:val="4"/>
        </w:numPr>
        <w:spacing w:beforeLines="100" w:before="240" w:afterLines="100" w:after="240" w:line="240" w:lineRule="auto"/>
        <w:rPr>
          <w:rFonts w:ascii="黑体" w:eastAsia="黑体" w:hAnsi="黑体"/>
          <w:b w:val="0"/>
          <w:sz w:val="21"/>
          <w:szCs w:val="21"/>
        </w:rPr>
      </w:pPr>
      <w:bookmarkStart w:id="932" w:name="_Toc118125472"/>
      <w:bookmarkStart w:id="933" w:name="_Toc119050754"/>
      <w:r w:rsidRPr="008B7164">
        <w:rPr>
          <w:rFonts w:ascii="黑体" w:eastAsia="黑体" w:hAnsi="黑体"/>
          <w:b w:val="0"/>
          <w:sz w:val="21"/>
          <w:szCs w:val="21"/>
        </w:rPr>
        <w:t>车辆控制（0x</w:t>
      </w:r>
      <w:r>
        <w:rPr>
          <w:rFonts w:ascii="黑体" w:eastAsia="黑体" w:hAnsi="黑体"/>
          <w:b w:val="0"/>
          <w:sz w:val="21"/>
          <w:szCs w:val="21"/>
        </w:rPr>
        <w:t>1</w:t>
      </w:r>
      <w:r w:rsidRPr="008B7164">
        <w:rPr>
          <w:rFonts w:ascii="黑体" w:eastAsia="黑体" w:hAnsi="黑体"/>
          <w:b w:val="0"/>
          <w:sz w:val="21"/>
          <w:szCs w:val="21"/>
        </w:rPr>
        <w:t>5）</w:t>
      </w:r>
    </w:p>
    <w:p w14:paraId="5EE84F07" w14:textId="77777777" w:rsidR="00AB3AC5" w:rsidRPr="00AB3AC5" w:rsidRDefault="00AB3AC5" w:rsidP="00AB3AC5">
      <w:pPr>
        <w:spacing w:after="0" w:line="400" w:lineRule="exact"/>
        <w:ind w:left="0" w:firstLineChars="200" w:firstLine="420"/>
        <w:rPr>
          <w:rFonts w:ascii="宋体" w:eastAsia="宋体" w:hAnsi="宋体" w:cs="宋体"/>
        </w:rPr>
      </w:pPr>
      <w:r w:rsidRPr="00AB3AC5">
        <w:rPr>
          <w:rFonts w:ascii="宋体" w:eastAsia="宋体" w:hAnsi="宋体" w:cs="宋体" w:hint="eastAsia"/>
        </w:rPr>
        <w:t>说明：</w:t>
      </w:r>
    </w:p>
    <w:p w14:paraId="112CA766" w14:textId="77777777" w:rsidR="00AB3AC5" w:rsidRPr="00AB3AC5" w:rsidRDefault="00AB3AC5" w:rsidP="00AB3AC5">
      <w:pPr>
        <w:spacing w:after="0" w:line="400" w:lineRule="exact"/>
        <w:ind w:left="0" w:firstLineChars="200" w:firstLine="420"/>
        <w:rPr>
          <w:rFonts w:ascii="宋体" w:eastAsia="宋体" w:hAnsi="宋体" w:cs="宋体"/>
        </w:rPr>
      </w:pPr>
      <w:r w:rsidRPr="00AB3AC5">
        <w:rPr>
          <w:rFonts w:ascii="宋体" w:eastAsia="宋体" w:hAnsi="宋体" w:cs="宋体" w:hint="eastAsia"/>
        </w:rPr>
        <w:t>不给动力：下一次</w:t>
      </w:r>
      <w:r w:rsidRPr="00AB3AC5">
        <w:rPr>
          <w:rFonts w:ascii="宋体" w:eastAsia="宋体" w:hAnsi="宋体" w:cs="宋体"/>
        </w:rPr>
        <w:t xml:space="preserve"> Acc on </w:t>
      </w:r>
      <w:r w:rsidRPr="00AB3AC5">
        <w:rPr>
          <w:rFonts w:ascii="宋体" w:eastAsia="宋体" w:hAnsi="宋体" w:cs="宋体" w:hint="eastAsia"/>
        </w:rPr>
        <w:t>的时候生效。期间如果有正常租车，运维，开启动力接口，则清除掉此状态并给动力。</w:t>
      </w:r>
    </w:p>
    <w:p w14:paraId="68C4EC50" w14:textId="717017A8" w:rsidR="00AB3AC5" w:rsidRPr="00AB3AC5" w:rsidRDefault="00AB3AC5" w:rsidP="00AB3AC5">
      <w:pPr>
        <w:spacing w:after="0" w:line="400" w:lineRule="exact"/>
        <w:ind w:left="0" w:firstLineChars="200" w:firstLine="420"/>
        <w:rPr>
          <w:rFonts w:ascii="宋体" w:eastAsia="宋体" w:hAnsi="宋体" w:cs="宋体"/>
        </w:rPr>
      </w:pPr>
      <w:r w:rsidRPr="00AB3AC5">
        <w:rPr>
          <w:rFonts w:ascii="宋体" w:eastAsia="宋体" w:hAnsi="宋体" w:cs="宋体" w:hint="eastAsia"/>
        </w:rPr>
        <w:lastRenderedPageBreak/>
        <w:t>开启动力：直接生效，亏电，空闲，故障，都应该生效。之后可以通过结束运维，还车，不给动力接口后断开动力。</w:t>
      </w:r>
    </w:p>
    <w:p w14:paraId="2A375E8B" w14:textId="4E4998EB" w:rsidR="00AB3AC5" w:rsidRDefault="00AB3AC5" w:rsidP="00AB3AC5">
      <w:pPr>
        <w:spacing w:beforeLines="50" w:before="120" w:after="0" w:line="240" w:lineRule="auto"/>
        <w:ind w:left="0" w:firstLine="0"/>
        <w:jc w:val="center"/>
        <w:rPr>
          <w:rFonts w:ascii="宋体" w:eastAsia="宋体" w:hAnsi="宋体"/>
        </w:rPr>
      </w:pPr>
      <w:r w:rsidRPr="008B7164">
        <w:rPr>
          <w:rFonts w:ascii="宋体" w:eastAsia="宋体" w:hAnsi="宋体" w:hint="eastAsia"/>
        </w:rPr>
        <w:t>表3</w:t>
      </w:r>
      <w:r w:rsidRPr="008B7164">
        <w:rPr>
          <w:rFonts w:ascii="宋体" w:eastAsia="宋体" w:hAnsi="宋体"/>
        </w:rPr>
        <w:t>-</w:t>
      </w:r>
      <w:r>
        <w:rPr>
          <w:rFonts w:ascii="宋体" w:eastAsia="宋体" w:hAnsi="宋体"/>
        </w:rPr>
        <w:t>25</w:t>
      </w:r>
      <w:r w:rsidRPr="008B7164">
        <w:rPr>
          <w:rFonts w:ascii="宋体" w:eastAsia="宋体" w:hAnsi="宋体"/>
        </w:rPr>
        <w:t xml:space="preserve"> </w:t>
      </w:r>
      <w:r>
        <w:rPr>
          <w:rFonts w:ascii="宋体" w:eastAsia="宋体" w:hAnsi="宋体" w:hint="eastAsia"/>
        </w:rPr>
        <w:t>平台下发</w:t>
      </w:r>
      <w:r w:rsidRPr="008B7164">
        <w:rPr>
          <w:rFonts w:ascii="宋体" w:eastAsia="宋体" w:hAnsi="宋体"/>
        </w:rPr>
        <w:t>—0</w:t>
      </w:r>
      <w:r w:rsidRPr="008B7164">
        <w:rPr>
          <w:rFonts w:ascii="宋体" w:eastAsia="宋体" w:hAnsi="宋体" w:hint="eastAsia"/>
        </w:rPr>
        <w:t>x</w:t>
      </w:r>
      <w:r>
        <w:rPr>
          <w:rFonts w:ascii="宋体" w:eastAsia="宋体" w:hAnsi="宋体"/>
        </w:rPr>
        <w:t>1</w:t>
      </w:r>
      <w:r w:rsidRPr="008B7164">
        <w:rPr>
          <w:rFonts w:ascii="宋体" w:eastAsia="宋体" w:hAnsi="宋体"/>
        </w:rPr>
        <w:t>5</w:t>
      </w:r>
    </w:p>
    <w:tbl>
      <w:tblPr>
        <w:tblW w:w="5000" w:type="pct"/>
        <w:tblCellMar>
          <w:top w:w="87" w:type="dxa"/>
          <w:left w:w="107" w:type="dxa"/>
          <w:right w:w="205" w:type="dxa"/>
        </w:tblCellMar>
        <w:tblLook w:val="0000" w:firstRow="0" w:lastRow="0" w:firstColumn="0" w:lastColumn="0" w:noHBand="0" w:noVBand="0"/>
      </w:tblPr>
      <w:tblGrid>
        <w:gridCol w:w="848"/>
        <w:gridCol w:w="1700"/>
        <w:gridCol w:w="1700"/>
        <w:gridCol w:w="2412"/>
        <w:gridCol w:w="1833"/>
      </w:tblGrid>
      <w:tr w:rsidR="00AB3AC5" w:rsidRPr="006E2E0E" w14:paraId="5C24A77D" w14:textId="77777777" w:rsidTr="00C638CD">
        <w:trPr>
          <w:trHeight w:val="492"/>
        </w:trPr>
        <w:tc>
          <w:tcPr>
            <w:tcW w:w="49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6C03C64" w14:textId="77777777" w:rsidR="00AB3AC5" w:rsidRPr="006E2E0E" w:rsidRDefault="00AB3AC5" w:rsidP="00D55534">
            <w:pPr>
              <w:spacing w:after="0"/>
              <w:ind w:left="97" w:firstLine="0"/>
              <w:jc w:val="center"/>
              <w:rPr>
                <w:rFonts w:ascii="宋体" w:eastAsia="宋体" w:hAnsi="宋体" w:cs="Calibri"/>
                <w:sz w:val="18"/>
              </w:rPr>
            </w:pPr>
            <w:r w:rsidRPr="006E2E0E">
              <w:rPr>
                <w:rFonts w:ascii="宋体" w:eastAsia="宋体" w:hAnsi="宋体" w:cs="宋体"/>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7D9B832" w14:textId="77777777" w:rsidR="00AB3AC5" w:rsidRPr="006E2E0E" w:rsidRDefault="00AB3AC5" w:rsidP="00D55534">
            <w:pPr>
              <w:spacing w:after="0"/>
              <w:ind w:left="95" w:firstLine="0"/>
              <w:jc w:val="center"/>
              <w:rPr>
                <w:rFonts w:ascii="宋体" w:eastAsia="宋体" w:hAnsi="宋体" w:cs="宋体"/>
                <w:sz w:val="18"/>
              </w:rPr>
            </w:pPr>
            <w:r w:rsidRPr="006E2E0E">
              <w:rPr>
                <w:rFonts w:ascii="宋体" w:eastAsia="宋体" w:hAnsi="宋体" w:cs="宋体"/>
              </w:rPr>
              <w:t>字段定义</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67C375A" w14:textId="77777777" w:rsidR="00AB3AC5" w:rsidRPr="006E2E0E" w:rsidRDefault="00AB3AC5" w:rsidP="00D55534">
            <w:pPr>
              <w:spacing w:after="0"/>
              <w:ind w:left="99" w:firstLine="0"/>
              <w:jc w:val="center"/>
              <w:rPr>
                <w:rFonts w:ascii="宋体" w:eastAsia="宋体" w:hAnsi="宋体" w:cs="Calibri"/>
                <w:sz w:val="18"/>
              </w:rPr>
            </w:pPr>
            <w:r w:rsidRPr="00A63E7F">
              <w:rPr>
                <w:rFonts w:ascii="宋体" w:eastAsia="宋体" w:hAnsi="宋体" w:cs="宋体" w:hint="eastAsia"/>
              </w:rPr>
              <w:t>长度（字</w:t>
            </w:r>
            <w:r>
              <w:rPr>
                <w:rFonts w:ascii="宋体" w:eastAsia="宋体" w:hAnsi="宋体" w:cs="宋体" w:hint="eastAsia"/>
              </w:rPr>
              <w:t>节</w:t>
            </w:r>
            <w:r w:rsidRPr="00A63E7F">
              <w:rPr>
                <w:rFonts w:ascii="宋体" w:eastAsia="宋体" w:hAnsi="宋体" w:cs="宋体" w:hint="eastAsia"/>
              </w:rPr>
              <w:t>）</w:t>
            </w:r>
          </w:p>
        </w:tc>
        <w:tc>
          <w:tcPr>
            <w:tcW w:w="142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6641B5C" w14:textId="77777777" w:rsidR="00AB3AC5" w:rsidRPr="006E2E0E" w:rsidRDefault="00AB3AC5" w:rsidP="00D55534">
            <w:pPr>
              <w:spacing w:after="0"/>
              <w:ind w:left="97" w:firstLine="0"/>
              <w:jc w:val="center"/>
              <w:rPr>
                <w:rFonts w:ascii="宋体" w:eastAsia="宋体" w:hAnsi="宋体" w:cs="Calibri"/>
                <w:sz w:val="18"/>
              </w:rPr>
            </w:pPr>
            <w:r w:rsidRPr="006E2E0E">
              <w:rPr>
                <w:rFonts w:ascii="宋体" w:eastAsia="宋体" w:hAnsi="宋体" w:cs="宋体"/>
              </w:rPr>
              <w:t>参数说明</w:t>
            </w:r>
          </w:p>
        </w:tc>
        <w:tc>
          <w:tcPr>
            <w:tcW w:w="107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7A83F2" w14:textId="77777777" w:rsidR="00AB3AC5" w:rsidRPr="00A63E7F" w:rsidRDefault="00AB3AC5" w:rsidP="00D55534">
            <w:pPr>
              <w:spacing w:after="0"/>
              <w:ind w:left="97" w:firstLine="0"/>
              <w:jc w:val="center"/>
              <w:rPr>
                <w:rFonts w:ascii="宋体" w:eastAsia="宋体" w:hAnsi="宋体" w:cs="Calibri"/>
                <w:szCs w:val="28"/>
              </w:rPr>
            </w:pPr>
            <w:r w:rsidRPr="00A63E7F">
              <w:rPr>
                <w:rFonts w:ascii="宋体" w:eastAsia="宋体" w:hAnsi="宋体" w:cs="Calibri" w:hint="eastAsia"/>
                <w:szCs w:val="28"/>
              </w:rPr>
              <w:t>备注</w:t>
            </w:r>
          </w:p>
        </w:tc>
      </w:tr>
      <w:tr w:rsidR="00AB3AC5" w:rsidRPr="006E2E0E" w14:paraId="206400DA" w14:textId="77777777" w:rsidTr="00C638CD">
        <w:trPr>
          <w:trHeight w:val="492"/>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53A58AE" w14:textId="77777777" w:rsidR="00AB3AC5" w:rsidRPr="00A63E7F" w:rsidRDefault="00AB3AC5" w:rsidP="00D55534">
            <w:pPr>
              <w:spacing w:after="0"/>
              <w:ind w:left="97" w:firstLine="0"/>
              <w:jc w:val="center"/>
              <w:rPr>
                <w:rFonts w:ascii="宋体" w:eastAsia="宋体" w:hAnsi="宋体"/>
                <w:szCs w:val="28"/>
              </w:rPr>
            </w:pPr>
            <w:r w:rsidRPr="00A63E7F">
              <w:rPr>
                <w:rFonts w:ascii="宋体" w:eastAsia="宋体" w:hAnsi="宋体" w:cs="Calibri"/>
                <w:szCs w:val="28"/>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68BEC3" w14:textId="16C925AF" w:rsidR="00AB3AC5" w:rsidRPr="00AB3AC5" w:rsidRDefault="00AB3AC5" w:rsidP="00AB3AC5">
            <w:pPr>
              <w:spacing w:after="0"/>
              <w:ind w:left="95" w:firstLine="0"/>
              <w:jc w:val="center"/>
              <w:rPr>
                <w:rFonts w:ascii="宋体" w:eastAsia="宋体" w:hAnsi="宋体" w:cs="宋体"/>
                <w:szCs w:val="28"/>
              </w:rPr>
            </w:pPr>
            <w:r w:rsidRPr="00AB3AC5">
              <w:rPr>
                <w:rFonts w:ascii="宋体" w:eastAsia="宋体" w:hAnsi="宋体" w:cs="宋体" w:hint="eastAsia"/>
                <w:szCs w:val="28"/>
              </w:rPr>
              <w:t>车辆控制</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6B177C" w14:textId="77777777" w:rsidR="00AB3AC5" w:rsidRPr="00A63E7F" w:rsidRDefault="00AB3AC5" w:rsidP="00D55534">
            <w:pPr>
              <w:spacing w:after="0"/>
              <w:ind w:left="99" w:firstLine="0"/>
              <w:jc w:val="center"/>
              <w:rPr>
                <w:rFonts w:ascii="宋体" w:eastAsia="宋体" w:hAnsi="宋体"/>
                <w:szCs w:val="28"/>
              </w:rPr>
            </w:pPr>
            <w:r w:rsidRPr="00A63E7F">
              <w:rPr>
                <w:rFonts w:ascii="宋体" w:eastAsia="宋体" w:hAnsi="宋体" w:cs="Calibri"/>
                <w:szCs w:val="28"/>
              </w:rPr>
              <w:t>1</w:t>
            </w:r>
          </w:p>
        </w:tc>
        <w:tc>
          <w:tcPr>
            <w:tcW w:w="14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709EF4" w14:textId="588B3B94" w:rsidR="00AB3AC5" w:rsidRDefault="00AB3AC5" w:rsidP="00D55534">
            <w:pPr>
              <w:spacing w:after="0"/>
              <w:ind w:left="97" w:firstLine="0"/>
              <w:jc w:val="both"/>
              <w:rPr>
                <w:rFonts w:ascii="宋体" w:eastAsia="宋体" w:hAnsi="宋体" w:cs="宋体"/>
                <w:szCs w:val="28"/>
              </w:rPr>
            </w:pPr>
            <w:r w:rsidRPr="00A63E7F">
              <w:rPr>
                <w:rFonts w:ascii="宋体" w:eastAsia="宋体" w:hAnsi="宋体" w:cs="Calibri"/>
                <w:szCs w:val="28"/>
              </w:rPr>
              <w:t>0x0</w:t>
            </w:r>
            <w:r w:rsidRPr="00A63E7F">
              <w:rPr>
                <w:rFonts w:ascii="宋体" w:eastAsia="宋体" w:hAnsi="宋体" w:cs="宋体"/>
                <w:szCs w:val="28"/>
              </w:rPr>
              <w:t>：</w:t>
            </w:r>
            <w:r>
              <w:rPr>
                <w:rFonts w:ascii="宋体" w:eastAsia="宋体" w:hAnsi="宋体" w:cs="宋体" w:hint="eastAsia"/>
                <w:szCs w:val="28"/>
              </w:rPr>
              <w:t>给动力；</w:t>
            </w:r>
          </w:p>
          <w:p w14:paraId="46C3B703" w14:textId="77777777" w:rsidR="00AB3AC5" w:rsidRDefault="00AB3AC5" w:rsidP="00D55534">
            <w:pPr>
              <w:spacing w:after="0"/>
              <w:ind w:left="97" w:firstLine="0"/>
              <w:jc w:val="both"/>
              <w:rPr>
                <w:rFonts w:ascii="宋体" w:eastAsia="宋体" w:hAnsi="宋体" w:cs="Calibri"/>
                <w:szCs w:val="28"/>
              </w:rPr>
            </w:pPr>
            <w:r w:rsidRPr="00A63E7F">
              <w:rPr>
                <w:rFonts w:ascii="宋体" w:eastAsia="宋体" w:hAnsi="宋体" w:cs="Calibri"/>
                <w:szCs w:val="28"/>
              </w:rPr>
              <w:t>0x01</w:t>
            </w:r>
            <w:r>
              <w:rPr>
                <w:rFonts w:ascii="宋体" w:eastAsia="宋体" w:hAnsi="宋体" w:cs="Calibri" w:hint="eastAsia"/>
                <w:szCs w:val="28"/>
              </w:rPr>
              <w:t>：不给动力；</w:t>
            </w:r>
          </w:p>
          <w:p w14:paraId="6D8EC53D" w14:textId="68B6C580" w:rsidR="00C638CD" w:rsidRPr="00A63E7F" w:rsidRDefault="00C638CD" w:rsidP="00D55534">
            <w:pPr>
              <w:spacing w:after="0"/>
              <w:ind w:left="97" w:firstLine="0"/>
              <w:jc w:val="both"/>
              <w:rPr>
                <w:rFonts w:ascii="宋体" w:eastAsia="宋体" w:hAnsi="宋体"/>
                <w:szCs w:val="28"/>
              </w:rPr>
            </w:pPr>
          </w:p>
        </w:tc>
        <w:tc>
          <w:tcPr>
            <w:tcW w:w="1079" w:type="pct"/>
            <w:tcBorders>
              <w:top w:val="single" w:sz="4" w:space="0" w:color="000000"/>
              <w:left w:val="single" w:sz="4" w:space="0" w:color="000000"/>
              <w:bottom w:val="single" w:sz="4" w:space="0" w:color="000000"/>
              <w:right w:val="single" w:sz="4" w:space="0" w:color="000000"/>
            </w:tcBorders>
          </w:tcPr>
          <w:p w14:paraId="1931A3C2" w14:textId="77777777" w:rsidR="00AB3AC5" w:rsidRPr="006E2E0E" w:rsidRDefault="00AB3AC5" w:rsidP="00D55534">
            <w:pPr>
              <w:spacing w:after="0"/>
              <w:ind w:left="97" w:firstLine="0"/>
              <w:jc w:val="center"/>
              <w:rPr>
                <w:rFonts w:ascii="宋体" w:eastAsia="宋体" w:hAnsi="宋体" w:cs="Calibri"/>
                <w:sz w:val="18"/>
              </w:rPr>
            </w:pPr>
          </w:p>
        </w:tc>
      </w:tr>
    </w:tbl>
    <w:p w14:paraId="2F197E25" w14:textId="69F46433" w:rsidR="00AB3AC5" w:rsidRDefault="00AB3AC5" w:rsidP="00AB3AC5">
      <w:pPr>
        <w:spacing w:beforeLines="50" w:before="120" w:after="0" w:line="240" w:lineRule="auto"/>
        <w:ind w:left="0" w:firstLine="0"/>
        <w:jc w:val="center"/>
        <w:rPr>
          <w:rFonts w:ascii="宋体" w:eastAsia="宋体" w:hAnsi="宋体"/>
        </w:rPr>
      </w:pPr>
      <w:r w:rsidRPr="008B7164">
        <w:rPr>
          <w:rFonts w:ascii="宋体" w:eastAsia="宋体" w:hAnsi="宋体" w:hint="eastAsia"/>
        </w:rPr>
        <w:t>表3</w:t>
      </w:r>
      <w:r w:rsidRPr="008B7164">
        <w:rPr>
          <w:rFonts w:ascii="宋体" w:eastAsia="宋体" w:hAnsi="宋体"/>
        </w:rPr>
        <w:t>-</w:t>
      </w:r>
      <w:r>
        <w:rPr>
          <w:rFonts w:ascii="宋体" w:eastAsia="宋体" w:hAnsi="宋体"/>
        </w:rPr>
        <w:t>26</w:t>
      </w:r>
      <w:r w:rsidRPr="008B7164">
        <w:rPr>
          <w:rFonts w:ascii="宋体" w:eastAsia="宋体" w:hAnsi="宋体"/>
        </w:rPr>
        <w:t xml:space="preserve"> </w:t>
      </w:r>
      <w:r>
        <w:rPr>
          <w:rFonts w:ascii="宋体" w:eastAsia="宋体" w:hAnsi="宋体" w:hint="eastAsia"/>
        </w:rPr>
        <w:t>终端</w:t>
      </w:r>
      <w:r w:rsidRPr="008B7164">
        <w:rPr>
          <w:rFonts w:ascii="宋体" w:eastAsia="宋体" w:hAnsi="宋体" w:hint="eastAsia"/>
        </w:rPr>
        <w:t>应答</w:t>
      </w:r>
      <w:r w:rsidRPr="008B7164">
        <w:rPr>
          <w:rFonts w:ascii="宋体" w:eastAsia="宋体" w:hAnsi="宋体"/>
        </w:rPr>
        <w:t>—0</w:t>
      </w:r>
      <w:r w:rsidRPr="008B7164">
        <w:rPr>
          <w:rFonts w:ascii="宋体" w:eastAsia="宋体" w:hAnsi="宋体" w:hint="eastAsia"/>
        </w:rPr>
        <w:t>x</w:t>
      </w:r>
      <w:r>
        <w:rPr>
          <w:rFonts w:ascii="宋体" w:eastAsia="宋体" w:hAnsi="宋体" w:hint="eastAsia"/>
        </w:rPr>
        <w:t>b</w:t>
      </w:r>
      <w:r w:rsidRPr="008B7164">
        <w:rPr>
          <w:rFonts w:ascii="宋体" w:eastAsia="宋体" w:hAnsi="宋体"/>
        </w:rPr>
        <w:t>5</w:t>
      </w:r>
    </w:p>
    <w:tbl>
      <w:tblPr>
        <w:tblW w:w="5000" w:type="pct"/>
        <w:tblCellMar>
          <w:top w:w="87" w:type="dxa"/>
          <w:left w:w="107" w:type="dxa"/>
          <w:right w:w="205" w:type="dxa"/>
        </w:tblCellMar>
        <w:tblLook w:val="0000" w:firstRow="0" w:lastRow="0" w:firstColumn="0" w:lastColumn="0" w:noHBand="0" w:noVBand="0"/>
      </w:tblPr>
      <w:tblGrid>
        <w:gridCol w:w="848"/>
        <w:gridCol w:w="1700"/>
        <w:gridCol w:w="1700"/>
        <w:gridCol w:w="2412"/>
        <w:gridCol w:w="1833"/>
      </w:tblGrid>
      <w:tr w:rsidR="00AB3AC5" w:rsidRPr="006E2E0E" w14:paraId="6E18041A" w14:textId="77777777" w:rsidTr="00D55534">
        <w:trPr>
          <w:trHeight w:val="492"/>
        </w:trPr>
        <w:tc>
          <w:tcPr>
            <w:tcW w:w="49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7816797" w14:textId="77777777" w:rsidR="00AB3AC5" w:rsidRPr="006E2E0E" w:rsidRDefault="00AB3AC5" w:rsidP="00D55534">
            <w:pPr>
              <w:spacing w:after="0"/>
              <w:ind w:left="97" w:firstLine="0"/>
              <w:jc w:val="center"/>
              <w:rPr>
                <w:rFonts w:ascii="宋体" w:eastAsia="宋体" w:hAnsi="宋体" w:cs="Calibri"/>
                <w:sz w:val="18"/>
              </w:rPr>
            </w:pPr>
            <w:r w:rsidRPr="006E2E0E">
              <w:rPr>
                <w:rFonts w:ascii="宋体" w:eastAsia="宋体" w:hAnsi="宋体" w:cs="宋体"/>
              </w:rPr>
              <w:t>序号</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A6FCEC3" w14:textId="77777777" w:rsidR="00AB3AC5" w:rsidRPr="006E2E0E" w:rsidRDefault="00AB3AC5" w:rsidP="00D55534">
            <w:pPr>
              <w:spacing w:after="0"/>
              <w:ind w:left="95" w:firstLine="0"/>
              <w:jc w:val="center"/>
              <w:rPr>
                <w:rFonts w:ascii="宋体" w:eastAsia="宋体" w:hAnsi="宋体" w:cs="宋体"/>
                <w:sz w:val="18"/>
              </w:rPr>
            </w:pPr>
            <w:r w:rsidRPr="006E2E0E">
              <w:rPr>
                <w:rFonts w:ascii="宋体" w:eastAsia="宋体" w:hAnsi="宋体" w:cs="宋体"/>
              </w:rPr>
              <w:t>字段定义</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E5C16E9" w14:textId="77777777" w:rsidR="00AB3AC5" w:rsidRPr="006E2E0E" w:rsidRDefault="00AB3AC5" w:rsidP="00D55534">
            <w:pPr>
              <w:spacing w:after="0"/>
              <w:ind w:left="99" w:firstLine="0"/>
              <w:jc w:val="center"/>
              <w:rPr>
                <w:rFonts w:ascii="宋体" w:eastAsia="宋体" w:hAnsi="宋体" w:cs="Calibri"/>
                <w:sz w:val="18"/>
              </w:rPr>
            </w:pPr>
            <w:r w:rsidRPr="00A63E7F">
              <w:rPr>
                <w:rFonts w:ascii="宋体" w:eastAsia="宋体" w:hAnsi="宋体" w:cs="宋体" w:hint="eastAsia"/>
              </w:rPr>
              <w:t>长度（字</w:t>
            </w:r>
            <w:r>
              <w:rPr>
                <w:rFonts w:ascii="宋体" w:eastAsia="宋体" w:hAnsi="宋体" w:cs="宋体" w:hint="eastAsia"/>
              </w:rPr>
              <w:t>节</w:t>
            </w:r>
            <w:r w:rsidRPr="00A63E7F">
              <w:rPr>
                <w:rFonts w:ascii="宋体" w:eastAsia="宋体" w:hAnsi="宋体" w:cs="宋体" w:hint="eastAsia"/>
              </w:rPr>
              <w:t>）</w:t>
            </w:r>
          </w:p>
        </w:tc>
        <w:tc>
          <w:tcPr>
            <w:tcW w:w="142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DE7BD17" w14:textId="77777777" w:rsidR="00AB3AC5" w:rsidRPr="006E2E0E" w:rsidRDefault="00AB3AC5" w:rsidP="00D55534">
            <w:pPr>
              <w:spacing w:after="0"/>
              <w:ind w:left="97" w:firstLine="0"/>
              <w:jc w:val="center"/>
              <w:rPr>
                <w:rFonts w:ascii="宋体" w:eastAsia="宋体" w:hAnsi="宋体" w:cs="Calibri"/>
                <w:sz w:val="18"/>
              </w:rPr>
            </w:pPr>
            <w:r w:rsidRPr="006E2E0E">
              <w:rPr>
                <w:rFonts w:ascii="宋体" w:eastAsia="宋体" w:hAnsi="宋体" w:cs="宋体"/>
              </w:rPr>
              <w:t>参数说明</w:t>
            </w:r>
          </w:p>
        </w:tc>
        <w:tc>
          <w:tcPr>
            <w:tcW w:w="108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E4DEA07" w14:textId="77777777" w:rsidR="00AB3AC5" w:rsidRPr="00A63E7F" w:rsidRDefault="00AB3AC5" w:rsidP="00D55534">
            <w:pPr>
              <w:spacing w:after="0"/>
              <w:ind w:left="97" w:firstLine="0"/>
              <w:jc w:val="center"/>
              <w:rPr>
                <w:rFonts w:ascii="宋体" w:eastAsia="宋体" w:hAnsi="宋体" w:cs="Calibri"/>
                <w:szCs w:val="28"/>
              </w:rPr>
            </w:pPr>
            <w:r w:rsidRPr="00A63E7F">
              <w:rPr>
                <w:rFonts w:ascii="宋体" w:eastAsia="宋体" w:hAnsi="宋体" w:cs="Calibri" w:hint="eastAsia"/>
                <w:szCs w:val="28"/>
              </w:rPr>
              <w:t>备注</w:t>
            </w:r>
          </w:p>
        </w:tc>
      </w:tr>
      <w:tr w:rsidR="00AB3AC5" w:rsidRPr="006E2E0E" w14:paraId="224468FF" w14:textId="77777777" w:rsidTr="00D55534">
        <w:trPr>
          <w:trHeight w:val="492"/>
        </w:trPr>
        <w:tc>
          <w:tcPr>
            <w:tcW w:w="49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62596D" w14:textId="77777777" w:rsidR="00AB3AC5" w:rsidRPr="00A63E7F" w:rsidRDefault="00AB3AC5" w:rsidP="00D55534">
            <w:pPr>
              <w:spacing w:after="0"/>
              <w:ind w:left="97" w:firstLine="0"/>
              <w:jc w:val="center"/>
              <w:rPr>
                <w:rFonts w:ascii="宋体" w:eastAsia="宋体" w:hAnsi="宋体"/>
                <w:szCs w:val="28"/>
              </w:rPr>
            </w:pPr>
            <w:r w:rsidRPr="00A63E7F">
              <w:rPr>
                <w:rFonts w:ascii="宋体" w:eastAsia="宋体" w:hAnsi="宋体" w:cs="Calibri"/>
                <w:szCs w:val="28"/>
              </w:rPr>
              <w:t>1</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0D675E" w14:textId="77777777" w:rsidR="00AB3AC5" w:rsidRPr="00A63E7F" w:rsidRDefault="00AB3AC5" w:rsidP="00D55534">
            <w:pPr>
              <w:spacing w:after="0"/>
              <w:ind w:left="95" w:firstLine="0"/>
              <w:jc w:val="center"/>
              <w:rPr>
                <w:rFonts w:ascii="宋体" w:eastAsia="宋体" w:hAnsi="宋体"/>
                <w:szCs w:val="28"/>
              </w:rPr>
            </w:pPr>
            <w:r w:rsidRPr="00A63E7F">
              <w:rPr>
                <w:rFonts w:ascii="宋体" w:eastAsia="宋体" w:hAnsi="宋体" w:cs="宋体"/>
                <w:szCs w:val="28"/>
              </w:rPr>
              <w:t>执行结果</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43408B" w14:textId="77777777" w:rsidR="00AB3AC5" w:rsidRPr="00A63E7F" w:rsidRDefault="00AB3AC5" w:rsidP="00D55534">
            <w:pPr>
              <w:spacing w:after="0"/>
              <w:ind w:left="99" w:firstLine="0"/>
              <w:jc w:val="center"/>
              <w:rPr>
                <w:rFonts w:ascii="宋体" w:eastAsia="宋体" w:hAnsi="宋体"/>
                <w:szCs w:val="28"/>
              </w:rPr>
            </w:pPr>
            <w:r w:rsidRPr="00A63E7F">
              <w:rPr>
                <w:rFonts w:ascii="宋体" w:eastAsia="宋体" w:hAnsi="宋体" w:cs="Calibri"/>
                <w:szCs w:val="28"/>
              </w:rPr>
              <w:t>1</w:t>
            </w:r>
          </w:p>
        </w:tc>
        <w:tc>
          <w:tcPr>
            <w:tcW w:w="14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0FBB3C" w14:textId="77777777" w:rsidR="00AB3AC5" w:rsidRDefault="00AB3AC5" w:rsidP="00D55534">
            <w:pPr>
              <w:spacing w:after="0"/>
              <w:ind w:left="97" w:firstLine="0"/>
              <w:jc w:val="both"/>
              <w:rPr>
                <w:rFonts w:ascii="宋体" w:eastAsia="宋体" w:hAnsi="宋体" w:cs="宋体"/>
                <w:szCs w:val="28"/>
              </w:rPr>
            </w:pPr>
            <w:r w:rsidRPr="00A63E7F">
              <w:rPr>
                <w:rFonts w:ascii="宋体" w:eastAsia="宋体" w:hAnsi="宋体" w:cs="Calibri"/>
                <w:szCs w:val="28"/>
              </w:rPr>
              <w:t>0x00</w:t>
            </w:r>
            <w:r w:rsidRPr="00A63E7F">
              <w:rPr>
                <w:rFonts w:ascii="宋体" w:eastAsia="宋体" w:hAnsi="宋体" w:cs="宋体"/>
                <w:szCs w:val="28"/>
              </w:rPr>
              <w:t xml:space="preserve">：成功 </w:t>
            </w:r>
          </w:p>
          <w:p w14:paraId="508EC31D" w14:textId="77777777" w:rsidR="00AB3AC5" w:rsidRPr="00A63E7F" w:rsidRDefault="00AB3AC5" w:rsidP="00D55534">
            <w:pPr>
              <w:spacing w:after="0"/>
              <w:ind w:left="97" w:firstLine="0"/>
              <w:jc w:val="both"/>
              <w:rPr>
                <w:rFonts w:ascii="宋体" w:eastAsia="宋体" w:hAnsi="宋体"/>
                <w:szCs w:val="28"/>
              </w:rPr>
            </w:pPr>
            <w:r w:rsidRPr="00A63E7F">
              <w:rPr>
                <w:rFonts w:ascii="宋体" w:eastAsia="宋体" w:hAnsi="宋体" w:cs="Calibri"/>
                <w:szCs w:val="28"/>
              </w:rPr>
              <w:t>0x01</w:t>
            </w:r>
            <w:r w:rsidRPr="00A63E7F">
              <w:rPr>
                <w:rFonts w:ascii="宋体" w:eastAsia="宋体" w:hAnsi="宋体" w:cs="宋体"/>
                <w:szCs w:val="28"/>
              </w:rPr>
              <w:t>：失败</w:t>
            </w:r>
          </w:p>
        </w:tc>
        <w:tc>
          <w:tcPr>
            <w:tcW w:w="1080" w:type="pct"/>
            <w:tcBorders>
              <w:top w:val="single" w:sz="4" w:space="0" w:color="000000"/>
              <w:left w:val="single" w:sz="4" w:space="0" w:color="000000"/>
              <w:bottom w:val="single" w:sz="4" w:space="0" w:color="000000"/>
              <w:right w:val="single" w:sz="4" w:space="0" w:color="000000"/>
            </w:tcBorders>
          </w:tcPr>
          <w:p w14:paraId="0FE012F8" w14:textId="77777777" w:rsidR="00AB3AC5" w:rsidRPr="006E2E0E" w:rsidRDefault="00AB3AC5" w:rsidP="00D55534">
            <w:pPr>
              <w:spacing w:after="0"/>
              <w:ind w:left="97" w:firstLine="0"/>
              <w:jc w:val="center"/>
              <w:rPr>
                <w:rFonts w:ascii="宋体" w:eastAsia="宋体" w:hAnsi="宋体" w:cs="Calibri"/>
                <w:sz w:val="18"/>
              </w:rPr>
            </w:pPr>
          </w:p>
        </w:tc>
      </w:tr>
    </w:tbl>
    <w:p w14:paraId="2B17C18A" w14:textId="3F5723B9" w:rsidR="004E3A6D" w:rsidRPr="00A63E7F" w:rsidRDefault="00A63E7F" w:rsidP="007D0B39">
      <w:pPr>
        <w:pStyle w:val="2"/>
        <w:numPr>
          <w:ilvl w:val="2"/>
          <w:numId w:val="4"/>
        </w:numPr>
        <w:spacing w:beforeLines="100" w:before="240" w:afterLines="100" w:after="240" w:line="240" w:lineRule="auto"/>
        <w:rPr>
          <w:rFonts w:ascii="黑体" w:eastAsia="黑体" w:hAnsi="黑体"/>
          <w:b w:val="0"/>
          <w:sz w:val="21"/>
          <w:szCs w:val="21"/>
        </w:rPr>
      </w:pPr>
      <w:r>
        <w:rPr>
          <w:rFonts w:ascii="黑体" w:eastAsia="黑体" w:hAnsi="黑体" w:hint="eastAsia"/>
          <w:b w:val="0"/>
          <w:sz w:val="21"/>
          <w:szCs w:val="21"/>
        </w:rPr>
        <w:t>远程</w:t>
      </w:r>
      <w:r w:rsidRPr="00A63E7F">
        <w:rPr>
          <w:rFonts w:ascii="黑体" w:eastAsia="黑体" w:hAnsi="黑体"/>
          <w:b w:val="0"/>
          <w:sz w:val="21"/>
          <w:szCs w:val="21"/>
        </w:rPr>
        <w:t>升级（0x16）</w:t>
      </w:r>
      <w:bookmarkEnd w:id="932"/>
      <w:bookmarkEnd w:id="933"/>
    </w:p>
    <w:p w14:paraId="49689769" w14:textId="1D4D1350" w:rsidR="004E3A6D" w:rsidRDefault="004E3A6D" w:rsidP="00A63E7F">
      <w:pPr>
        <w:spacing w:after="0" w:line="400" w:lineRule="exact"/>
        <w:ind w:left="0" w:firstLineChars="200" w:firstLine="420"/>
        <w:rPr>
          <w:rFonts w:ascii="宋体" w:eastAsia="宋体" w:hAnsi="宋体" w:cs="宋体"/>
        </w:rPr>
      </w:pPr>
      <w:r>
        <w:rPr>
          <w:rFonts w:ascii="宋体" w:eastAsia="宋体" w:hAnsi="宋体" w:cs="宋体"/>
        </w:rPr>
        <w:t>说明：各终端生产厂家负责自身升级，</w:t>
      </w:r>
      <w:proofErr w:type="gramStart"/>
      <w:r>
        <w:rPr>
          <w:rFonts w:ascii="宋体" w:eastAsia="宋体" w:hAnsi="宋体" w:cs="宋体"/>
        </w:rPr>
        <w:t>网关只</w:t>
      </w:r>
      <w:proofErr w:type="gramEnd"/>
      <w:r>
        <w:rPr>
          <w:rFonts w:ascii="宋体" w:eastAsia="宋体" w:hAnsi="宋体" w:cs="宋体"/>
        </w:rPr>
        <w:t>负责触发升级，升级操作不应该影响其租赁状态，需要保留各项用户参数。尤其不能因为升级而影响动力。</w:t>
      </w:r>
    </w:p>
    <w:p w14:paraId="30EAADFB" w14:textId="4E534DFB" w:rsidR="00A63E7F" w:rsidRDefault="00A63E7F" w:rsidP="00A63E7F">
      <w:pPr>
        <w:spacing w:beforeLines="50" w:before="120" w:after="0" w:line="240" w:lineRule="auto"/>
        <w:ind w:left="0" w:firstLine="0"/>
        <w:jc w:val="center"/>
        <w:rPr>
          <w:rFonts w:ascii="宋体" w:eastAsia="宋体" w:hAnsi="宋体"/>
        </w:rPr>
      </w:pPr>
      <w:r>
        <w:rPr>
          <w:rFonts w:ascii="宋体" w:eastAsia="宋体" w:hAnsi="宋体" w:cs="宋体" w:hint="eastAsia"/>
        </w:rPr>
        <w:t>表3</w:t>
      </w:r>
      <w:r>
        <w:rPr>
          <w:rFonts w:ascii="宋体" w:eastAsia="宋体" w:hAnsi="宋体" w:cs="宋体"/>
        </w:rPr>
        <w:t xml:space="preserve">-33 </w:t>
      </w:r>
      <w:r>
        <w:rPr>
          <w:rFonts w:ascii="宋体" w:eastAsia="宋体" w:hAnsi="宋体" w:cs="宋体" w:hint="eastAsia"/>
        </w:rPr>
        <w:t>平台下发</w:t>
      </w:r>
      <w:r>
        <w:rPr>
          <w:rFonts w:ascii="宋体" w:eastAsia="宋体" w:hAnsi="宋体" w:cs="宋体"/>
        </w:rPr>
        <w:t>—0</w:t>
      </w:r>
      <w:r>
        <w:rPr>
          <w:rFonts w:ascii="宋体" w:eastAsia="宋体" w:hAnsi="宋体" w:cs="宋体" w:hint="eastAsia"/>
        </w:rPr>
        <w:t>x</w:t>
      </w:r>
      <w:r>
        <w:rPr>
          <w:rFonts w:ascii="宋体" w:eastAsia="宋体" w:hAnsi="宋体" w:cs="宋体"/>
        </w:rPr>
        <w:t>16</w:t>
      </w:r>
    </w:p>
    <w:tbl>
      <w:tblPr>
        <w:tblW w:w="5000" w:type="pct"/>
        <w:tblCellMar>
          <w:right w:w="115" w:type="dxa"/>
        </w:tblCellMar>
        <w:tblLook w:val="0000" w:firstRow="0" w:lastRow="0" w:firstColumn="0" w:lastColumn="0" w:noHBand="0" w:noVBand="0"/>
      </w:tblPr>
      <w:tblGrid>
        <w:gridCol w:w="846"/>
        <w:gridCol w:w="1704"/>
        <w:gridCol w:w="1700"/>
        <w:gridCol w:w="2410"/>
        <w:gridCol w:w="1833"/>
      </w:tblGrid>
      <w:tr w:rsidR="00A63E7F" w:rsidRPr="006E2E0E" w14:paraId="56543D75" w14:textId="04851557" w:rsidTr="00A63E7F">
        <w:trPr>
          <w:trHeight w:val="659"/>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C856D89" w14:textId="77777777" w:rsidR="00A63E7F" w:rsidRPr="006E2E0E" w:rsidRDefault="00A63E7F" w:rsidP="00A63E7F">
            <w:pPr>
              <w:spacing w:after="0"/>
              <w:ind w:left="151" w:firstLine="0"/>
              <w:jc w:val="center"/>
              <w:rPr>
                <w:rFonts w:ascii="宋体" w:eastAsia="宋体" w:hAnsi="宋体"/>
              </w:rPr>
            </w:pPr>
            <w:r w:rsidRPr="006E2E0E">
              <w:rPr>
                <w:rFonts w:ascii="宋体" w:eastAsia="宋体" w:hAnsi="宋体" w:cs="宋体"/>
              </w:rPr>
              <w:t>序号</w:t>
            </w:r>
          </w:p>
        </w:tc>
        <w:tc>
          <w:tcPr>
            <w:tcW w:w="100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5C80B2B" w14:textId="77777777" w:rsidR="00A63E7F" w:rsidRPr="006E2E0E" w:rsidRDefault="00A63E7F" w:rsidP="00A63E7F">
            <w:pPr>
              <w:spacing w:after="0"/>
              <w:ind w:left="282" w:firstLine="0"/>
              <w:jc w:val="center"/>
              <w:rPr>
                <w:rFonts w:ascii="宋体" w:eastAsia="宋体" w:hAnsi="宋体"/>
              </w:rPr>
            </w:pPr>
            <w:r w:rsidRPr="006E2E0E">
              <w:rPr>
                <w:rFonts w:ascii="宋体" w:eastAsia="宋体" w:hAnsi="宋体" w:cs="宋体"/>
              </w:rPr>
              <w:t>字段定义</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66147C3" w14:textId="45D23D7C" w:rsidR="00A63E7F" w:rsidRPr="006E2E0E" w:rsidRDefault="00A63E7F" w:rsidP="00A63E7F">
            <w:pPr>
              <w:spacing w:after="0"/>
              <w:ind w:left="0" w:firstLine="0"/>
              <w:jc w:val="center"/>
              <w:rPr>
                <w:rFonts w:ascii="宋体" w:eastAsia="宋体" w:hAnsi="宋体"/>
              </w:rPr>
            </w:pPr>
            <w:r>
              <w:rPr>
                <w:rFonts w:ascii="宋体" w:eastAsia="宋体" w:hAnsi="宋体" w:cs="宋体" w:hint="eastAsia"/>
              </w:rPr>
              <w:t>长度（</w:t>
            </w:r>
            <w:r w:rsidRPr="006E2E0E">
              <w:rPr>
                <w:rFonts w:ascii="宋体" w:eastAsia="宋体" w:hAnsi="宋体" w:cs="宋体"/>
              </w:rPr>
              <w:t>字节</w:t>
            </w:r>
            <w:r>
              <w:rPr>
                <w:rFonts w:ascii="宋体" w:eastAsia="宋体" w:hAnsi="宋体" w:cs="宋体" w:hint="eastAsia"/>
              </w:rPr>
              <w:t>）</w:t>
            </w:r>
          </w:p>
        </w:tc>
        <w:tc>
          <w:tcPr>
            <w:tcW w:w="14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D0AE731" w14:textId="77777777" w:rsidR="00A63E7F" w:rsidRPr="006E2E0E" w:rsidRDefault="00A63E7F" w:rsidP="00A63E7F">
            <w:pPr>
              <w:spacing w:after="0"/>
              <w:ind w:left="1" w:firstLine="0"/>
              <w:jc w:val="center"/>
              <w:rPr>
                <w:rFonts w:ascii="宋体" w:eastAsia="宋体" w:hAnsi="宋体"/>
              </w:rPr>
            </w:pPr>
            <w:r w:rsidRPr="006E2E0E">
              <w:rPr>
                <w:rFonts w:ascii="宋体" w:eastAsia="宋体" w:hAnsi="宋体" w:cs="宋体"/>
              </w:rPr>
              <w:t>参数说明</w:t>
            </w:r>
          </w:p>
        </w:tc>
        <w:tc>
          <w:tcPr>
            <w:tcW w:w="107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0905E63" w14:textId="3F6E5398" w:rsidR="00A63E7F" w:rsidRPr="006E2E0E" w:rsidRDefault="00A63E7F" w:rsidP="00A63E7F">
            <w:pPr>
              <w:spacing w:after="0"/>
              <w:ind w:left="1" w:firstLine="0"/>
              <w:jc w:val="center"/>
              <w:rPr>
                <w:rFonts w:ascii="宋体" w:eastAsia="宋体" w:hAnsi="宋体" w:cs="宋体"/>
              </w:rPr>
            </w:pPr>
            <w:r>
              <w:rPr>
                <w:rFonts w:ascii="宋体" w:eastAsia="宋体" w:hAnsi="宋体" w:cs="宋体" w:hint="eastAsia"/>
              </w:rPr>
              <w:t>备注</w:t>
            </w:r>
          </w:p>
        </w:tc>
      </w:tr>
      <w:tr w:rsidR="00A63E7F" w:rsidRPr="006E2E0E" w14:paraId="0F551919" w14:textId="3D819CC9" w:rsidTr="00A63E7F">
        <w:trPr>
          <w:trHeight w:val="401"/>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C698AD" w14:textId="77777777" w:rsidR="00A63E7F" w:rsidRPr="00A63E7F" w:rsidRDefault="00A63E7F" w:rsidP="00A63E7F">
            <w:pPr>
              <w:spacing w:after="0"/>
              <w:ind w:left="8" w:firstLine="0"/>
              <w:jc w:val="center"/>
              <w:rPr>
                <w:rFonts w:ascii="宋体" w:eastAsia="宋体" w:hAnsi="宋体"/>
                <w:szCs w:val="28"/>
              </w:rPr>
            </w:pPr>
            <w:r w:rsidRPr="00A63E7F">
              <w:rPr>
                <w:rFonts w:ascii="宋体" w:eastAsia="宋体" w:hAnsi="宋体" w:cs="Calibri"/>
                <w:szCs w:val="28"/>
              </w:rPr>
              <w:t>1</w:t>
            </w:r>
          </w:p>
        </w:tc>
        <w:tc>
          <w:tcPr>
            <w:tcW w:w="10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DC299E" w14:textId="77777777" w:rsidR="00A63E7F" w:rsidRPr="00A63E7F" w:rsidRDefault="00A63E7F" w:rsidP="006E2E0E">
            <w:pPr>
              <w:spacing w:after="0"/>
              <w:ind w:left="215" w:firstLine="0"/>
              <w:rPr>
                <w:rFonts w:ascii="宋体" w:eastAsia="宋体" w:hAnsi="宋体"/>
                <w:szCs w:val="28"/>
              </w:rPr>
            </w:pPr>
            <w:r w:rsidRPr="00A63E7F">
              <w:rPr>
                <w:rFonts w:ascii="宋体" w:eastAsia="宋体" w:hAnsi="宋体" w:cs="宋体"/>
                <w:szCs w:val="28"/>
              </w:rPr>
              <w:t>服务器地址</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1A358D82" w14:textId="2D8D90EB" w:rsidR="00A63E7F" w:rsidRPr="00A63E7F" w:rsidRDefault="00A63E7F" w:rsidP="006E2E0E">
            <w:pPr>
              <w:spacing w:after="0"/>
              <w:ind w:firstLine="0"/>
              <w:jc w:val="center"/>
              <w:rPr>
                <w:rFonts w:ascii="宋体" w:eastAsia="宋体" w:hAnsi="宋体"/>
                <w:szCs w:val="28"/>
              </w:rPr>
            </w:pPr>
            <w:r w:rsidRPr="00A63E7F">
              <w:rPr>
                <w:rFonts w:ascii="宋体" w:eastAsia="宋体" w:hAnsi="宋体" w:cs="Calibri"/>
                <w:szCs w:val="28"/>
              </w:rPr>
              <w:t>20</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82787D" w14:textId="54EBED46" w:rsidR="00A63E7F" w:rsidRPr="00A63E7F" w:rsidRDefault="00A63E7F" w:rsidP="00A63E7F">
            <w:pPr>
              <w:tabs>
                <w:tab w:val="center" w:pos="3034"/>
              </w:tabs>
              <w:spacing w:after="0"/>
              <w:ind w:left="0" w:firstLine="0"/>
              <w:jc w:val="both"/>
              <w:rPr>
                <w:rFonts w:ascii="宋体" w:eastAsia="宋体" w:hAnsi="宋体"/>
                <w:szCs w:val="28"/>
              </w:rPr>
            </w:pPr>
            <w:r w:rsidRPr="00A63E7F">
              <w:rPr>
                <w:rFonts w:ascii="宋体" w:eastAsia="宋体" w:hAnsi="宋体" w:cs="Calibri"/>
                <w:szCs w:val="28"/>
              </w:rPr>
              <w:t>ASCII</w:t>
            </w:r>
            <w:r w:rsidRPr="00A63E7F">
              <w:rPr>
                <w:rFonts w:ascii="宋体" w:eastAsia="宋体" w:hAnsi="宋体" w:cs="宋体"/>
                <w:szCs w:val="28"/>
              </w:rPr>
              <w:t xml:space="preserve">码，升级服务器 </w:t>
            </w:r>
            <w:r w:rsidRPr="00A63E7F">
              <w:rPr>
                <w:rFonts w:ascii="宋体" w:eastAsia="宋体" w:hAnsi="宋体" w:cs="Calibri"/>
                <w:szCs w:val="28"/>
              </w:rPr>
              <w:t xml:space="preserve">FTP </w:t>
            </w:r>
            <w:r w:rsidRPr="00A63E7F">
              <w:rPr>
                <w:rFonts w:ascii="宋体" w:eastAsia="宋体" w:hAnsi="宋体" w:cs="宋体"/>
                <w:szCs w:val="28"/>
              </w:rPr>
              <w:t>地址</w:t>
            </w:r>
            <w:r>
              <w:rPr>
                <w:rFonts w:ascii="宋体" w:eastAsia="宋体" w:hAnsi="宋体" w:cs="宋体"/>
                <w:szCs w:val="28"/>
              </w:rPr>
              <w:t>,</w:t>
            </w:r>
            <w:r w:rsidRPr="00A63E7F">
              <w:rPr>
                <w:rFonts w:ascii="宋体" w:eastAsia="宋体" w:hAnsi="宋体" w:cs="宋体"/>
                <w:szCs w:val="28"/>
              </w:rPr>
              <w:t>以</w:t>
            </w:r>
            <w:r w:rsidRPr="00A63E7F">
              <w:rPr>
                <w:rFonts w:ascii="宋体" w:eastAsia="宋体" w:hAnsi="宋体" w:cs="Calibri"/>
                <w:szCs w:val="28"/>
              </w:rPr>
              <w:t xml:space="preserve">\0 </w:t>
            </w:r>
            <w:r w:rsidRPr="00A63E7F">
              <w:rPr>
                <w:rFonts w:ascii="宋体" w:eastAsia="宋体" w:hAnsi="宋体" w:cs="宋体"/>
                <w:szCs w:val="28"/>
              </w:rPr>
              <w:t>结束</w:t>
            </w:r>
          </w:p>
        </w:tc>
        <w:tc>
          <w:tcPr>
            <w:tcW w:w="1079" w:type="pct"/>
            <w:tcBorders>
              <w:top w:val="single" w:sz="4" w:space="0" w:color="000000"/>
              <w:left w:val="single" w:sz="4" w:space="0" w:color="000000"/>
              <w:bottom w:val="single" w:sz="4" w:space="0" w:color="000000"/>
              <w:right w:val="single" w:sz="4" w:space="0" w:color="000000"/>
            </w:tcBorders>
          </w:tcPr>
          <w:p w14:paraId="306893ED" w14:textId="77777777" w:rsidR="00A63E7F" w:rsidRPr="00A63E7F" w:rsidRDefault="00A63E7F" w:rsidP="006E2E0E">
            <w:pPr>
              <w:tabs>
                <w:tab w:val="center" w:pos="3034"/>
              </w:tabs>
              <w:spacing w:after="0"/>
              <w:ind w:left="0" w:firstLine="0"/>
              <w:rPr>
                <w:rFonts w:ascii="宋体" w:eastAsia="宋体" w:hAnsi="宋体" w:cs="Calibri"/>
                <w:szCs w:val="28"/>
              </w:rPr>
            </w:pPr>
          </w:p>
        </w:tc>
      </w:tr>
      <w:tr w:rsidR="00A63E7F" w:rsidRPr="006E2E0E" w14:paraId="0A7D8B6E" w14:textId="36FFC649" w:rsidTr="00A63E7F">
        <w:trPr>
          <w:trHeight w:val="401"/>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EB084B6" w14:textId="77777777" w:rsidR="00A63E7F" w:rsidRPr="00A63E7F" w:rsidRDefault="00A63E7F" w:rsidP="00A63E7F">
            <w:pPr>
              <w:spacing w:after="0"/>
              <w:ind w:left="8" w:firstLine="0"/>
              <w:jc w:val="center"/>
              <w:rPr>
                <w:rFonts w:ascii="宋体" w:eastAsia="宋体" w:hAnsi="宋体"/>
                <w:szCs w:val="28"/>
              </w:rPr>
            </w:pPr>
            <w:r w:rsidRPr="00A63E7F">
              <w:rPr>
                <w:rFonts w:ascii="宋体" w:eastAsia="宋体" w:hAnsi="宋体" w:cs="Calibri"/>
                <w:szCs w:val="28"/>
              </w:rPr>
              <w:t>2</w:t>
            </w:r>
          </w:p>
        </w:tc>
        <w:tc>
          <w:tcPr>
            <w:tcW w:w="10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E00F89" w14:textId="77777777" w:rsidR="00A63E7F" w:rsidRPr="00A63E7F" w:rsidRDefault="00A63E7F" w:rsidP="006E2E0E">
            <w:pPr>
              <w:spacing w:after="0"/>
              <w:ind w:left="9" w:firstLine="0"/>
              <w:jc w:val="center"/>
              <w:rPr>
                <w:rFonts w:ascii="宋体" w:eastAsia="宋体" w:hAnsi="宋体"/>
                <w:szCs w:val="28"/>
              </w:rPr>
            </w:pPr>
            <w:r w:rsidRPr="00A63E7F">
              <w:rPr>
                <w:rFonts w:ascii="宋体" w:eastAsia="宋体" w:hAnsi="宋体" w:cs="宋体"/>
                <w:szCs w:val="28"/>
              </w:rPr>
              <w:t>端口号</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02C0D74F" w14:textId="79FA682C" w:rsidR="00A63E7F" w:rsidRPr="00A63E7F" w:rsidRDefault="00A63E7F" w:rsidP="006E2E0E">
            <w:pPr>
              <w:spacing w:after="0"/>
              <w:ind w:firstLine="0"/>
              <w:jc w:val="center"/>
              <w:rPr>
                <w:rFonts w:ascii="宋体" w:eastAsia="宋体" w:hAnsi="宋体"/>
                <w:szCs w:val="28"/>
              </w:rPr>
            </w:pPr>
            <w:r w:rsidRPr="00A63E7F">
              <w:rPr>
                <w:rFonts w:ascii="宋体" w:eastAsia="宋体" w:hAnsi="宋体" w:cs="Calibri"/>
                <w:szCs w:val="28"/>
              </w:rPr>
              <w:t>2</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10B1B0" w14:textId="77777777" w:rsidR="00A63E7F" w:rsidRPr="00A63E7F" w:rsidRDefault="00A63E7F" w:rsidP="00A63E7F">
            <w:pPr>
              <w:spacing w:after="0"/>
              <w:ind w:left="0" w:firstLine="0"/>
              <w:jc w:val="both"/>
              <w:rPr>
                <w:rFonts w:ascii="宋体" w:eastAsia="宋体" w:hAnsi="宋体"/>
                <w:szCs w:val="28"/>
              </w:rPr>
            </w:pPr>
            <w:r w:rsidRPr="00A63E7F">
              <w:rPr>
                <w:rFonts w:ascii="宋体" w:eastAsia="宋体" w:hAnsi="宋体" w:cs="宋体"/>
                <w:szCs w:val="28"/>
              </w:rPr>
              <w:t>端口号</w:t>
            </w:r>
          </w:p>
        </w:tc>
        <w:tc>
          <w:tcPr>
            <w:tcW w:w="1079" w:type="pct"/>
            <w:tcBorders>
              <w:top w:val="single" w:sz="4" w:space="0" w:color="000000"/>
              <w:left w:val="single" w:sz="4" w:space="0" w:color="000000"/>
              <w:bottom w:val="single" w:sz="4" w:space="0" w:color="000000"/>
              <w:right w:val="single" w:sz="4" w:space="0" w:color="000000"/>
            </w:tcBorders>
          </w:tcPr>
          <w:p w14:paraId="0D66BA89" w14:textId="77777777" w:rsidR="00A63E7F" w:rsidRPr="00A63E7F" w:rsidRDefault="00A63E7F" w:rsidP="006E2E0E">
            <w:pPr>
              <w:spacing w:after="0"/>
              <w:ind w:left="0" w:firstLine="0"/>
              <w:rPr>
                <w:rFonts w:ascii="宋体" w:eastAsia="宋体" w:hAnsi="宋体" w:cs="宋体"/>
                <w:szCs w:val="28"/>
              </w:rPr>
            </w:pPr>
          </w:p>
        </w:tc>
      </w:tr>
      <w:tr w:rsidR="00A63E7F" w:rsidRPr="006E2E0E" w14:paraId="607459B7" w14:textId="390ECF58" w:rsidTr="00A63E7F">
        <w:trPr>
          <w:trHeight w:val="401"/>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5AA0F4" w14:textId="77777777" w:rsidR="00A63E7F" w:rsidRPr="00A63E7F" w:rsidRDefault="00A63E7F" w:rsidP="00A63E7F">
            <w:pPr>
              <w:spacing w:after="0"/>
              <w:ind w:left="8" w:firstLine="0"/>
              <w:jc w:val="center"/>
              <w:rPr>
                <w:rFonts w:ascii="宋体" w:eastAsia="宋体" w:hAnsi="宋体"/>
                <w:szCs w:val="28"/>
              </w:rPr>
            </w:pPr>
            <w:r w:rsidRPr="00A63E7F">
              <w:rPr>
                <w:rFonts w:ascii="宋体" w:eastAsia="宋体" w:hAnsi="宋体" w:cs="Calibri"/>
                <w:szCs w:val="28"/>
              </w:rPr>
              <w:t>3</w:t>
            </w:r>
          </w:p>
        </w:tc>
        <w:tc>
          <w:tcPr>
            <w:tcW w:w="10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DD67A3" w14:textId="77777777" w:rsidR="00A63E7F" w:rsidRPr="00A63E7F" w:rsidRDefault="00A63E7F" w:rsidP="006E2E0E">
            <w:pPr>
              <w:spacing w:after="0"/>
              <w:ind w:left="9" w:firstLine="0"/>
              <w:jc w:val="center"/>
              <w:rPr>
                <w:rFonts w:ascii="宋体" w:eastAsia="宋体" w:hAnsi="宋体"/>
                <w:szCs w:val="28"/>
              </w:rPr>
            </w:pPr>
            <w:r w:rsidRPr="00A63E7F">
              <w:rPr>
                <w:rFonts w:ascii="宋体" w:eastAsia="宋体" w:hAnsi="宋体" w:cs="宋体"/>
                <w:szCs w:val="28"/>
              </w:rPr>
              <w:t>用户名</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10DDBE7F" w14:textId="167B66B5" w:rsidR="00A63E7F" w:rsidRPr="00A63E7F" w:rsidRDefault="00A63E7F" w:rsidP="006E2E0E">
            <w:pPr>
              <w:spacing w:after="0"/>
              <w:ind w:firstLine="0"/>
              <w:jc w:val="center"/>
              <w:rPr>
                <w:rFonts w:ascii="宋体" w:eastAsia="宋体" w:hAnsi="宋体"/>
                <w:szCs w:val="28"/>
              </w:rPr>
            </w:pPr>
            <w:r w:rsidRPr="00A63E7F">
              <w:rPr>
                <w:rFonts w:ascii="宋体" w:eastAsia="宋体" w:hAnsi="宋体" w:cs="Calibri"/>
                <w:szCs w:val="28"/>
              </w:rPr>
              <w:t>16</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5E1BF4B" w14:textId="407A3ECA" w:rsidR="00A63E7F" w:rsidRPr="00A63E7F" w:rsidRDefault="00A63E7F" w:rsidP="00A63E7F">
            <w:pPr>
              <w:tabs>
                <w:tab w:val="center" w:pos="2502"/>
              </w:tabs>
              <w:spacing w:after="0"/>
              <w:ind w:left="0" w:firstLine="0"/>
              <w:jc w:val="both"/>
              <w:rPr>
                <w:rFonts w:ascii="宋体" w:eastAsia="宋体" w:hAnsi="宋体"/>
                <w:szCs w:val="28"/>
              </w:rPr>
            </w:pPr>
            <w:r w:rsidRPr="00A63E7F">
              <w:rPr>
                <w:rFonts w:ascii="宋体" w:eastAsia="宋体" w:hAnsi="宋体" w:cs="Calibri"/>
                <w:szCs w:val="28"/>
              </w:rPr>
              <w:t>ASCII</w:t>
            </w:r>
            <w:r w:rsidRPr="00A63E7F">
              <w:rPr>
                <w:rFonts w:ascii="宋体" w:eastAsia="宋体" w:hAnsi="宋体" w:cs="宋体"/>
                <w:szCs w:val="28"/>
              </w:rPr>
              <w:t>码，服务器用户名</w:t>
            </w:r>
            <w:r>
              <w:rPr>
                <w:rFonts w:ascii="宋体" w:eastAsia="宋体" w:hAnsi="宋体" w:cs="宋体" w:hint="eastAsia"/>
                <w:szCs w:val="28"/>
              </w:rPr>
              <w:t>,</w:t>
            </w:r>
            <w:r w:rsidRPr="00A63E7F">
              <w:rPr>
                <w:rFonts w:ascii="宋体" w:eastAsia="宋体" w:hAnsi="宋体" w:cs="宋体"/>
                <w:szCs w:val="28"/>
              </w:rPr>
              <w:t>以</w:t>
            </w:r>
            <w:r w:rsidRPr="00A63E7F">
              <w:rPr>
                <w:rFonts w:ascii="宋体" w:eastAsia="宋体" w:hAnsi="宋体" w:cs="Calibri"/>
                <w:szCs w:val="28"/>
              </w:rPr>
              <w:t xml:space="preserve">\0 </w:t>
            </w:r>
            <w:r w:rsidRPr="00A63E7F">
              <w:rPr>
                <w:rFonts w:ascii="宋体" w:eastAsia="宋体" w:hAnsi="宋体" w:cs="宋体"/>
                <w:szCs w:val="28"/>
              </w:rPr>
              <w:t>结束</w:t>
            </w:r>
          </w:p>
        </w:tc>
        <w:tc>
          <w:tcPr>
            <w:tcW w:w="1079" w:type="pct"/>
            <w:tcBorders>
              <w:top w:val="single" w:sz="4" w:space="0" w:color="000000"/>
              <w:left w:val="single" w:sz="4" w:space="0" w:color="000000"/>
              <w:bottom w:val="single" w:sz="4" w:space="0" w:color="000000"/>
              <w:right w:val="single" w:sz="4" w:space="0" w:color="000000"/>
            </w:tcBorders>
          </w:tcPr>
          <w:p w14:paraId="083537F1" w14:textId="77777777" w:rsidR="00A63E7F" w:rsidRPr="00A63E7F" w:rsidRDefault="00A63E7F" w:rsidP="006E2E0E">
            <w:pPr>
              <w:tabs>
                <w:tab w:val="center" w:pos="2502"/>
              </w:tabs>
              <w:spacing w:after="0"/>
              <w:ind w:left="0" w:firstLine="0"/>
              <w:rPr>
                <w:rFonts w:ascii="宋体" w:eastAsia="宋体" w:hAnsi="宋体" w:cs="Calibri"/>
                <w:szCs w:val="28"/>
              </w:rPr>
            </w:pPr>
          </w:p>
        </w:tc>
      </w:tr>
      <w:tr w:rsidR="00A63E7F" w:rsidRPr="006E2E0E" w14:paraId="173C3BCB" w14:textId="7CAFCB46" w:rsidTr="00A63E7F">
        <w:trPr>
          <w:trHeight w:val="401"/>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A2A788" w14:textId="77777777" w:rsidR="00A63E7F" w:rsidRPr="00A63E7F" w:rsidRDefault="00A63E7F" w:rsidP="00A63E7F">
            <w:pPr>
              <w:spacing w:after="0"/>
              <w:ind w:left="8" w:firstLine="0"/>
              <w:jc w:val="center"/>
              <w:rPr>
                <w:rFonts w:ascii="宋体" w:eastAsia="宋体" w:hAnsi="宋体"/>
                <w:szCs w:val="28"/>
              </w:rPr>
            </w:pPr>
            <w:r w:rsidRPr="00A63E7F">
              <w:rPr>
                <w:rFonts w:ascii="宋体" w:eastAsia="宋体" w:hAnsi="宋体" w:cs="Calibri"/>
                <w:szCs w:val="28"/>
              </w:rPr>
              <w:t>4</w:t>
            </w:r>
          </w:p>
        </w:tc>
        <w:tc>
          <w:tcPr>
            <w:tcW w:w="10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01F561" w14:textId="77777777" w:rsidR="00A63E7F" w:rsidRPr="00A63E7F" w:rsidRDefault="00A63E7F" w:rsidP="006E2E0E">
            <w:pPr>
              <w:spacing w:after="0"/>
              <w:ind w:left="6" w:firstLine="0"/>
              <w:jc w:val="center"/>
              <w:rPr>
                <w:rFonts w:ascii="宋体" w:eastAsia="宋体" w:hAnsi="宋体"/>
                <w:szCs w:val="28"/>
              </w:rPr>
            </w:pPr>
            <w:r w:rsidRPr="00A63E7F">
              <w:rPr>
                <w:rFonts w:ascii="宋体" w:eastAsia="宋体" w:hAnsi="宋体" w:cs="宋体"/>
                <w:szCs w:val="28"/>
              </w:rPr>
              <w:t>密码</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4F2F766F" w14:textId="2CC7B1F6" w:rsidR="00A63E7F" w:rsidRPr="00A63E7F" w:rsidRDefault="00A63E7F" w:rsidP="006E2E0E">
            <w:pPr>
              <w:spacing w:after="0"/>
              <w:ind w:firstLine="0"/>
              <w:jc w:val="center"/>
              <w:rPr>
                <w:rFonts w:ascii="宋体" w:eastAsia="宋体" w:hAnsi="宋体"/>
                <w:szCs w:val="28"/>
              </w:rPr>
            </w:pPr>
            <w:r w:rsidRPr="00A63E7F">
              <w:rPr>
                <w:rFonts w:ascii="宋体" w:eastAsia="宋体" w:hAnsi="宋体" w:cs="Calibri"/>
                <w:szCs w:val="28"/>
              </w:rPr>
              <w:t>16</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DF6540" w14:textId="00D9AD0B" w:rsidR="00A63E7F" w:rsidRPr="00A63E7F" w:rsidRDefault="00A63E7F" w:rsidP="00A63E7F">
            <w:pPr>
              <w:tabs>
                <w:tab w:val="center" w:pos="2322"/>
              </w:tabs>
              <w:spacing w:after="0"/>
              <w:ind w:left="0" w:firstLine="0"/>
              <w:jc w:val="both"/>
              <w:rPr>
                <w:rFonts w:ascii="宋体" w:eastAsia="宋体" w:hAnsi="宋体"/>
                <w:szCs w:val="28"/>
              </w:rPr>
            </w:pPr>
            <w:r w:rsidRPr="00A63E7F">
              <w:rPr>
                <w:rFonts w:ascii="宋体" w:eastAsia="宋体" w:hAnsi="宋体" w:cs="Calibri"/>
                <w:szCs w:val="28"/>
              </w:rPr>
              <w:t>ASCII</w:t>
            </w:r>
            <w:r w:rsidRPr="00A63E7F">
              <w:rPr>
                <w:rFonts w:ascii="宋体" w:eastAsia="宋体" w:hAnsi="宋体" w:cs="宋体"/>
                <w:szCs w:val="28"/>
              </w:rPr>
              <w:t>码，服务器密码</w:t>
            </w:r>
            <w:r>
              <w:rPr>
                <w:rFonts w:ascii="宋体" w:eastAsia="宋体" w:hAnsi="宋体" w:cs="宋体"/>
                <w:szCs w:val="28"/>
              </w:rPr>
              <w:t>,</w:t>
            </w:r>
            <w:r w:rsidRPr="00A63E7F">
              <w:rPr>
                <w:rFonts w:ascii="宋体" w:eastAsia="宋体" w:hAnsi="宋体" w:cs="宋体"/>
                <w:szCs w:val="28"/>
              </w:rPr>
              <w:t>以</w:t>
            </w:r>
            <w:r w:rsidRPr="00A63E7F">
              <w:rPr>
                <w:rFonts w:ascii="宋体" w:eastAsia="宋体" w:hAnsi="宋体" w:cs="Calibri"/>
                <w:szCs w:val="28"/>
              </w:rPr>
              <w:t xml:space="preserve">\0 </w:t>
            </w:r>
            <w:r w:rsidRPr="00A63E7F">
              <w:rPr>
                <w:rFonts w:ascii="宋体" w:eastAsia="宋体" w:hAnsi="宋体" w:cs="宋体"/>
                <w:szCs w:val="28"/>
              </w:rPr>
              <w:t>结束</w:t>
            </w:r>
          </w:p>
        </w:tc>
        <w:tc>
          <w:tcPr>
            <w:tcW w:w="1079" w:type="pct"/>
            <w:tcBorders>
              <w:top w:val="single" w:sz="4" w:space="0" w:color="000000"/>
              <w:left w:val="single" w:sz="4" w:space="0" w:color="000000"/>
              <w:bottom w:val="single" w:sz="4" w:space="0" w:color="000000"/>
              <w:right w:val="single" w:sz="4" w:space="0" w:color="000000"/>
            </w:tcBorders>
          </w:tcPr>
          <w:p w14:paraId="7F163B81" w14:textId="77777777" w:rsidR="00A63E7F" w:rsidRPr="00A63E7F" w:rsidRDefault="00A63E7F" w:rsidP="006E2E0E">
            <w:pPr>
              <w:tabs>
                <w:tab w:val="center" w:pos="2322"/>
              </w:tabs>
              <w:spacing w:after="0"/>
              <w:ind w:left="0" w:firstLine="0"/>
              <w:rPr>
                <w:rFonts w:ascii="宋体" w:eastAsia="宋体" w:hAnsi="宋体" w:cs="Calibri"/>
                <w:szCs w:val="28"/>
              </w:rPr>
            </w:pPr>
          </w:p>
        </w:tc>
      </w:tr>
      <w:tr w:rsidR="00A63E7F" w:rsidRPr="006E2E0E" w14:paraId="76848FB9" w14:textId="12F5C677" w:rsidTr="00A63E7F">
        <w:trPr>
          <w:trHeight w:val="401"/>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CCE91D1" w14:textId="77777777" w:rsidR="00A63E7F" w:rsidRPr="00A63E7F" w:rsidRDefault="00A63E7F" w:rsidP="00A63E7F">
            <w:pPr>
              <w:spacing w:after="0"/>
              <w:ind w:left="8" w:firstLine="0"/>
              <w:jc w:val="center"/>
              <w:rPr>
                <w:rFonts w:ascii="宋体" w:eastAsia="宋体" w:hAnsi="宋体"/>
                <w:szCs w:val="28"/>
              </w:rPr>
            </w:pPr>
            <w:r w:rsidRPr="00A63E7F">
              <w:rPr>
                <w:rFonts w:ascii="宋体" w:eastAsia="宋体" w:hAnsi="宋体" w:cs="Calibri"/>
                <w:szCs w:val="28"/>
              </w:rPr>
              <w:t>5</w:t>
            </w:r>
          </w:p>
        </w:tc>
        <w:tc>
          <w:tcPr>
            <w:tcW w:w="10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BCEC2C" w14:textId="77777777" w:rsidR="00A63E7F" w:rsidRPr="00A63E7F" w:rsidRDefault="00A63E7F" w:rsidP="006E2E0E">
            <w:pPr>
              <w:spacing w:after="0"/>
              <w:ind w:left="6" w:firstLine="0"/>
              <w:jc w:val="center"/>
              <w:rPr>
                <w:rFonts w:ascii="宋体" w:eastAsia="宋体" w:hAnsi="宋体"/>
                <w:szCs w:val="28"/>
              </w:rPr>
            </w:pPr>
            <w:r w:rsidRPr="00A63E7F">
              <w:rPr>
                <w:rFonts w:ascii="宋体" w:eastAsia="宋体" w:hAnsi="宋体" w:cs="宋体"/>
                <w:szCs w:val="28"/>
              </w:rPr>
              <w:t>文件路径</w:t>
            </w:r>
          </w:p>
        </w:tc>
        <w:tc>
          <w:tcPr>
            <w:tcW w:w="1001" w:type="pct"/>
            <w:tcBorders>
              <w:top w:val="single" w:sz="4" w:space="0" w:color="000000"/>
              <w:left w:val="single" w:sz="4" w:space="0" w:color="000000"/>
              <w:bottom w:val="single" w:sz="4" w:space="0" w:color="000000"/>
              <w:right w:val="single" w:sz="4" w:space="0" w:color="000000"/>
            </w:tcBorders>
            <w:shd w:val="clear" w:color="auto" w:fill="auto"/>
          </w:tcPr>
          <w:p w14:paraId="39BD2788" w14:textId="39D0402F" w:rsidR="00A63E7F" w:rsidRPr="00A63E7F" w:rsidRDefault="00A63E7F" w:rsidP="006E2E0E">
            <w:pPr>
              <w:spacing w:after="0"/>
              <w:ind w:firstLine="0"/>
              <w:jc w:val="center"/>
              <w:rPr>
                <w:rFonts w:ascii="宋体" w:eastAsia="宋体" w:hAnsi="宋体"/>
                <w:szCs w:val="28"/>
              </w:rPr>
            </w:pPr>
            <w:r w:rsidRPr="00A63E7F">
              <w:rPr>
                <w:rFonts w:ascii="宋体" w:eastAsia="宋体" w:hAnsi="宋体" w:cs="Calibri"/>
                <w:szCs w:val="28"/>
              </w:rPr>
              <w:t>32</w:t>
            </w:r>
          </w:p>
        </w:tc>
        <w:tc>
          <w:tcPr>
            <w:tcW w:w="141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A25430" w14:textId="053B25F8" w:rsidR="00A63E7F" w:rsidRPr="00A63E7F" w:rsidRDefault="00A63E7F" w:rsidP="00A63E7F">
            <w:pPr>
              <w:tabs>
                <w:tab w:val="center" w:pos="2840"/>
              </w:tabs>
              <w:spacing w:after="0"/>
              <w:ind w:left="0" w:firstLine="0"/>
              <w:jc w:val="both"/>
              <w:rPr>
                <w:rFonts w:ascii="宋体" w:eastAsia="宋体" w:hAnsi="宋体"/>
                <w:szCs w:val="28"/>
              </w:rPr>
            </w:pPr>
            <w:r w:rsidRPr="00A63E7F">
              <w:rPr>
                <w:rFonts w:ascii="宋体" w:eastAsia="宋体" w:hAnsi="宋体" w:cs="Calibri"/>
                <w:szCs w:val="28"/>
              </w:rPr>
              <w:t xml:space="preserve">ASCII </w:t>
            </w:r>
            <w:r w:rsidRPr="00A63E7F">
              <w:rPr>
                <w:rFonts w:ascii="宋体" w:eastAsia="宋体" w:hAnsi="宋体" w:cs="宋体"/>
                <w:szCs w:val="28"/>
              </w:rPr>
              <w:t>码，文件路径</w:t>
            </w:r>
            <w:r w:rsidRPr="00A63E7F">
              <w:rPr>
                <w:rFonts w:ascii="宋体" w:eastAsia="宋体" w:hAnsi="宋体" w:cs="Calibri"/>
                <w:szCs w:val="28"/>
              </w:rPr>
              <w:t>\</w:t>
            </w:r>
            <w:r w:rsidRPr="00A63E7F">
              <w:rPr>
                <w:rFonts w:ascii="宋体" w:eastAsia="宋体" w:hAnsi="宋体" w:cs="宋体"/>
                <w:szCs w:val="28"/>
              </w:rPr>
              <w:t>文件名</w:t>
            </w:r>
            <w:r>
              <w:rPr>
                <w:rFonts w:ascii="宋体" w:eastAsia="宋体" w:hAnsi="宋体" w:cs="宋体"/>
                <w:szCs w:val="28"/>
              </w:rPr>
              <w:t>,</w:t>
            </w:r>
            <w:r w:rsidRPr="00A63E7F">
              <w:rPr>
                <w:rFonts w:ascii="宋体" w:eastAsia="宋体" w:hAnsi="宋体" w:cs="宋体"/>
                <w:szCs w:val="28"/>
              </w:rPr>
              <w:t>以</w:t>
            </w:r>
            <w:r w:rsidRPr="00A63E7F">
              <w:rPr>
                <w:rFonts w:ascii="宋体" w:eastAsia="宋体" w:hAnsi="宋体" w:cs="Calibri"/>
                <w:szCs w:val="28"/>
              </w:rPr>
              <w:t xml:space="preserve">\0 </w:t>
            </w:r>
            <w:r w:rsidRPr="00A63E7F">
              <w:rPr>
                <w:rFonts w:ascii="宋体" w:eastAsia="宋体" w:hAnsi="宋体" w:cs="宋体"/>
                <w:szCs w:val="28"/>
              </w:rPr>
              <w:t>结束</w:t>
            </w:r>
          </w:p>
        </w:tc>
        <w:tc>
          <w:tcPr>
            <w:tcW w:w="1079" w:type="pct"/>
            <w:tcBorders>
              <w:top w:val="single" w:sz="4" w:space="0" w:color="000000"/>
              <w:left w:val="single" w:sz="4" w:space="0" w:color="000000"/>
              <w:bottom w:val="single" w:sz="4" w:space="0" w:color="000000"/>
              <w:right w:val="single" w:sz="4" w:space="0" w:color="000000"/>
            </w:tcBorders>
          </w:tcPr>
          <w:p w14:paraId="79CB8DC8" w14:textId="77777777" w:rsidR="00A63E7F" w:rsidRPr="00A63E7F" w:rsidRDefault="00A63E7F" w:rsidP="006E2E0E">
            <w:pPr>
              <w:tabs>
                <w:tab w:val="center" w:pos="2840"/>
              </w:tabs>
              <w:spacing w:after="0"/>
              <w:ind w:left="0" w:firstLine="0"/>
              <w:rPr>
                <w:rFonts w:ascii="宋体" w:eastAsia="宋体" w:hAnsi="宋体" w:cs="Calibri"/>
                <w:szCs w:val="28"/>
              </w:rPr>
            </w:pPr>
          </w:p>
        </w:tc>
      </w:tr>
    </w:tbl>
    <w:p w14:paraId="2C21D285" w14:textId="514BF3CB" w:rsidR="00A63E7F" w:rsidRPr="00A63E7F" w:rsidRDefault="00A63E7F" w:rsidP="00A63E7F">
      <w:pPr>
        <w:spacing w:beforeLines="50" w:before="120" w:after="0" w:line="240" w:lineRule="auto"/>
        <w:ind w:left="0" w:firstLine="0"/>
        <w:jc w:val="center"/>
        <w:rPr>
          <w:rFonts w:ascii="宋体" w:eastAsia="宋体" w:hAnsi="宋体" w:cs="宋体"/>
        </w:rPr>
      </w:pPr>
      <w:r>
        <w:rPr>
          <w:rFonts w:ascii="宋体" w:eastAsia="宋体" w:hAnsi="宋体" w:cs="宋体" w:hint="eastAsia"/>
        </w:rPr>
        <w:t>表3</w:t>
      </w:r>
      <w:r>
        <w:rPr>
          <w:rFonts w:ascii="宋体" w:eastAsia="宋体" w:hAnsi="宋体" w:cs="宋体"/>
        </w:rPr>
        <w:t xml:space="preserve">-34 </w:t>
      </w:r>
      <w:r>
        <w:rPr>
          <w:rFonts w:ascii="宋体" w:eastAsia="宋体" w:hAnsi="宋体" w:cs="宋体" w:hint="eastAsia"/>
        </w:rPr>
        <w:t>终端应答</w:t>
      </w:r>
      <w:r>
        <w:rPr>
          <w:rFonts w:ascii="宋体" w:eastAsia="宋体" w:hAnsi="宋体" w:cs="宋体"/>
        </w:rPr>
        <w:t>—0</w:t>
      </w:r>
      <w:r>
        <w:rPr>
          <w:rFonts w:ascii="宋体" w:eastAsia="宋体" w:hAnsi="宋体" w:cs="宋体" w:hint="eastAsia"/>
        </w:rPr>
        <w:t>x</w:t>
      </w:r>
      <w:r>
        <w:rPr>
          <w:rFonts w:ascii="宋体" w:eastAsia="宋体" w:hAnsi="宋体" w:cs="宋体"/>
        </w:rPr>
        <w:t>b6</w:t>
      </w:r>
    </w:p>
    <w:tbl>
      <w:tblPr>
        <w:tblW w:w="5000" w:type="pct"/>
        <w:tblCellMar>
          <w:right w:w="115" w:type="dxa"/>
        </w:tblCellMar>
        <w:tblLook w:val="0000" w:firstRow="0" w:lastRow="0" w:firstColumn="0" w:lastColumn="0" w:noHBand="0" w:noVBand="0"/>
      </w:tblPr>
      <w:tblGrid>
        <w:gridCol w:w="846"/>
        <w:gridCol w:w="1704"/>
        <w:gridCol w:w="1700"/>
        <w:gridCol w:w="2410"/>
        <w:gridCol w:w="1833"/>
      </w:tblGrid>
      <w:tr w:rsidR="00B50C39" w:rsidRPr="006E2E0E" w14:paraId="2A22D1A2" w14:textId="77777777" w:rsidTr="0079175B">
        <w:trPr>
          <w:trHeight w:val="959"/>
        </w:trPr>
        <w:tc>
          <w:tcPr>
            <w:tcW w:w="49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862FF26" w14:textId="3A3C1749" w:rsidR="00A63E7F" w:rsidRPr="006E2E0E" w:rsidRDefault="00A63E7F" w:rsidP="00A63E7F">
            <w:pPr>
              <w:spacing w:after="0"/>
              <w:ind w:left="8" w:firstLine="0"/>
              <w:jc w:val="center"/>
              <w:rPr>
                <w:rFonts w:ascii="宋体" w:eastAsia="宋体" w:hAnsi="宋体" w:cs="Calibri"/>
                <w:sz w:val="18"/>
              </w:rPr>
            </w:pPr>
            <w:r w:rsidRPr="006E2E0E">
              <w:rPr>
                <w:rFonts w:ascii="宋体" w:eastAsia="宋体" w:hAnsi="宋体" w:cs="宋体"/>
              </w:rPr>
              <w:t>序号</w:t>
            </w:r>
          </w:p>
        </w:tc>
        <w:tc>
          <w:tcPr>
            <w:tcW w:w="100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8E31C37" w14:textId="2E562403" w:rsidR="00A63E7F" w:rsidRPr="006E2E0E" w:rsidRDefault="00A63E7F" w:rsidP="00A63E7F">
            <w:pPr>
              <w:spacing w:after="0"/>
              <w:ind w:left="6" w:firstLine="0"/>
              <w:jc w:val="center"/>
              <w:rPr>
                <w:rFonts w:ascii="宋体" w:eastAsia="宋体" w:hAnsi="宋体" w:cs="宋体"/>
                <w:sz w:val="18"/>
              </w:rPr>
            </w:pPr>
            <w:r w:rsidRPr="006E2E0E">
              <w:rPr>
                <w:rFonts w:ascii="宋体" w:eastAsia="宋体" w:hAnsi="宋体" w:cs="宋体"/>
              </w:rPr>
              <w:t>字段定义</w:t>
            </w:r>
          </w:p>
        </w:tc>
        <w:tc>
          <w:tcPr>
            <w:tcW w:w="100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BBE216E" w14:textId="39B04E6C" w:rsidR="00A63E7F" w:rsidRPr="006E2E0E" w:rsidRDefault="00A63E7F" w:rsidP="00A63E7F">
            <w:pPr>
              <w:spacing w:after="0"/>
              <w:ind w:firstLine="0"/>
              <w:jc w:val="center"/>
              <w:rPr>
                <w:rFonts w:ascii="宋体" w:eastAsia="宋体" w:hAnsi="宋体" w:cs="Calibri"/>
                <w:sz w:val="18"/>
              </w:rPr>
            </w:pPr>
            <w:r>
              <w:rPr>
                <w:rFonts w:ascii="宋体" w:eastAsia="宋体" w:hAnsi="宋体" w:cs="宋体" w:hint="eastAsia"/>
              </w:rPr>
              <w:t>长度（</w:t>
            </w:r>
            <w:r w:rsidRPr="006E2E0E">
              <w:rPr>
                <w:rFonts w:ascii="宋体" w:eastAsia="宋体" w:hAnsi="宋体" w:cs="宋体"/>
              </w:rPr>
              <w:t>字节</w:t>
            </w:r>
            <w:r>
              <w:rPr>
                <w:rFonts w:ascii="宋体" w:eastAsia="宋体" w:hAnsi="宋体" w:cs="宋体" w:hint="eastAsia"/>
              </w:rPr>
              <w:t>）</w:t>
            </w:r>
          </w:p>
        </w:tc>
        <w:tc>
          <w:tcPr>
            <w:tcW w:w="14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8153C53" w14:textId="3BBD5C14" w:rsidR="00A63E7F" w:rsidRPr="006E2E0E" w:rsidRDefault="00A63E7F" w:rsidP="00A63E7F">
            <w:pPr>
              <w:spacing w:after="78"/>
              <w:ind w:left="0" w:firstLine="0"/>
              <w:jc w:val="center"/>
              <w:rPr>
                <w:rFonts w:ascii="宋体" w:eastAsia="宋体" w:hAnsi="宋体" w:cs="Calibri"/>
                <w:sz w:val="18"/>
              </w:rPr>
            </w:pPr>
            <w:r w:rsidRPr="006E2E0E">
              <w:rPr>
                <w:rFonts w:ascii="宋体" w:eastAsia="宋体" w:hAnsi="宋体" w:cs="宋体"/>
              </w:rPr>
              <w:t>参数说明</w:t>
            </w:r>
          </w:p>
        </w:tc>
        <w:tc>
          <w:tcPr>
            <w:tcW w:w="107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1B7FAF2" w14:textId="6A8232BF" w:rsidR="00A63E7F" w:rsidRPr="006E2E0E" w:rsidRDefault="00A63E7F" w:rsidP="00A63E7F">
            <w:pPr>
              <w:spacing w:after="78"/>
              <w:ind w:left="0" w:firstLine="0"/>
              <w:jc w:val="center"/>
              <w:rPr>
                <w:rFonts w:ascii="宋体" w:eastAsia="宋体" w:hAnsi="宋体" w:cs="Calibri"/>
                <w:sz w:val="18"/>
              </w:rPr>
            </w:pPr>
            <w:r>
              <w:rPr>
                <w:rFonts w:ascii="宋体" w:eastAsia="宋体" w:hAnsi="宋体" w:cs="宋体" w:hint="eastAsia"/>
              </w:rPr>
              <w:t>备注</w:t>
            </w:r>
          </w:p>
        </w:tc>
      </w:tr>
      <w:tr w:rsidR="00A63E7F" w:rsidRPr="006E2E0E" w14:paraId="44E0C584" w14:textId="76E93353" w:rsidTr="00A63E7F">
        <w:trPr>
          <w:trHeight w:val="959"/>
        </w:trPr>
        <w:tc>
          <w:tcPr>
            <w:tcW w:w="49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AF44F2D" w14:textId="77777777" w:rsidR="00A63E7F" w:rsidRPr="00A63E7F" w:rsidRDefault="00A63E7F" w:rsidP="006E2E0E">
            <w:pPr>
              <w:spacing w:after="0"/>
              <w:ind w:left="8" w:firstLine="0"/>
              <w:jc w:val="center"/>
              <w:rPr>
                <w:rFonts w:ascii="宋体" w:eastAsia="宋体" w:hAnsi="宋体"/>
                <w:szCs w:val="28"/>
              </w:rPr>
            </w:pPr>
            <w:r w:rsidRPr="00A63E7F">
              <w:rPr>
                <w:rFonts w:ascii="宋体" w:eastAsia="宋体" w:hAnsi="宋体" w:cs="Calibri"/>
                <w:szCs w:val="28"/>
              </w:rPr>
              <w:t>1</w:t>
            </w:r>
          </w:p>
        </w:tc>
        <w:tc>
          <w:tcPr>
            <w:tcW w:w="10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8E371B" w14:textId="77777777" w:rsidR="00A63E7F" w:rsidRPr="00A63E7F" w:rsidRDefault="00A63E7F" w:rsidP="006E2E0E">
            <w:pPr>
              <w:spacing w:after="0"/>
              <w:ind w:left="6" w:firstLine="0"/>
              <w:jc w:val="center"/>
              <w:rPr>
                <w:rFonts w:ascii="宋体" w:eastAsia="宋体" w:hAnsi="宋体"/>
                <w:szCs w:val="28"/>
              </w:rPr>
            </w:pPr>
            <w:r w:rsidRPr="00A63E7F">
              <w:rPr>
                <w:rFonts w:ascii="宋体" w:eastAsia="宋体" w:hAnsi="宋体" w:cs="宋体"/>
                <w:szCs w:val="28"/>
              </w:rPr>
              <w:t>执行结果</w:t>
            </w:r>
          </w:p>
        </w:tc>
        <w:tc>
          <w:tcPr>
            <w:tcW w:w="10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E4E4C5" w14:textId="492C4055" w:rsidR="00A63E7F" w:rsidRPr="00A63E7F" w:rsidRDefault="00A63E7F" w:rsidP="006E2E0E">
            <w:pPr>
              <w:spacing w:after="0"/>
              <w:ind w:firstLine="0"/>
              <w:jc w:val="center"/>
              <w:rPr>
                <w:rFonts w:ascii="宋体" w:eastAsia="宋体" w:hAnsi="宋体"/>
                <w:szCs w:val="28"/>
              </w:rPr>
            </w:pPr>
            <w:r w:rsidRPr="00A63E7F">
              <w:rPr>
                <w:rFonts w:ascii="宋体" w:eastAsia="宋体" w:hAnsi="宋体" w:cs="Calibri"/>
                <w:szCs w:val="28"/>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4B292ADD" w14:textId="41ACE148" w:rsidR="00A63E7F" w:rsidRPr="00A63E7F" w:rsidRDefault="00A63E7F" w:rsidP="006E2E0E">
            <w:pPr>
              <w:spacing w:after="78"/>
              <w:ind w:left="0" w:firstLine="0"/>
              <w:rPr>
                <w:rFonts w:ascii="宋体" w:eastAsia="宋体" w:hAnsi="宋体"/>
                <w:szCs w:val="28"/>
              </w:rPr>
            </w:pPr>
            <w:r w:rsidRPr="00A63E7F">
              <w:rPr>
                <w:rFonts w:ascii="宋体" w:eastAsia="宋体" w:hAnsi="宋体" w:cs="Calibri"/>
                <w:szCs w:val="28"/>
              </w:rPr>
              <w:t>0x00</w:t>
            </w:r>
            <w:r w:rsidRPr="00A63E7F">
              <w:rPr>
                <w:rFonts w:ascii="宋体" w:eastAsia="宋体" w:hAnsi="宋体" w:cs="宋体"/>
                <w:szCs w:val="28"/>
              </w:rPr>
              <w:t>：接收命令成功</w:t>
            </w:r>
            <w:r>
              <w:rPr>
                <w:rFonts w:ascii="宋体" w:eastAsia="宋体" w:hAnsi="宋体" w:cs="宋体" w:hint="eastAsia"/>
                <w:szCs w:val="28"/>
              </w:rPr>
              <w:t>；</w:t>
            </w:r>
          </w:p>
          <w:p w14:paraId="6DC998CF" w14:textId="204B7048" w:rsidR="00A63E7F" w:rsidRDefault="00A63E7F" w:rsidP="00A63E7F">
            <w:pPr>
              <w:spacing w:after="86"/>
              <w:ind w:left="0" w:firstLine="0"/>
              <w:rPr>
                <w:rFonts w:ascii="宋体" w:eastAsia="宋体" w:hAnsi="宋体" w:cs="Calibri"/>
                <w:szCs w:val="28"/>
              </w:rPr>
            </w:pPr>
            <w:r w:rsidRPr="00A63E7F">
              <w:rPr>
                <w:rFonts w:ascii="宋体" w:eastAsia="宋体" w:hAnsi="宋体" w:cs="Calibri"/>
                <w:szCs w:val="28"/>
              </w:rPr>
              <w:t>0x01</w:t>
            </w:r>
            <w:r w:rsidRPr="00A63E7F">
              <w:rPr>
                <w:rFonts w:ascii="宋体" w:eastAsia="宋体" w:hAnsi="宋体" w:cs="宋体"/>
                <w:szCs w:val="28"/>
              </w:rPr>
              <w:t>：失败：车辆租赁中</w:t>
            </w:r>
            <w:r>
              <w:rPr>
                <w:rFonts w:ascii="宋体" w:eastAsia="宋体" w:hAnsi="宋体" w:cs="宋体" w:hint="eastAsia"/>
                <w:szCs w:val="28"/>
              </w:rPr>
              <w:t>；</w:t>
            </w:r>
          </w:p>
          <w:p w14:paraId="0B5E89FF" w14:textId="30A2BA16" w:rsidR="00A63E7F" w:rsidRPr="00A63E7F" w:rsidRDefault="00A63E7F" w:rsidP="00A63E7F">
            <w:pPr>
              <w:spacing w:after="86"/>
              <w:ind w:left="0" w:firstLine="0"/>
              <w:rPr>
                <w:rFonts w:ascii="宋体" w:eastAsia="宋体" w:hAnsi="宋体"/>
                <w:szCs w:val="28"/>
              </w:rPr>
            </w:pPr>
            <w:r w:rsidRPr="00A63E7F">
              <w:rPr>
                <w:rFonts w:ascii="宋体" w:eastAsia="宋体" w:hAnsi="宋体" w:cs="Calibri"/>
                <w:szCs w:val="28"/>
              </w:rPr>
              <w:t>0x02</w:t>
            </w:r>
            <w:r w:rsidRPr="00A63E7F">
              <w:rPr>
                <w:rFonts w:ascii="宋体" w:eastAsia="宋体" w:hAnsi="宋体" w:cs="宋体"/>
                <w:szCs w:val="28"/>
              </w:rPr>
              <w:t>：失败原因：其他</w:t>
            </w:r>
          </w:p>
        </w:tc>
        <w:tc>
          <w:tcPr>
            <w:tcW w:w="1079" w:type="pct"/>
            <w:tcBorders>
              <w:top w:val="single" w:sz="4" w:space="0" w:color="000000"/>
              <w:left w:val="single" w:sz="4" w:space="0" w:color="000000"/>
              <w:bottom w:val="single" w:sz="4" w:space="0" w:color="000000"/>
              <w:right w:val="single" w:sz="4" w:space="0" w:color="000000"/>
            </w:tcBorders>
          </w:tcPr>
          <w:p w14:paraId="6B62FD0C" w14:textId="77777777" w:rsidR="00A63E7F" w:rsidRPr="00A63E7F" w:rsidRDefault="00A63E7F" w:rsidP="006E2E0E">
            <w:pPr>
              <w:spacing w:after="78"/>
              <w:ind w:left="0" w:firstLine="0"/>
              <w:rPr>
                <w:rFonts w:ascii="宋体" w:eastAsia="宋体" w:hAnsi="宋体" w:cs="Calibri"/>
                <w:szCs w:val="28"/>
              </w:rPr>
            </w:pPr>
          </w:p>
        </w:tc>
      </w:tr>
    </w:tbl>
    <w:p w14:paraId="7E063689" w14:textId="77777777" w:rsidR="004E3A6D" w:rsidRPr="00A63E7F" w:rsidRDefault="004E3A6D" w:rsidP="007D0B39">
      <w:pPr>
        <w:pStyle w:val="2"/>
        <w:numPr>
          <w:ilvl w:val="2"/>
          <w:numId w:val="4"/>
        </w:numPr>
        <w:spacing w:beforeLines="100" w:before="240" w:afterLines="100" w:after="240" w:line="240" w:lineRule="auto"/>
        <w:rPr>
          <w:rFonts w:ascii="黑体" w:eastAsia="黑体" w:hAnsi="黑体"/>
          <w:b w:val="0"/>
          <w:sz w:val="21"/>
          <w:szCs w:val="21"/>
        </w:rPr>
      </w:pPr>
      <w:bookmarkStart w:id="934" w:name="_Toc118125473"/>
      <w:bookmarkStart w:id="935" w:name="_Toc119050755"/>
      <w:r w:rsidRPr="00A63E7F">
        <w:rPr>
          <w:rFonts w:ascii="黑体" w:eastAsia="黑体" w:hAnsi="黑体"/>
          <w:b w:val="0"/>
          <w:sz w:val="21"/>
          <w:szCs w:val="21"/>
        </w:rPr>
        <w:t>恢复出厂设置（0x17）</w:t>
      </w:r>
      <w:bookmarkEnd w:id="934"/>
      <w:bookmarkEnd w:id="935"/>
    </w:p>
    <w:p w14:paraId="4F6720F3" w14:textId="62E01D46" w:rsidR="004E3A6D" w:rsidRDefault="004E3A6D" w:rsidP="00A63E7F">
      <w:pPr>
        <w:spacing w:after="0" w:line="400" w:lineRule="exact"/>
        <w:ind w:left="0" w:firstLineChars="200" w:firstLine="420"/>
        <w:rPr>
          <w:rFonts w:ascii="宋体" w:eastAsia="宋体" w:hAnsi="宋体" w:cs="宋体"/>
        </w:rPr>
      </w:pPr>
      <w:r>
        <w:rPr>
          <w:rFonts w:ascii="宋体" w:eastAsia="宋体" w:hAnsi="宋体" w:cs="宋体"/>
        </w:rPr>
        <w:t>说明：空闲中才能恢复出厂设置</w:t>
      </w:r>
    </w:p>
    <w:p w14:paraId="4ACFFD44" w14:textId="5026C1F3" w:rsidR="00A63E7F" w:rsidRDefault="00A63E7F" w:rsidP="00A63E7F">
      <w:pPr>
        <w:spacing w:beforeLines="50" w:before="120" w:after="0" w:line="240" w:lineRule="auto"/>
        <w:ind w:left="0" w:firstLine="0"/>
        <w:jc w:val="center"/>
        <w:rPr>
          <w:rFonts w:ascii="宋体" w:eastAsia="宋体" w:hAnsi="宋体" w:cs="宋体"/>
        </w:rPr>
      </w:pPr>
      <w:r>
        <w:rPr>
          <w:rFonts w:ascii="宋体" w:eastAsia="宋体" w:hAnsi="宋体" w:cs="宋体" w:hint="eastAsia"/>
        </w:rPr>
        <w:lastRenderedPageBreak/>
        <w:t>表3</w:t>
      </w:r>
      <w:r>
        <w:rPr>
          <w:rFonts w:ascii="宋体" w:eastAsia="宋体" w:hAnsi="宋体" w:cs="宋体"/>
        </w:rPr>
        <w:t xml:space="preserve">-35 </w:t>
      </w:r>
      <w:r>
        <w:rPr>
          <w:rFonts w:ascii="宋体" w:eastAsia="宋体" w:hAnsi="宋体" w:cs="宋体" w:hint="eastAsia"/>
        </w:rPr>
        <w:t>平台下发</w:t>
      </w:r>
      <w:r>
        <w:rPr>
          <w:rFonts w:ascii="宋体" w:eastAsia="宋体" w:hAnsi="宋体" w:cs="宋体"/>
        </w:rPr>
        <w:t>—0</w:t>
      </w:r>
      <w:r>
        <w:rPr>
          <w:rFonts w:ascii="宋体" w:eastAsia="宋体" w:hAnsi="宋体" w:cs="宋体" w:hint="eastAsia"/>
        </w:rPr>
        <w:t>x</w:t>
      </w:r>
      <w:r>
        <w:rPr>
          <w:rFonts w:ascii="宋体" w:eastAsia="宋体" w:hAnsi="宋体" w:cs="宋体"/>
        </w:rPr>
        <w:t>17</w:t>
      </w:r>
    </w:p>
    <w:tbl>
      <w:tblPr>
        <w:tblStyle w:val="a9"/>
        <w:tblW w:w="0" w:type="auto"/>
        <w:tblLook w:val="04A0" w:firstRow="1" w:lastRow="0" w:firstColumn="1" w:lastColumn="0" w:noHBand="0" w:noVBand="1"/>
      </w:tblPr>
      <w:tblGrid>
        <w:gridCol w:w="846"/>
        <w:gridCol w:w="1701"/>
        <w:gridCol w:w="1701"/>
        <w:gridCol w:w="2410"/>
        <w:gridCol w:w="1835"/>
      </w:tblGrid>
      <w:tr w:rsidR="00B50C39" w14:paraId="51BCB339" w14:textId="77777777" w:rsidTr="00F65242">
        <w:trPr>
          <w:trHeight w:val="460"/>
        </w:trPr>
        <w:tc>
          <w:tcPr>
            <w:tcW w:w="846" w:type="dxa"/>
            <w:shd w:val="clear" w:color="auto" w:fill="D9D9D9" w:themeFill="background1" w:themeFillShade="D9"/>
            <w:vAlign w:val="center"/>
          </w:tcPr>
          <w:p w14:paraId="6D7F245B" w14:textId="77777777" w:rsidR="00A63E7F" w:rsidRDefault="00A63E7F" w:rsidP="00F65242">
            <w:pPr>
              <w:spacing w:beforeLines="50" w:before="120" w:after="0" w:line="240" w:lineRule="auto"/>
              <w:ind w:left="0" w:firstLine="0"/>
              <w:jc w:val="center"/>
              <w:rPr>
                <w:rFonts w:ascii="宋体" w:eastAsia="宋体" w:hAnsi="宋体"/>
              </w:rPr>
            </w:pPr>
            <w:r>
              <w:rPr>
                <w:rFonts w:ascii="宋体" w:eastAsia="宋体" w:hAnsi="宋体" w:hint="eastAsia"/>
              </w:rPr>
              <w:t>序号</w:t>
            </w:r>
          </w:p>
        </w:tc>
        <w:tc>
          <w:tcPr>
            <w:tcW w:w="1701" w:type="dxa"/>
            <w:shd w:val="clear" w:color="auto" w:fill="D9D9D9" w:themeFill="background1" w:themeFillShade="D9"/>
            <w:vAlign w:val="center"/>
          </w:tcPr>
          <w:p w14:paraId="41A2AF78" w14:textId="77777777" w:rsidR="00A63E7F" w:rsidRDefault="00A63E7F" w:rsidP="00F65242">
            <w:pPr>
              <w:spacing w:beforeLines="50" w:before="120" w:after="0" w:line="240" w:lineRule="auto"/>
              <w:ind w:left="0" w:firstLine="0"/>
              <w:jc w:val="center"/>
              <w:rPr>
                <w:rFonts w:ascii="宋体" w:eastAsia="宋体" w:hAnsi="宋体"/>
              </w:rPr>
            </w:pPr>
            <w:r>
              <w:rPr>
                <w:rFonts w:ascii="宋体" w:eastAsia="宋体" w:hAnsi="宋体" w:hint="eastAsia"/>
              </w:rPr>
              <w:t>字段定义</w:t>
            </w:r>
          </w:p>
        </w:tc>
        <w:tc>
          <w:tcPr>
            <w:tcW w:w="1701" w:type="dxa"/>
            <w:shd w:val="clear" w:color="auto" w:fill="D9D9D9" w:themeFill="background1" w:themeFillShade="D9"/>
            <w:vAlign w:val="center"/>
          </w:tcPr>
          <w:p w14:paraId="1932648A" w14:textId="77777777" w:rsidR="00A63E7F" w:rsidRDefault="00A63E7F" w:rsidP="00F65242">
            <w:pPr>
              <w:spacing w:beforeLines="50" w:before="120" w:after="0" w:line="240" w:lineRule="auto"/>
              <w:ind w:left="0" w:firstLine="0"/>
              <w:jc w:val="center"/>
              <w:rPr>
                <w:rFonts w:ascii="宋体" w:eastAsia="宋体" w:hAnsi="宋体"/>
              </w:rPr>
            </w:pPr>
            <w:r>
              <w:rPr>
                <w:rFonts w:ascii="宋体" w:eastAsia="宋体" w:hAnsi="宋体" w:hint="eastAsia"/>
              </w:rPr>
              <w:t>长度（字节）</w:t>
            </w:r>
          </w:p>
        </w:tc>
        <w:tc>
          <w:tcPr>
            <w:tcW w:w="2410" w:type="dxa"/>
            <w:shd w:val="clear" w:color="auto" w:fill="D9D9D9" w:themeFill="background1" w:themeFillShade="D9"/>
            <w:vAlign w:val="center"/>
          </w:tcPr>
          <w:p w14:paraId="3D47C2B9" w14:textId="77777777" w:rsidR="00A63E7F" w:rsidRDefault="00A63E7F" w:rsidP="00F65242">
            <w:pPr>
              <w:spacing w:beforeLines="50" w:before="120" w:after="0" w:line="240" w:lineRule="auto"/>
              <w:ind w:left="0" w:firstLine="0"/>
              <w:jc w:val="center"/>
              <w:rPr>
                <w:rFonts w:ascii="宋体" w:eastAsia="宋体" w:hAnsi="宋体"/>
              </w:rPr>
            </w:pPr>
            <w:r>
              <w:rPr>
                <w:rFonts w:ascii="宋体" w:eastAsia="宋体" w:hAnsi="宋体" w:hint="eastAsia"/>
              </w:rPr>
              <w:t>参数说明</w:t>
            </w:r>
          </w:p>
        </w:tc>
        <w:tc>
          <w:tcPr>
            <w:tcW w:w="1835" w:type="dxa"/>
            <w:shd w:val="clear" w:color="auto" w:fill="D9D9D9" w:themeFill="background1" w:themeFillShade="D9"/>
            <w:vAlign w:val="center"/>
          </w:tcPr>
          <w:p w14:paraId="0505FCB7" w14:textId="77777777" w:rsidR="00A63E7F" w:rsidRDefault="00A63E7F" w:rsidP="00F65242">
            <w:pPr>
              <w:spacing w:beforeLines="50" w:before="120" w:after="0" w:line="240" w:lineRule="auto"/>
              <w:ind w:left="0" w:firstLine="0"/>
              <w:jc w:val="center"/>
              <w:rPr>
                <w:rFonts w:ascii="宋体" w:eastAsia="宋体" w:hAnsi="宋体"/>
              </w:rPr>
            </w:pPr>
            <w:r>
              <w:rPr>
                <w:rFonts w:ascii="宋体" w:eastAsia="宋体" w:hAnsi="宋体" w:hint="eastAsia"/>
              </w:rPr>
              <w:t>备注</w:t>
            </w:r>
          </w:p>
        </w:tc>
      </w:tr>
      <w:tr w:rsidR="00A63E7F" w14:paraId="4C0D630E" w14:textId="77777777" w:rsidTr="00F65242">
        <w:tc>
          <w:tcPr>
            <w:tcW w:w="6658" w:type="dxa"/>
            <w:gridSpan w:val="4"/>
            <w:vAlign w:val="center"/>
          </w:tcPr>
          <w:p w14:paraId="4F347B21" w14:textId="77777777" w:rsidR="00A63E7F" w:rsidRDefault="00A63E7F" w:rsidP="00F65242">
            <w:pPr>
              <w:spacing w:beforeLines="50" w:before="120" w:after="0" w:line="240" w:lineRule="auto"/>
              <w:ind w:left="0" w:firstLine="0"/>
              <w:jc w:val="center"/>
              <w:rPr>
                <w:rFonts w:ascii="宋体" w:eastAsia="宋体" w:hAnsi="宋体"/>
              </w:rPr>
            </w:pPr>
            <w:r>
              <w:rPr>
                <w:rFonts w:ascii="宋体" w:eastAsia="宋体" w:hAnsi="宋体" w:hint="eastAsia"/>
              </w:rPr>
              <w:t>无</w:t>
            </w:r>
          </w:p>
        </w:tc>
        <w:tc>
          <w:tcPr>
            <w:tcW w:w="1835" w:type="dxa"/>
          </w:tcPr>
          <w:p w14:paraId="2B6490A2" w14:textId="77777777" w:rsidR="00A63E7F" w:rsidRDefault="00A63E7F" w:rsidP="00F65242">
            <w:pPr>
              <w:spacing w:beforeLines="50" w:before="120" w:after="0" w:line="240" w:lineRule="auto"/>
              <w:ind w:left="0" w:firstLine="0"/>
              <w:rPr>
                <w:rFonts w:ascii="宋体" w:eastAsia="宋体" w:hAnsi="宋体"/>
              </w:rPr>
            </w:pPr>
          </w:p>
        </w:tc>
      </w:tr>
    </w:tbl>
    <w:p w14:paraId="25FC2FA9" w14:textId="6388A3B6" w:rsidR="00A63E7F" w:rsidRPr="00A63E7F" w:rsidRDefault="00A63E7F" w:rsidP="00A63E7F">
      <w:pPr>
        <w:spacing w:beforeLines="50" w:before="120" w:after="0" w:line="240" w:lineRule="auto"/>
        <w:ind w:left="0" w:firstLine="0"/>
        <w:jc w:val="center"/>
        <w:rPr>
          <w:rFonts w:ascii="宋体" w:eastAsia="宋体" w:hAnsi="宋体" w:cs="宋体"/>
        </w:rPr>
      </w:pPr>
      <w:r w:rsidRPr="00A63E7F">
        <w:rPr>
          <w:rFonts w:ascii="宋体" w:eastAsia="宋体" w:hAnsi="宋体" w:cs="宋体" w:hint="eastAsia"/>
        </w:rPr>
        <w:t>表3</w:t>
      </w:r>
      <w:r w:rsidRPr="00A63E7F">
        <w:rPr>
          <w:rFonts w:ascii="宋体" w:eastAsia="宋体" w:hAnsi="宋体" w:cs="宋体"/>
        </w:rPr>
        <w:t xml:space="preserve">-36 </w:t>
      </w:r>
      <w:r w:rsidRPr="00A63E7F">
        <w:rPr>
          <w:rFonts w:ascii="宋体" w:eastAsia="宋体" w:hAnsi="宋体" w:cs="宋体" w:hint="eastAsia"/>
        </w:rPr>
        <w:t>终端应答</w:t>
      </w:r>
      <w:r w:rsidRPr="00A63E7F">
        <w:rPr>
          <w:rFonts w:ascii="宋体" w:eastAsia="宋体" w:hAnsi="宋体" w:cs="宋体"/>
        </w:rPr>
        <w:t>—0</w:t>
      </w:r>
      <w:r w:rsidRPr="00A63E7F">
        <w:rPr>
          <w:rFonts w:ascii="宋体" w:eastAsia="宋体" w:hAnsi="宋体" w:cs="宋体" w:hint="eastAsia"/>
        </w:rPr>
        <w:t>x</w:t>
      </w:r>
      <w:r w:rsidRPr="00A63E7F">
        <w:rPr>
          <w:rFonts w:ascii="宋体" w:eastAsia="宋体" w:hAnsi="宋体" w:cs="宋体"/>
        </w:rPr>
        <w:t>b7</w:t>
      </w:r>
    </w:p>
    <w:tbl>
      <w:tblPr>
        <w:tblW w:w="4949" w:type="pct"/>
        <w:tblCellMar>
          <w:top w:w="87" w:type="dxa"/>
          <w:left w:w="107" w:type="dxa"/>
          <w:right w:w="205" w:type="dxa"/>
        </w:tblCellMar>
        <w:tblLook w:val="0000" w:firstRow="0" w:lastRow="0" w:firstColumn="0" w:lastColumn="0" w:noHBand="0" w:noVBand="0"/>
      </w:tblPr>
      <w:tblGrid>
        <w:gridCol w:w="846"/>
        <w:gridCol w:w="1722"/>
        <w:gridCol w:w="1785"/>
        <w:gridCol w:w="2347"/>
        <w:gridCol w:w="1706"/>
      </w:tblGrid>
      <w:tr w:rsidR="00B50C39" w:rsidRPr="006E2E0E" w14:paraId="2A5DC04A" w14:textId="088F116F" w:rsidTr="00A63E7F">
        <w:trPr>
          <w:trHeight w:val="965"/>
        </w:trPr>
        <w:tc>
          <w:tcPr>
            <w:tcW w:w="50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184596" w14:textId="000AE16A" w:rsidR="00A63E7F" w:rsidRPr="00A63E7F" w:rsidRDefault="00A63E7F" w:rsidP="00A63E7F">
            <w:pPr>
              <w:spacing w:after="0"/>
              <w:ind w:left="97" w:firstLine="0"/>
              <w:rPr>
                <w:rFonts w:ascii="宋体" w:eastAsia="宋体" w:hAnsi="宋体" w:cs="Calibri"/>
                <w:szCs w:val="28"/>
              </w:rPr>
            </w:pPr>
            <w:r w:rsidRPr="00A63E7F">
              <w:rPr>
                <w:rFonts w:ascii="宋体" w:eastAsia="宋体" w:hAnsi="宋体" w:cs="Calibri" w:hint="eastAsia"/>
                <w:szCs w:val="28"/>
              </w:rPr>
              <w:t>序号</w:t>
            </w:r>
          </w:p>
        </w:tc>
        <w:tc>
          <w:tcPr>
            <w:tcW w:w="102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A326615" w14:textId="5B3220C1" w:rsidR="00A63E7F" w:rsidRPr="00A63E7F" w:rsidRDefault="00A63E7F" w:rsidP="00A63E7F">
            <w:pPr>
              <w:spacing w:after="0"/>
              <w:ind w:left="95" w:firstLine="0"/>
              <w:jc w:val="center"/>
              <w:rPr>
                <w:rFonts w:ascii="宋体" w:eastAsia="宋体" w:hAnsi="宋体" w:cs="宋体"/>
                <w:szCs w:val="28"/>
              </w:rPr>
            </w:pPr>
            <w:r w:rsidRPr="00A63E7F">
              <w:rPr>
                <w:rFonts w:ascii="宋体" w:eastAsia="宋体" w:hAnsi="宋体" w:cs="宋体" w:hint="eastAsia"/>
                <w:szCs w:val="28"/>
              </w:rPr>
              <w:t>字段定义</w:t>
            </w:r>
          </w:p>
        </w:tc>
        <w:tc>
          <w:tcPr>
            <w:tcW w:w="106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A82FE41" w14:textId="7EFE0691" w:rsidR="00A63E7F" w:rsidRPr="00A63E7F" w:rsidRDefault="00A63E7F" w:rsidP="00A63E7F">
            <w:pPr>
              <w:spacing w:after="0"/>
              <w:ind w:left="99" w:firstLine="0"/>
              <w:jc w:val="center"/>
              <w:rPr>
                <w:rFonts w:ascii="宋体" w:eastAsia="宋体" w:hAnsi="宋体" w:cs="Calibri"/>
                <w:szCs w:val="28"/>
              </w:rPr>
            </w:pPr>
            <w:r w:rsidRPr="00A63E7F">
              <w:rPr>
                <w:rFonts w:ascii="宋体" w:eastAsia="宋体" w:hAnsi="宋体" w:cs="Calibri" w:hint="eastAsia"/>
                <w:szCs w:val="28"/>
              </w:rPr>
              <w:t>长度（字节）</w:t>
            </w:r>
          </w:p>
        </w:tc>
        <w:tc>
          <w:tcPr>
            <w:tcW w:w="139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E610085" w14:textId="3641431B" w:rsidR="00A63E7F" w:rsidRPr="00A63E7F" w:rsidRDefault="00A63E7F" w:rsidP="00A63E7F">
            <w:pPr>
              <w:spacing w:after="80"/>
              <w:ind w:left="0" w:firstLine="0"/>
              <w:jc w:val="center"/>
              <w:rPr>
                <w:rFonts w:ascii="宋体" w:eastAsia="宋体" w:hAnsi="宋体" w:cs="Calibri"/>
                <w:szCs w:val="28"/>
              </w:rPr>
            </w:pPr>
            <w:r w:rsidRPr="00A63E7F">
              <w:rPr>
                <w:rFonts w:ascii="宋体" w:eastAsia="宋体" w:hAnsi="宋体" w:cs="Calibri" w:hint="eastAsia"/>
                <w:szCs w:val="28"/>
              </w:rPr>
              <w:t>参数说明</w:t>
            </w:r>
          </w:p>
        </w:tc>
        <w:tc>
          <w:tcPr>
            <w:tcW w:w="101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39C96CE" w14:textId="1A5FDF87" w:rsidR="00A63E7F" w:rsidRPr="00A63E7F" w:rsidRDefault="00A63E7F" w:rsidP="00A63E7F">
            <w:pPr>
              <w:spacing w:after="80"/>
              <w:ind w:left="0" w:firstLine="0"/>
              <w:jc w:val="center"/>
              <w:rPr>
                <w:rFonts w:ascii="宋体" w:eastAsia="宋体" w:hAnsi="宋体" w:cs="Calibri"/>
                <w:szCs w:val="28"/>
              </w:rPr>
            </w:pPr>
            <w:r w:rsidRPr="00A63E7F">
              <w:rPr>
                <w:rFonts w:ascii="宋体" w:eastAsia="宋体" w:hAnsi="宋体" w:cs="Calibri" w:hint="eastAsia"/>
                <w:szCs w:val="28"/>
              </w:rPr>
              <w:t>备注</w:t>
            </w:r>
          </w:p>
        </w:tc>
      </w:tr>
      <w:tr w:rsidR="004A06B3" w:rsidRPr="006E2E0E" w14:paraId="2C973662" w14:textId="5952419D" w:rsidTr="00A63E7F">
        <w:trPr>
          <w:trHeight w:val="965"/>
        </w:trPr>
        <w:tc>
          <w:tcPr>
            <w:tcW w:w="50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55D3DC" w14:textId="77777777" w:rsidR="00A63E7F" w:rsidRPr="00A63E7F" w:rsidRDefault="00A63E7F" w:rsidP="006E2E0E">
            <w:pPr>
              <w:spacing w:after="0"/>
              <w:ind w:left="97" w:firstLine="0"/>
              <w:jc w:val="center"/>
              <w:rPr>
                <w:rFonts w:ascii="宋体" w:eastAsia="宋体" w:hAnsi="宋体"/>
                <w:szCs w:val="28"/>
              </w:rPr>
            </w:pPr>
            <w:r w:rsidRPr="00A63E7F">
              <w:rPr>
                <w:rFonts w:ascii="宋体" w:eastAsia="宋体" w:hAnsi="宋体" w:cs="Calibri"/>
                <w:szCs w:val="28"/>
              </w:rPr>
              <w:t>1</w:t>
            </w:r>
          </w:p>
        </w:tc>
        <w:tc>
          <w:tcPr>
            <w:tcW w:w="102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AD819A" w14:textId="77777777" w:rsidR="00A63E7F" w:rsidRPr="00A63E7F" w:rsidRDefault="00A63E7F" w:rsidP="006E2E0E">
            <w:pPr>
              <w:spacing w:after="0"/>
              <w:ind w:left="95" w:firstLine="0"/>
              <w:jc w:val="center"/>
              <w:rPr>
                <w:rFonts w:ascii="宋体" w:eastAsia="宋体" w:hAnsi="宋体"/>
                <w:szCs w:val="28"/>
              </w:rPr>
            </w:pPr>
            <w:r w:rsidRPr="00A63E7F">
              <w:rPr>
                <w:rFonts w:ascii="宋体" w:eastAsia="宋体" w:hAnsi="宋体" w:cs="宋体"/>
                <w:szCs w:val="28"/>
              </w:rPr>
              <w:t>执行结果</w:t>
            </w:r>
          </w:p>
        </w:tc>
        <w:tc>
          <w:tcPr>
            <w:tcW w:w="10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051D340" w14:textId="091F4DEE" w:rsidR="00A63E7F" w:rsidRPr="00A63E7F" w:rsidRDefault="00A63E7F" w:rsidP="006E2E0E">
            <w:pPr>
              <w:spacing w:after="0"/>
              <w:ind w:left="99" w:firstLine="0"/>
              <w:jc w:val="center"/>
              <w:rPr>
                <w:rFonts w:ascii="宋体" w:eastAsia="宋体" w:hAnsi="宋体"/>
                <w:szCs w:val="28"/>
              </w:rPr>
            </w:pPr>
            <w:r w:rsidRPr="00A63E7F">
              <w:rPr>
                <w:rFonts w:ascii="宋体" w:eastAsia="宋体" w:hAnsi="宋体" w:cs="Calibri"/>
                <w:szCs w:val="28"/>
              </w:rPr>
              <w:t>1</w:t>
            </w:r>
          </w:p>
        </w:tc>
        <w:tc>
          <w:tcPr>
            <w:tcW w:w="1396" w:type="pct"/>
            <w:tcBorders>
              <w:top w:val="single" w:sz="4" w:space="0" w:color="000000"/>
              <w:left w:val="single" w:sz="4" w:space="0" w:color="000000"/>
              <w:bottom w:val="single" w:sz="4" w:space="0" w:color="000000"/>
              <w:right w:val="single" w:sz="4" w:space="0" w:color="000000"/>
            </w:tcBorders>
            <w:shd w:val="clear" w:color="auto" w:fill="auto"/>
          </w:tcPr>
          <w:p w14:paraId="0E222415" w14:textId="3B43732F" w:rsidR="00A63E7F" w:rsidRPr="00A63E7F" w:rsidRDefault="00A63E7F" w:rsidP="006E2E0E">
            <w:pPr>
              <w:spacing w:after="80"/>
              <w:ind w:left="0" w:firstLine="0"/>
              <w:rPr>
                <w:rFonts w:ascii="宋体" w:eastAsia="宋体" w:hAnsi="宋体"/>
                <w:szCs w:val="28"/>
              </w:rPr>
            </w:pPr>
            <w:r w:rsidRPr="00A63E7F">
              <w:rPr>
                <w:rFonts w:ascii="宋体" w:eastAsia="宋体" w:hAnsi="宋体" w:cs="Calibri"/>
                <w:szCs w:val="28"/>
              </w:rPr>
              <w:t>0x00</w:t>
            </w:r>
            <w:r w:rsidRPr="00A63E7F">
              <w:rPr>
                <w:rFonts w:ascii="宋体" w:eastAsia="宋体" w:hAnsi="宋体" w:cs="宋体"/>
                <w:szCs w:val="28"/>
              </w:rPr>
              <w:t>：成功</w:t>
            </w:r>
            <w:r>
              <w:rPr>
                <w:rFonts w:ascii="宋体" w:eastAsia="宋体" w:hAnsi="宋体" w:cs="宋体" w:hint="eastAsia"/>
                <w:szCs w:val="28"/>
              </w:rPr>
              <w:t>；</w:t>
            </w:r>
          </w:p>
          <w:p w14:paraId="4ECEE769" w14:textId="050BFD9E" w:rsidR="00A63E7F" w:rsidRPr="00A63E7F" w:rsidRDefault="00A63E7F" w:rsidP="006E2E0E">
            <w:pPr>
              <w:spacing w:after="86"/>
              <w:ind w:left="0" w:firstLine="0"/>
              <w:rPr>
                <w:rFonts w:ascii="宋体" w:eastAsia="宋体" w:hAnsi="宋体"/>
                <w:szCs w:val="28"/>
              </w:rPr>
            </w:pPr>
            <w:r w:rsidRPr="00A63E7F">
              <w:rPr>
                <w:rFonts w:ascii="宋体" w:eastAsia="宋体" w:hAnsi="宋体" w:cs="Calibri"/>
                <w:szCs w:val="28"/>
              </w:rPr>
              <w:t>0x01</w:t>
            </w:r>
            <w:r w:rsidRPr="00A63E7F">
              <w:rPr>
                <w:rFonts w:ascii="宋体" w:eastAsia="宋体" w:hAnsi="宋体" w:cs="宋体"/>
                <w:szCs w:val="28"/>
              </w:rPr>
              <w:t>：失败：非空闲</w:t>
            </w:r>
          </w:p>
          <w:p w14:paraId="7290804E" w14:textId="4734AA9F" w:rsidR="00A63E7F" w:rsidRPr="00A63E7F" w:rsidRDefault="00A63E7F" w:rsidP="006E2E0E">
            <w:pPr>
              <w:spacing w:after="0"/>
              <w:ind w:left="0" w:firstLine="0"/>
              <w:rPr>
                <w:rFonts w:ascii="宋体" w:eastAsia="宋体" w:hAnsi="宋体"/>
                <w:szCs w:val="28"/>
              </w:rPr>
            </w:pPr>
            <w:r w:rsidRPr="00A63E7F">
              <w:rPr>
                <w:rFonts w:ascii="宋体" w:eastAsia="宋体" w:hAnsi="宋体" w:cs="Calibri"/>
                <w:szCs w:val="28"/>
              </w:rPr>
              <w:t>0x02</w:t>
            </w:r>
            <w:r w:rsidRPr="00A63E7F">
              <w:rPr>
                <w:rFonts w:ascii="宋体" w:eastAsia="宋体" w:hAnsi="宋体" w:cs="宋体"/>
                <w:szCs w:val="28"/>
              </w:rPr>
              <w:t>：失败：其他原因</w:t>
            </w:r>
            <w:r>
              <w:rPr>
                <w:rFonts w:ascii="宋体" w:eastAsia="宋体" w:hAnsi="宋体" w:cs="宋体" w:hint="eastAsia"/>
                <w:szCs w:val="28"/>
              </w:rPr>
              <w:t>。</w:t>
            </w:r>
          </w:p>
        </w:tc>
        <w:tc>
          <w:tcPr>
            <w:tcW w:w="1015" w:type="pct"/>
            <w:tcBorders>
              <w:top w:val="single" w:sz="4" w:space="0" w:color="000000"/>
              <w:left w:val="single" w:sz="4" w:space="0" w:color="000000"/>
              <w:bottom w:val="single" w:sz="4" w:space="0" w:color="000000"/>
              <w:right w:val="single" w:sz="4" w:space="0" w:color="000000"/>
            </w:tcBorders>
          </w:tcPr>
          <w:p w14:paraId="43AC09B7" w14:textId="77777777" w:rsidR="00A63E7F" w:rsidRPr="00A63E7F" w:rsidRDefault="00A63E7F" w:rsidP="006E2E0E">
            <w:pPr>
              <w:spacing w:after="80"/>
              <w:ind w:left="0" w:firstLine="0"/>
              <w:rPr>
                <w:rFonts w:ascii="宋体" w:eastAsia="宋体" w:hAnsi="宋体" w:cs="Calibri"/>
                <w:szCs w:val="28"/>
              </w:rPr>
            </w:pPr>
          </w:p>
        </w:tc>
      </w:tr>
    </w:tbl>
    <w:p w14:paraId="33D5DA9F" w14:textId="10FD7DB3" w:rsidR="00B822B0" w:rsidRDefault="00B822B0" w:rsidP="007D0B39">
      <w:pPr>
        <w:pStyle w:val="2"/>
        <w:numPr>
          <w:ilvl w:val="2"/>
          <w:numId w:val="4"/>
        </w:numPr>
        <w:spacing w:beforeLines="100" w:before="240" w:afterLines="100" w:after="240" w:line="240" w:lineRule="auto"/>
        <w:rPr>
          <w:rFonts w:ascii="黑体" w:eastAsia="黑体" w:hAnsi="黑体"/>
          <w:b w:val="0"/>
          <w:sz w:val="21"/>
          <w:szCs w:val="21"/>
        </w:rPr>
      </w:pPr>
      <w:bookmarkStart w:id="936" w:name="_平台请求CAN总线数据包（0x1d）"/>
      <w:bookmarkStart w:id="937" w:name="_特百佳远程ECU升级（0x1E）"/>
      <w:bookmarkStart w:id="938" w:name="_获取日志（0x1F）"/>
      <w:bookmarkStart w:id="939" w:name="_Toc118125474"/>
      <w:bookmarkStart w:id="940" w:name="_Toc119050756"/>
      <w:bookmarkEnd w:id="936"/>
      <w:bookmarkEnd w:id="937"/>
      <w:bookmarkEnd w:id="938"/>
      <w:r w:rsidRPr="00A63E7F">
        <w:rPr>
          <w:rFonts w:ascii="黑体" w:eastAsia="黑体" w:hAnsi="黑体" w:hint="eastAsia"/>
          <w:b w:val="0"/>
          <w:sz w:val="21"/>
          <w:szCs w:val="21"/>
        </w:rPr>
        <w:t>获取日志</w:t>
      </w:r>
      <w:r w:rsidRPr="00A63E7F">
        <w:rPr>
          <w:rFonts w:ascii="黑体" w:eastAsia="黑体" w:hAnsi="黑体"/>
          <w:b w:val="0"/>
          <w:sz w:val="21"/>
          <w:szCs w:val="21"/>
        </w:rPr>
        <w:t>（0x</w:t>
      </w:r>
      <w:r w:rsidR="004B7FD1" w:rsidRPr="00A63E7F">
        <w:rPr>
          <w:rFonts w:ascii="黑体" w:eastAsia="黑体" w:hAnsi="黑体"/>
          <w:b w:val="0"/>
          <w:sz w:val="21"/>
          <w:szCs w:val="21"/>
        </w:rPr>
        <w:t>1</w:t>
      </w:r>
      <w:r w:rsidR="00FC5022" w:rsidRPr="00A63E7F">
        <w:rPr>
          <w:rFonts w:ascii="黑体" w:eastAsia="黑体" w:hAnsi="黑体"/>
          <w:b w:val="0"/>
          <w:sz w:val="21"/>
          <w:szCs w:val="21"/>
        </w:rPr>
        <w:t>F</w:t>
      </w:r>
      <w:r w:rsidRPr="00A63E7F">
        <w:rPr>
          <w:rFonts w:ascii="黑体" w:eastAsia="黑体" w:hAnsi="黑体"/>
          <w:b w:val="0"/>
          <w:sz w:val="21"/>
          <w:szCs w:val="21"/>
        </w:rPr>
        <w:t>）</w:t>
      </w:r>
      <w:bookmarkEnd w:id="939"/>
      <w:bookmarkEnd w:id="940"/>
    </w:p>
    <w:p w14:paraId="67CBE409" w14:textId="3D947A14" w:rsidR="00A63E7F" w:rsidRPr="00A63E7F" w:rsidRDefault="00A63E7F" w:rsidP="00A63E7F">
      <w:pPr>
        <w:spacing w:beforeLines="50" w:before="120" w:after="0" w:line="240" w:lineRule="auto"/>
        <w:ind w:left="0" w:firstLine="0"/>
        <w:jc w:val="center"/>
        <w:rPr>
          <w:rFonts w:ascii="宋体" w:eastAsia="宋体" w:hAnsi="宋体" w:cs="宋体"/>
        </w:rPr>
      </w:pPr>
      <w:r w:rsidRPr="00A63E7F">
        <w:rPr>
          <w:rFonts w:ascii="宋体" w:eastAsia="宋体" w:hAnsi="宋体" w:cs="宋体" w:hint="eastAsia"/>
        </w:rPr>
        <w:t>表3</w:t>
      </w:r>
      <w:r w:rsidRPr="00A63E7F">
        <w:rPr>
          <w:rFonts w:ascii="宋体" w:eastAsia="宋体" w:hAnsi="宋体" w:cs="宋体"/>
        </w:rPr>
        <w:t xml:space="preserve">-37 </w:t>
      </w:r>
      <w:r w:rsidRPr="00A63E7F">
        <w:rPr>
          <w:rFonts w:ascii="宋体" w:eastAsia="宋体" w:hAnsi="宋体" w:cs="宋体" w:hint="eastAsia"/>
        </w:rPr>
        <w:t>平台下发</w:t>
      </w:r>
      <w:r w:rsidRPr="00A63E7F">
        <w:rPr>
          <w:rFonts w:ascii="宋体" w:eastAsia="宋体" w:hAnsi="宋体" w:cs="宋体"/>
        </w:rPr>
        <w:t>—0</w:t>
      </w:r>
      <w:r w:rsidRPr="00A63E7F">
        <w:rPr>
          <w:rFonts w:ascii="宋体" w:eastAsia="宋体" w:hAnsi="宋体" w:cs="宋体" w:hint="eastAsia"/>
        </w:rPr>
        <w:t>x</w:t>
      </w:r>
      <w:r w:rsidRPr="00A63E7F">
        <w:rPr>
          <w:rFonts w:ascii="宋体" w:eastAsia="宋体" w:hAnsi="宋体" w:cs="宋体"/>
        </w:rPr>
        <w:t>1F</w:t>
      </w:r>
    </w:p>
    <w:tbl>
      <w:tblPr>
        <w:tblStyle w:val="a9"/>
        <w:tblW w:w="0" w:type="auto"/>
        <w:tblLook w:val="04A0" w:firstRow="1" w:lastRow="0" w:firstColumn="1" w:lastColumn="0" w:noHBand="0" w:noVBand="1"/>
      </w:tblPr>
      <w:tblGrid>
        <w:gridCol w:w="846"/>
        <w:gridCol w:w="1701"/>
        <w:gridCol w:w="1701"/>
        <w:gridCol w:w="2410"/>
        <w:gridCol w:w="1835"/>
      </w:tblGrid>
      <w:tr w:rsidR="00A63E7F" w14:paraId="7B7DC2AD" w14:textId="77777777" w:rsidTr="00F65242">
        <w:trPr>
          <w:trHeight w:val="460"/>
        </w:trPr>
        <w:tc>
          <w:tcPr>
            <w:tcW w:w="846" w:type="dxa"/>
            <w:shd w:val="clear" w:color="auto" w:fill="D9D9D9" w:themeFill="background1" w:themeFillShade="D9"/>
            <w:vAlign w:val="center"/>
          </w:tcPr>
          <w:p w14:paraId="209DF24C" w14:textId="77777777" w:rsidR="00A63E7F" w:rsidRDefault="00A63E7F" w:rsidP="00F65242">
            <w:pPr>
              <w:spacing w:beforeLines="50" w:before="120" w:after="0" w:line="240" w:lineRule="auto"/>
              <w:ind w:left="0" w:firstLine="0"/>
              <w:jc w:val="center"/>
              <w:rPr>
                <w:rFonts w:ascii="宋体" w:eastAsia="宋体" w:hAnsi="宋体"/>
              </w:rPr>
            </w:pPr>
            <w:r>
              <w:rPr>
                <w:rFonts w:ascii="宋体" w:eastAsia="宋体" w:hAnsi="宋体" w:hint="eastAsia"/>
              </w:rPr>
              <w:t>序号</w:t>
            </w:r>
          </w:p>
        </w:tc>
        <w:tc>
          <w:tcPr>
            <w:tcW w:w="1701" w:type="dxa"/>
            <w:shd w:val="clear" w:color="auto" w:fill="D9D9D9" w:themeFill="background1" w:themeFillShade="D9"/>
            <w:vAlign w:val="center"/>
          </w:tcPr>
          <w:p w14:paraId="666510D1" w14:textId="77777777" w:rsidR="00A63E7F" w:rsidRDefault="00A63E7F" w:rsidP="00F65242">
            <w:pPr>
              <w:spacing w:beforeLines="50" w:before="120" w:after="0" w:line="240" w:lineRule="auto"/>
              <w:ind w:left="0" w:firstLine="0"/>
              <w:jc w:val="center"/>
              <w:rPr>
                <w:rFonts w:ascii="宋体" w:eastAsia="宋体" w:hAnsi="宋体"/>
              </w:rPr>
            </w:pPr>
            <w:r>
              <w:rPr>
                <w:rFonts w:ascii="宋体" w:eastAsia="宋体" w:hAnsi="宋体" w:hint="eastAsia"/>
              </w:rPr>
              <w:t>字段定义</w:t>
            </w:r>
          </w:p>
        </w:tc>
        <w:tc>
          <w:tcPr>
            <w:tcW w:w="1701" w:type="dxa"/>
            <w:shd w:val="clear" w:color="auto" w:fill="D9D9D9" w:themeFill="background1" w:themeFillShade="D9"/>
            <w:vAlign w:val="center"/>
          </w:tcPr>
          <w:p w14:paraId="4E431F81" w14:textId="77777777" w:rsidR="00A63E7F" w:rsidRDefault="00A63E7F" w:rsidP="00F65242">
            <w:pPr>
              <w:spacing w:beforeLines="50" w:before="120" w:after="0" w:line="240" w:lineRule="auto"/>
              <w:ind w:left="0" w:firstLine="0"/>
              <w:jc w:val="center"/>
              <w:rPr>
                <w:rFonts w:ascii="宋体" w:eastAsia="宋体" w:hAnsi="宋体"/>
              </w:rPr>
            </w:pPr>
            <w:r>
              <w:rPr>
                <w:rFonts w:ascii="宋体" w:eastAsia="宋体" w:hAnsi="宋体" w:hint="eastAsia"/>
              </w:rPr>
              <w:t>长度（字节）</w:t>
            </w:r>
          </w:p>
        </w:tc>
        <w:tc>
          <w:tcPr>
            <w:tcW w:w="2410" w:type="dxa"/>
            <w:shd w:val="clear" w:color="auto" w:fill="D9D9D9" w:themeFill="background1" w:themeFillShade="D9"/>
            <w:vAlign w:val="center"/>
          </w:tcPr>
          <w:p w14:paraId="001C8231" w14:textId="77777777" w:rsidR="00A63E7F" w:rsidRDefault="00A63E7F" w:rsidP="00F65242">
            <w:pPr>
              <w:spacing w:beforeLines="50" w:before="120" w:after="0" w:line="240" w:lineRule="auto"/>
              <w:ind w:left="0" w:firstLine="0"/>
              <w:jc w:val="center"/>
              <w:rPr>
                <w:rFonts w:ascii="宋体" w:eastAsia="宋体" w:hAnsi="宋体"/>
              </w:rPr>
            </w:pPr>
            <w:r>
              <w:rPr>
                <w:rFonts w:ascii="宋体" w:eastAsia="宋体" w:hAnsi="宋体" w:hint="eastAsia"/>
              </w:rPr>
              <w:t>参数说明</w:t>
            </w:r>
          </w:p>
        </w:tc>
        <w:tc>
          <w:tcPr>
            <w:tcW w:w="1835" w:type="dxa"/>
            <w:shd w:val="clear" w:color="auto" w:fill="D9D9D9" w:themeFill="background1" w:themeFillShade="D9"/>
            <w:vAlign w:val="center"/>
          </w:tcPr>
          <w:p w14:paraId="60BB3B9C" w14:textId="77777777" w:rsidR="00A63E7F" w:rsidRDefault="00A63E7F" w:rsidP="00F65242">
            <w:pPr>
              <w:spacing w:beforeLines="50" w:before="120" w:after="0" w:line="240" w:lineRule="auto"/>
              <w:ind w:left="0" w:firstLine="0"/>
              <w:jc w:val="center"/>
              <w:rPr>
                <w:rFonts w:ascii="宋体" w:eastAsia="宋体" w:hAnsi="宋体"/>
              </w:rPr>
            </w:pPr>
            <w:r>
              <w:rPr>
                <w:rFonts w:ascii="宋体" w:eastAsia="宋体" w:hAnsi="宋体" w:hint="eastAsia"/>
              </w:rPr>
              <w:t>备注</w:t>
            </w:r>
          </w:p>
        </w:tc>
      </w:tr>
      <w:tr w:rsidR="002D74BC" w14:paraId="443A5312" w14:textId="77777777" w:rsidTr="00A63E7F">
        <w:tc>
          <w:tcPr>
            <w:tcW w:w="846" w:type="dxa"/>
            <w:vAlign w:val="center"/>
          </w:tcPr>
          <w:p w14:paraId="28ECD471" w14:textId="53CF359C" w:rsidR="00A63E7F" w:rsidRPr="00A63E7F" w:rsidRDefault="00A63E7F" w:rsidP="00A63E7F">
            <w:pPr>
              <w:spacing w:after="0"/>
              <w:ind w:left="0" w:firstLine="0"/>
              <w:jc w:val="center"/>
              <w:rPr>
                <w:rFonts w:ascii="宋体" w:eastAsia="宋体" w:hAnsi="宋体" w:cs="Calibri"/>
                <w:szCs w:val="28"/>
              </w:rPr>
            </w:pPr>
            <w:r w:rsidRPr="00A63E7F">
              <w:rPr>
                <w:rFonts w:ascii="宋体" w:eastAsia="宋体" w:hAnsi="宋体" w:cs="Calibri" w:hint="eastAsia"/>
                <w:szCs w:val="28"/>
              </w:rPr>
              <w:t>1</w:t>
            </w:r>
          </w:p>
        </w:tc>
        <w:tc>
          <w:tcPr>
            <w:tcW w:w="1701" w:type="dxa"/>
            <w:vAlign w:val="center"/>
          </w:tcPr>
          <w:p w14:paraId="209ECACB" w14:textId="622914D2" w:rsidR="00A63E7F" w:rsidRPr="00A63E7F" w:rsidRDefault="00A63E7F" w:rsidP="00A63E7F">
            <w:pPr>
              <w:spacing w:after="0"/>
              <w:ind w:left="97" w:firstLine="0"/>
              <w:jc w:val="center"/>
              <w:rPr>
                <w:rFonts w:ascii="宋体" w:eastAsia="宋体" w:hAnsi="宋体" w:cs="Calibri"/>
                <w:szCs w:val="28"/>
              </w:rPr>
            </w:pPr>
            <w:r w:rsidRPr="00A63E7F">
              <w:rPr>
                <w:rFonts w:ascii="宋体" w:eastAsia="宋体" w:hAnsi="宋体" w:cs="Calibri" w:hint="eastAsia"/>
                <w:szCs w:val="28"/>
              </w:rPr>
              <w:t>类型</w:t>
            </w:r>
          </w:p>
        </w:tc>
        <w:tc>
          <w:tcPr>
            <w:tcW w:w="1701" w:type="dxa"/>
            <w:vAlign w:val="center"/>
          </w:tcPr>
          <w:p w14:paraId="06D69C20" w14:textId="21688E8E" w:rsidR="00A63E7F" w:rsidRPr="00A63E7F" w:rsidRDefault="00A63E7F" w:rsidP="00A63E7F">
            <w:pPr>
              <w:spacing w:after="0"/>
              <w:ind w:left="97" w:firstLine="0"/>
              <w:jc w:val="center"/>
              <w:rPr>
                <w:rFonts w:ascii="宋体" w:eastAsia="宋体" w:hAnsi="宋体" w:cs="Calibri"/>
                <w:szCs w:val="28"/>
              </w:rPr>
            </w:pPr>
            <w:r w:rsidRPr="00A63E7F">
              <w:rPr>
                <w:rFonts w:ascii="宋体" w:eastAsia="宋体" w:hAnsi="宋体" w:cs="Calibri" w:hint="eastAsia"/>
                <w:szCs w:val="28"/>
              </w:rPr>
              <w:t>1</w:t>
            </w:r>
          </w:p>
        </w:tc>
        <w:tc>
          <w:tcPr>
            <w:tcW w:w="2410" w:type="dxa"/>
            <w:vAlign w:val="center"/>
          </w:tcPr>
          <w:p w14:paraId="0C810F1D" w14:textId="160654A6" w:rsidR="00A63E7F" w:rsidRDefault="00A63E7F" w:rsidP="00A63E7F">
            <w:pPr>
              <w:rPr>
                <w:rFonts w:ascii="宋体" w:eastAsia="宋体" w:hAnsi="宋体"/>
              </w:rPr>
            </w:pPr>
            <w:r w:rsidRPr="006E2E0E">
              <w:rPr>
                <w:rFonts w:ascii="宋体" w:eastAsia="宋体" w:hAnsi="宋体" w:hint="eastAsia"/>
              </w:rPr>
              <w:t>0x01</w:t>
            </w:r>
            <w:r>
              <w:rPr>
                <w:rFonts w:ascii="宋体" w:eastAsia="宋体" w:hAnsi="宋体" w:hint="eastAsia"/>
              </w:rPr>
              <w:t>：运行日志</w:t>
            </w:r>
            <w:r w:rsidRPr="006E2E0E">
              <w:rPr>
                <w:rFonts w:ascii="宋体" w:eastAsia="宋体" w:hAnsi="宋体" w:hint="eastAsia"/>
              </w:rPr>
              <w:t>0x02</w:t>
            </w:r>
            <w:r>
              <w:rPr>
                <w:rFonts w:ascii="宋体" w:eastAsia="宋体" w:hAnsi="宋体"/>
              </w:rPr>
              <w:t>~0XFF</w:t>
            </w:r>
            <w:r>
              <w:rPr>
                <w:rFonts w:ascii="宋体" w:eastAsia="宋体" w:hAnsi="宋体" w:hint="eastAsia"/>
              </w:rPr>
              <w:t>：保留。</w:t>
            </w:r>
          </w:p>
        </w:tc>
        <w:tc>
          <w:tcPr>
            <w:tcW w:w="1835" w:type="dxa"/>
          </w:tcPr>
          <w:p w14:paraId="4E2D8B00" w14:textId="77777777" w:rsidR="00A63E7F" w:rsidRDefault="00A63E7F" w:rsidP="00F65242">
            <w:pPr>
              <w:spacing w:beforeLines="50" w:before="120" w:after="0" w:line="240" w:lineRule="auto"/>
              <w:ind w:left="0" w:firstLine="0"/>
              <w:rPr>
                <w:rFonts w:ascii="宋体" w:eastAsia="宋体" w:hAnsi="宋体"/>
              </w:rPr>
            </w:pPr>
          </w:p>
        </w:tc>
      </w:tr>
    </w:tbl>
    <w:p w14:paraId="5F96A75C" w14:textId="7617ECA9" w:rsidR="00A63E7F" w:rsidRPr="00A63E7F" w:rsidRDefault="00A63E7F" w:rsidP="00A63E7F">
      <w:pPr>
        <w:spacing w:beforeLines="50" w:before="120" w:after="0" w:line="240" w:lineRule="auto"/>
        <w:ind w:left="0" w:firstLine="0"/>
        <w:jc w:val="center"/>
        <w:rPr>
          <w:rFonts w:ascii="宋体" w:eastAsia="宋体" w:hAnsi="宋体" w:cs="宋体"/>
        </w:rPr>
      </w:pPr>
      <w:r w:rsidRPr="00A63E7F">
        <w:rPr>
          <w:rFonts w:ascii="宋体" w:eastAsia="宋体" w:hAnsi="宋体" w:cs="宋体" w:hint="eastAsia"/>
        </w:rPr>
        <w:t>表3</w:t>
      </w:r>
      <w:r w:rsidRPr="00A63E7F">
        <w:rPr>
          <w:rFonts w:ascii="宋体" w:eastAsia="宋体" w:hAnsi="宋体" w:cs="宋体"/>
        </w:rPr>
        <w:t xml:space="preserve">-38 </w:t>
      </w:r>
      <w:r w:rsidRPr="00A63E7F">
        <w:rPr>
          <w:rFonts w:ascii="宋体" w:eastAsia="宋体" w:hAnsi="宋体" w:cs="宋体" w:hint="eastAsia"/>
        </w:rPr>
        <w:t>终端应答</w:t>
      </w:r>
      <w:r w:rsidRPr="00A63E7F">
        <w:rPr>
          <w:rFonts w:ascii="宋体" w:eastAsia="宋体" w:hAnsi="宋体" w:cs="宋体"/>
        </w:rPr>
        <w:t>—0</w:t>
      </w:r>
      <w:r w:rsidRPr="00A63E7F">
        <w:rPr>
          <w:rFonts w:ascii="宋体" w:eastAsia="宋体" w:hAnsi="宋体" w:cs="宋体" w:hint="eastAsia"/>
        </w:rPr>
        <w:t>x</w:t>
      </w:r>
      <w:r w:rsidRPr="00A63E7F">
        <w:rPr>
          <w:rFonts w:ascii="宋体" w:eastAsia="宋体" w:hAnsi="宋体" w:cs="宋体"/>
        </w:rPr>
        <w:t>bf</w:t>
      </w:r>
    </w:p>
    <w:tbl>
      <w:tblPr>
        <w:tblW w:w="5000" w:type="pct"/>
        <w:jc w:val="center"/>
        <w:tblCellMar>
          <w:top w:w="116" w:type="dxa"/>
          <w:left w:w="107" w:type="dxa"/>
          <w:right w:w="205" w:type="dxa"/>
        </w:tblCellMar>
        <w:tblLook w:val="0000" w:firstRow="0" w:lastRow="0" w:firstColumn="0" w:lastColumn="0" w:noHBand="0" w:noVBand="0"/>
      </w:tblPr>
      <w:tblGrid>
        <w:gridCol w:w="787"/>
        <w:gridCol w:w="1761"/>
        <w:gridCol w:w="1702"/>
        <w:gridCol w:w="2410"/>
        <w:gridCol w:w="1833"/>
      </w:tblGrid>
      <w:tr w:rsidR="00B50C39" w:rsidRPr="006E2E0E" w14:paraId="66EDFDD2" w14:textId="1905ED9C" w:rsidTr="00A63E7F">
        <w:trPr>
          <w:trHeight w:val="412"/>
          <w:jc w:val="center"/>
        </w:trPr>
        <w:tc>
          <w:tcPr>
            <w:tcW w:w="46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4BF4BD" w14:textId="28AC280C" w:rsidR="00A63E7F" w:rsidRPr="006E2E0E" w:rsidRDefault="00A63E7F" w:rsidP="00A63E7F">
            <w:pPr>
              <w:jc w:val="center"/>
              <w:rPr>
                <w:rFonts w:ascii="宋体" w:eastAsia="宋体" w:hAnsi="宋体"/>
              </w:rPr>
            </w:pPr>
            <w:r>
              <w:rPr>
                <w:rFonts w:ascii="宋体" w:eastAsia="宋体" w:hAnsi="宋体" w:hint="eastAsia"/>
              </w:rPr>
              <w:t>序号</w:t>
            </w:r>
          </w:p>
        </w:tc>
        <w:tc>
          <w:tcPr>
            <w:tcW w:w="103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1F8B8BF" w14:textId="52AFB677" w:rsidR="00A63E7F" w:rsidRPr="006E2E0E" w:rsidRDefault="00A63E7F" w:rsidP="00A63E7F">
            <w:pPr>
              <w:jc w:val="center"/>
              <w:rPr>
                <w:rFonts w:ascii="宋体" w:eastAsia="宋体" w:hAnsi="宋体"/>
              </w:rPr>
            </w:pPr>
            <w:r w:rsidRPr="00284DB4">
              <w:rPr>
                <w:rFonts w:ascii="宋体" w:eastAsia="宋体" w:hAnsi="宋体" w:cs="宋体" w:hint="eastAsia"/>
              </w:rPr>
              <w:t>字段定义</w:t>
            </w:r>
          </w:p>
        </w:tc>
        <w:tc>
          <w:tcPr>
            <w:tcW w:w="100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DD4592C" w14:textId="39F7DC21" w:rsidR="00A63E7F" w:rsidRPr="006E2E0E" w:rsidRDefault="00A63E7F" w:rsidP="00A63E7F">
            <w:pPr>
              <w:jc w:val="center"/>
              <w:rPr>
                <w:rFonts w:ascii="宋体" w:eastAsia="宋体" w:hAnsi="宋体"/>
              </w:rPr>
            </w:pPr>
            <w:r w:rsidRPr="00284DB4">
              <w:rPr>
                <w:rFonts w:ascii="宋体" w:eastAsia="宋体" w:hAnsi="宋体" w:cs="宋体" w:hint="eastAsia"/>
              </w:rPr>
              <w:t>长度（字节）</w:t>
            </w:r>
          </w:p>
        </w:tc>
        <w:tc>
          <w:tcPr>
            <w:tcW w:w="14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66DA208" w14:textId="74C4C337" w:rsidR="00A63E7F" w:rsidRPr="006E2E0E" w:rsidRDefault="00A63E7F" w:rsidP="00A63E7F">
            <w:pPr>
              <w:jc w:val="center"/>
              <w:rPr>
                <w:rFonts w:ascii="宋体" w:eastAsia="宋体" w:hAnsi="宋体"/>
              </w:rPr>
            </w:pPr>
            <w:r w:rsidRPr="00284DB4">
              <w:rPr>
                <w:rFonts w:ascii="宋体" w:eastAsia="宋体" w:hAnsi="宋体" w:cs="宋体" w:hint="eastAsia"/>
              </w:rPr>
              <w:t>参数说明</w:t>
            </w:r>
          </w:p>
        </w:tc>
        <w:tc>
          <w:tcPr>
            <w:tcW w:w="107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3792788" w14:textId="3B81FE08" w:rsidR="00A63E7F" w:rsidRPr="006E2E0E" w:rsidRDefault="00A63E7F" w:rsidP="00A63E7F">
            <w:pPr>
              <w:jc w:val="center"/>
              <w:rPr>
                <w:rFonts w:ascii="宋体" w:eastAsia="宋体" w:hAnsi="宋体"/>
              </w:rPr>
            </w:pPr>
            <w:r w:rsidRPr="00284DB4">
              <w:rPr>
                <w:rFonts w:ascii="宋体" w:eastAsia="宋体" w:hAnsi="宋体" w:cs="宋体" w:hint="eastAsia"/>
              </w:rPr>
              <w:t>备注</w:t>
            </w:r>
          </w:p>
        </w:tc>
      </w:tr>
      <w:tr w:rsidR="00A63E7F" w:rsidRPr="006E2E0E" w14:paraId="448133F3" w14:textId="29EE462D" w:rsidTr="00A63E7F">
        <w:trPr>
          <w:trHeight w:val="492"/>
          <w:jc w:val="center"/>
        </w:trPr>
        <w:tc>
          <w:tcPr>
            <w:tcW w:w="4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796EDC" w14:textId="77777777" w:rsidR="00A63E7F" w:rsidRPr="006E2E0E" w:rsidRDefault="00A63E7F" w:rsidP="00A63E7F">
            <w:pPr>
              <w:jc w:val="center"/>
              <w:rPr>
                <w:rFonts w:ascii="宋体" w:eastAsia="宋体" w:hAnsi="宋体"/>
              </w:rPr>
            </w:pPr>
            <w:r w:rsidRPr="006E2E0E">
              <w:rPr>
                <w:rFonts w:ascii="宋体" w:eastAsia="宋体" w:hAnsi="宋体"/>
              </w:rPr>
              <w:t>1</w:t>
            </w:r>
          </w:p>
        </w:tc>
        <w:tc>
          <w:tcPr>
            <w:tcW w:w="103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9EBDDE" w14:textId="77777777" w:rsidR="00A63E7F" w:rsidRPr="006E2E0E" w:rsidRDefault="00A63E7F" w:rsidP="00A63E7F">
            <w:pPr>
              <w:jc w:val="center"/>
              <w:rPr>
                <w:rFonts w:ascii="宋体" w:eastAsia="宋体" w:hAnsi="宋体"/>
              </w:rPr>
            </w:pPr>
            <w:r w:rsidRPr="006E2E0E">
              <w:rPr>
                <w:rFonts w:ascii="宋体" w:eastAsia="宋体" w:hAnsi="宋体"/>
              </w:rPr>
              <w:t>执行结果</w:t>
            </w:r>
          </w:p>
        </w:tc>
        <w:tc>
          <w:tcPr>
            <w:tcW w:w="10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E6E696" w14:textId="10FD59CA" w:rsidR="00A63E7F" w:rsidRPr="006E2E0E" w:rsidRDefault="00A63E7F" w:rsidP="00A63E7F">
            <w:pPr>
              <w:jc w:val="center"/>
              <w:rPr>
                <w:rFonts w:ascii="宋体" w:eastAsia="宋体" w:hAnsi="宋体"/>
              </w:rPr>
            </w:pPr>
            <w:r w:rsidRPr="006E2E0E">
              <w:rPr>
                <w:rFonts w:ascii="宋体" w:eastAsia="宋体" w:hAnsi="宋体"/>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3228C26A" w14:textId="77777777" w:rsidR="00A63E7F" w:rsidRPr="006E2E0E" w:rsidRDefault="00A63E7F" w:rsidP="000841DC">
            <w:pPr>
              <w:rPr>
                <w:rFonts w:ascii="宋体" w:eastAsia="宋体" w:hAnsi="宋体"/>
              </w:rPr>
            </w:pPr>
            <w:r w:rsidRPr="006E2E0E">
              <w:rPr>
                <w:rFonts w:ascii="宋体" w:eastAsia="宋体" w:hAnsi="宋体"/>
              </w:rPr>
              <w:t>0x00：</w:t>
            </w:r>
            <w:r>
              <w:rPr>
                <w:rFonts w:ascii="宋体" w:eastAsia="宋体" w:hAnsi="宋体" w:hint="eastAsia"/>
              </w:rPr>
              <w:t>命令接收</w:t>
            </w:r>
            <w:r w:rsidRPr="006E2E0E">
              <w:rPr>
                <w:rFonts w:ascii="宋体" w:eastAsia="宋体" w:hAnsi="宋体"/>
              </w:rPr>
              <w:t>成功</w:t>
            </w:r>
          </w:p>
          <w:p w14:paraId="60B71FA4" w14:textId="77777777" w:rsidR="00A63E7F" w:rsidRDefault="00A63E7F" w:rsidP="000841DC">
            <w:pPr>
              <w:rPr>
                <w:rFonts w:ascii="宋体" w:eastAsia="宋体" w:hAnsi="宋体"/>
              </w:rPr>
            </w:pPr>
            <w:r w:rsidRPr="006E2E0E">
              <w:rPr>
                <w:rFonts w:ascii="宋体" w:eastAsia="宋体" w:hAnsi="宋体"/>
              </w:rPr>
              <w:t>0x01：</w:t>
            </w:r>
            <w:r>
              <w:rPr>
                <w:rFonts w:ascii="宋体" w:eastAsia="宋体" w:hAnsi="宋体" w:hint="eastAsia"/>
              </w:rPr>
              <w:t>文件上传中</w:t>
            </w:r>
            <w:r>
              <w:rPr>
                <w:rFonts w:ascii="宋体" w:eastAsia="宋体" w:hAnsi="宋体"/>
              </w:rPr>
              <w:t xml:space="preserve"> </w:t>
            </w:r>
          </w:p>
          <w:p w14:paraId="6C45CD30" w14:textId="77777777" w:rsidR="00A63E7F" w:rsidRDefault="00A63E7F" w:rsidP="000841DC">
            <w:pPr>
              <w:rPr>
                <w:rFonts w:ascii="宋体" w:eastAsia="宋体" w:hAnsi="宋体"/>
              </w:rPr>
            </w:pPr>
            <w:r w:rsidRPr="006E2E0E">
              <w:rPr>
                <w:rFonts w:ascii="宋体" w:eastAsia="宋体" w:hAnsi="宋体"/>
              </w:rPr>
              <w:t>0x0</w:t>
            </w:r>
            <w:r>
              <w:rPr>
                <w:rFonts w:ascii="宋体" w:eastAsia="宋体" w:hAnsi="宋体"/>
              </w:rPr>
              <w:t>2</w:t>
            </w:r>
            <w:r w:rsidRPr="006E2E0E">
              <w:rPr>
                <w:rFonts w:ascii="宋体" w:eastAsia="宋体" w:hAnsi="宋体"/>
              </w:rPr>
              <w:t>：</w:t>
            </w:r>
            <w:r>
              <w:rPr>
                <w:rFonts w:ascii="宋体" w:eastAsia="宋体" w:hAnsi="宋体" w:hint="eastAsia"/>
              </w:rPr>
              <w:t>类型错误</w:t>
            </w:r>
          </w:p>
          <w:p w14:paraId="4CDD98E2" w14:textId="77777777" w:rsidR="00A63E7F" w:rsidRDefault="00A63E7F" w:rsidP="000841DC">
            <w:pPr>
              <w:rPr>
                <w:rFonts w:ascii="宋体" w:eastAsia="宋体" w:hAnsi="宋体"/>
              </w:rPr>
            </w:pPr>
            <w:r w:rsidRPr="006E2E0E">
              <w:rPr>
                <w:rFonts w:ascii="宋体" w:eastAsia="宋体" w:hAnsi="宋体"/>
              </w:rPr>
              <w:t>0x0</w:t>
            </w:r>
            <w:r>
              <w:rPr>
                <w:rFonts w:ascii="宋体" w:eastAsia="宋体" w:hAnsi="宋体"/>
              </w:rPr>
              <w:t>3</w:t>
            </w:r>
            <w:r w:rsidRPr="006E2E0E">
              <w:rPr>
                <w:rFonts w:ascii="宋体" w:eastAsia="宋体" w:hAnsi="宋体"/>
              </w:rPr>
              <w:t>：</w:t>
            </w:r>
            <w:r>
              <w:rPr>
                <w:rFonts w:ascii="宋体" w:eastAsia="宋体" w:hAnsi="宋体" w:hint="eastAsia"/>
              </w:rPr>
              <w:t>参数错误</w:t>
            </w:r>
          </w:p>
          <w:p w14:paraId="6C3EE60C" w14:textId="77777777" w:rsidR="00A63E7F" w:rsidRDefault="00A63E7F" w:rsidP="000841DC">
            <w:pPr>
              <w:rPr>
                <w:rFonts w:ascii="宋体" w:eastAsia="宋体" w:hAnsi="宋体"/>
              </w:rPr>
            </w:pPr>
            <w:r w:rsidRPr="006E2E0E">
              <w:rPr>
                <w:rFonts w:ascii="宋体" w:eastAsia="宋体" w:hAnsi="宋体"/>
              </w:rPr>
              <w:t>0x0</w:t>
            </w:r>
            <w:r>
              <w:rPr>
                <w:rFonts w:ascii="宋体" w:eastAsia="宋体" w:hAnsi="宋体"/>
              </w:rPr>
              <w:t>4</w:t>
            </w:r>
            <w:r w:rsidRPr="006E2E0E">
              <w:rPr>
                <w:rFonts w:ascii="宋体" w:eastAsia="宋体" w:hAnsi="宋体"/>
              </w:rPr>
              <w:t>：</w:t>
            </w:r>
            <w:r>
              <w:rPr>
                <w:rFonts w:ascii="宋体" w:eastAsia="宋体" w:hAnsi="宋体" w:hint="eastAsia"/>
              </w:rPr>
              <w:t>没有日志文件</w:t>
            </w:r>
          </w:p>
          <w:p w14:paraId="440C534B" w14:textId="77777777" w:rsidR="00A63E7F" w:rsidRDefault="00A63E7F" w:rsidP="000841DC">
            <w:pPr>
              <w:rPr>
                <w:rFonts w:ascii="宋体" w:eastAsia="宋体" w:hAnsi="宋体"/>
              </w:rPr>
            </w:pPr>
            <w:r w:rsidRPr="006E2E0E">
              <w:rPr>
                <w:rFonts w:ascii="宋体" w:eastAsia="宋体" w:hAnsi="宋体"/>
              </w:rPr>
              <w:t>0x0</w:t>
            </w:r>
            <w:r>
              <w:rPr>
                <w:rFonts w:ascii="宋体" w:eastAsia="宋体" w:hAnsi="宋体"/>
              </w:rPr>
              <w:t>5</w:t>
            </w:r>
            <w:r w:rsidRPr="006E2E0E">
              <w:rPr>
                <w:rFonts w:ascii="宋体" w:eastAsia="宋体" w:hAnsi="宋体"/>
              </w:rPr>
              <w:t>：</w:t>
            </w:r>
            <w:r>
              <w:rPr>
                <w:rFonts w:ascii="宋体" w:eastAsia="宋体" w:hAnsi="宋体" w:hint="eastAsia"/>
              </w:rPr>
              <w:t>内存分配失败</w:t>
            </w:r>
          </w:p>
          <w:p w14:paraId="27E444AE" w14:textId="77777777" w:rsidR="00A63E7F" w:rsidRDefault="00A63E7F" w:rsidP="000841DC">
            <w:pPr>
              <w:rPr>
                <w:rFonts w:ascii="宋体" w:eastAsia="宋体" w:hAnsi="宋体"/>
              </w:rPr>
            </w:pPr>
            <w:r w:rsidRPr="006E2E0E">
              <w:rPr>
                <w:rFonts w:ascii="宋体" w:eastAsia="宋体" w:hAnsi="宋体"/>
              </w:rPr>
              <w:t>0x0</w:t>
            </w:r>
            <w:r>
              <w:rPr>
                <w:rFonts w:ascii="宋体" w:eastAsia="宋体" w:hAnsi="宋体"/>
              </w:rPr>
              <w:t>6</w:t>
            </w:r>
            <w:r w:rsidRPr="006E2E0E">
              <w:rPr>
                <w:rFonts w:ascii="宋体" w:eastAsia="宋体" w:hAnsi="宋体"/>
              </w:rPr>
              <w:t>：</w:t>
            </w:r>
            <w:r>
              <w:rPr>
                <w:rFonts w:ascii="宋体" w:eastAsia="宋体" w:hAnsi="宋体" w:hint="eastAsia"/>
              </w:rPr>
              <w:t>字符串拼接失败</w:t>
            </w:r>
          </w:p>
          <w:p w14:paraId="7B2B9848" w14:textId="77777777" w:rsidR="00A63E7F" w:rsidRDefault="00A63E7F" w:rsidP="000841DC">
            <w:pPr>
              <w:rPr>
                <w:rFonts w:ascii="宋体" w:eastAsia="宋体" w:hAnsi="宋体"/>
              </w:rPr>
            </w:pPr>
            <w:r w:rsidRPr="006E2E0E">
              <w:rPr>
                <w:rFonts w:ascii="宋体" w:eastAsia="宋体" w:hAnsi="宋体"/>
              </w:rPr>
              <w:t>0x0</w:t>
            </w:r>
            <w:r>
              <w:rPr>
                <w:rFonts w:ascii="宋体" w:eastAsia="宋体" w:hAnsi="宋体"/>
              </w:rPr>
              <w:t>7</w:t>
            </w:r>
            <w:r w:rsidRPr="006E2E0E">
              <w:rPr>
                <w:rFonts w:ascii="宋体" w:eastAsia="宋体" w:hAnsi="宋体"/>
              </w:rPr>
              <w:t>：</w:t>
            </w:r>
            <w:r>
              <w:rPr>
                <w:rFonts w:ascii="宋体" w:eastAsia="宋体" w:hAnsi="宋体" w:hint="eastAsia"/>
              </w:rPr>
              <w:t>任务创建失败</w:t>
            </w:r>
          </w:p>
          <w:p w14:paraId="527DF086" w14:textId="77777777" w:rsidR="00A63E7F" w:rsidRPr="006E2E0E" w:rsidRDefault="00A63E7F" w:rsidP="000841DC">
            <w:pPr>
              <w:rPr>
                <w:rFonts w:ascii="宋体" w:eastAsia="宋体" w:hAnsi="宋体"/>
              </w:rPr>
            </w:pPr>
            <w:r>
              <w:rPr>
                <w:rFonts w:ascii="宋体" w:eastAsia="宋体" w:hAnsi="宋体" w:hint="eastAsia"/>
              </w:rPr>
              <w:t>0x0</w:t>
            </w:r>
            <w:r>
              <w:rPr>
                <w:rFonts w:ascii="宋体" w:eastAsia="宋体" w:hAnsi="宋体"/>
              </w:rPr>
              <w:t>3</w:t>
            </w:r>
            <w:r>
              <w:rPr>
                <w:rFonts w:ascii="宋体" w:eastAsia="宋体" w:hAnsi="宋体" w:hint="eastAsia"/>
              </w:rPr>
              <w:t>~</w:t>
            </w:r>
            <w:r>
              <w:rPr>
                <w:rFonts w:ascii="宋体" w:eastAsia="宋体" w:hAnsi="宋体"/>
              </w:rPr>
              <w:t>0</w:t>
            </w:r>
            <w:r>
              <w:rPr>
                <w:rFonts w:ascii="宋体" w:eastAsia="宋体" w:hAnsi="宋体" w:hint="eastAsia"/>
              </w:rPr>
              <w:t>x</w:t>
            </w:r>
            <w:r>
              <w:rPr>
                <w:rFonts w:ascii="宋体" w:eastAsia="宋体" w:hAnsi="宋体"/>
              </w:rPr>
              <w:t>FF</w:t>
            </w:r>
            <w:r>
              <w:rPr>
                <w:rFonts w:ascii="宋体" w:eastAsia="宋体" w:hAnsi="宋体" w:hint="eastAsia"/>
              </w:rPr>
              <w:t>：保留</w:t>
            </w:r>
          </w:p>
        </w:tc>
        <w:tc>
          <w:tcPr>
            <w:tcW w:w="1079" w:type="pct"/>
            <w:tcBorders>
              <w:top w:val="single" w:sz="4" w:space="0" w:color="000000"/>
              <w:left w:val="single" w:sz="4" w:space="0" w:color="000000"/>
              <w:bottom w:val="single" w:sz="4" w:space="0" w:color="000000"/>
              <w:right w:val="single" w:sz="4" w:space="0" w:color="000000"/>
            </w:tcBorders>
          </w:tcPr>
          <w:p w14:paraId="350707E9" w14:textId="77777777" w:rsidR="00A63E7F" w:rsidRPr="006E2E0E" w:rsidRDefault="00A63E7F" w:rsidP="000841DC">
            <w:pPr>
              <w:rPr>
                <w:rFonts w:ascii="宋体" w:eastAsia="宋体" w:hAnsi="宋体"/>
              </w:rPr>
            </w:pPr>
          </w:p>
        </w:tc>
      </w:tr>
    </w:tbl>
    <w:p w14:paraId="03A30109" w14:textId="032D38F9" w:rsidR="008D66E5" w:rsidRDefault="00833C88" w:rsidP="007D0B39">
      <w:pPr>
        <w:pStyle w:val="2"/>
        <w:numPr>
          <w:ilvl w:val="2"/>
          <w:numId w:val="4"/>
        </w:numPr>
        <w:spacing w:beforeLines="100" w:before="240" w:afterLines="100" w:after="240" w:line="240" w:lineRule="auto"/>
        <w:rPr>
          <w:rFonts w:ascii="黑体" w:eastAsia="黑体" w:hAnsi="黑体"/>
          <w:b w:val="0"/>
          <w:sz w:val="21"/>
          <w:szCs w:val="21"/>
        </w:rPr>
      </w:pPr>
      <w:bookmarkStart w:id="941" w:name="_设置日志上传条件（0x20）"/>
      <w:bookmarkStart w:id="942" w:name="_Toc118125475"/>
      <w:bookmarkStart w:id="943" w:name="_Toc119050757"/>
      <w:bookmarkEnd w:id="941"/>
      <w:r w:rsidRPr="00A63E7F">
        <w:rPr>
          <w:rFonts w:ascii="黑体" w:eastAsia="黑体" w:hAnsi="黑体" w:hint="eastAsia"/>
          <w:b w:val="0"/>
          <w:sz w:val="21"/>
          <w:szCs w:val="21"/>
        </w:rPr>
        <w:t>设置</w:t>
      </w:r>
      <w:r w:rsidR="008D66E5" w:rsidRPr="00A63E7F">
        <w:rPr>
          <w:rFonts w:ascii="黑体" w:eastAsia="黑体" w:hAnsi="黑体" w:hint="eastAsia"/>
          <w:b w:val="0"/>
          <w:sz w:val="21"/>
          <w:szCs w:val="21"/>
        </w:rPr>
        <w:t>日志</w:t>
      </w:r>
      <w:r w:rsidRPr="00A63E7F">
        <w:rPr>
          <w:rFonts w:ascii="黑体" w:eastAsia="黑体" w:hAnsi="黑体" w:hint="eastAsia"/>
          <w:b w:val="0"/>
          <w:sz w:val="21"/>
          <w:szCs w:val="21"/>
        </w:rPr>
        <w:t>上传条件</w:t>
      </w:r>
      <w:r w:rsidR="008D66E5" w:rsidRPr="00A63E7F">
        <w:rPr>
          <w:rFonts w:ascii="黑体" w:eastAsia="黑体" w:hAnsi="黑体"/>
          <w:b w:val="0"/>
          <w:sz w:val="21"/>
          <w:szCs w:val="21"/>
        </w:rPr>
        <w:t>（0x</w:t>
      </w:r>
      <w:r w:rsidR="00597C56" w:rsidRPr="00A63E7F">
        <w:rPr>
          <w:rFonts w:ascii="黑体" w:eastAsia="黑体" w:hAnsi="黑体"/>
          <w:b w:val="0"/>
          <w:sz w:val="21"/>
          <w:szCs w:val="21"/>
        </w:rPr>
        <w:t>20</w:t>
      </w:r>
      <w:r w:rsidR="008D66E5" w:rsidRPr="00A63E7F">
        <w:rPr>
          <w:rFonts w:ascii="黑体" w:eastAsia="黑体" w:hAnsi="黑体"/>
          <w:b w:val="0"/>
          <w:sz w:val="21"/>
          <w:szCs w:val="21"/>
        </w:rPr>
        <w:t>）</w:t>
      </w:r>
      <w:bookmarkEnd w:id="942"/>
      <w:bookmarkEnd w:id="943"/>
    </w:p>
    <w:p w14:paraId="78EF49F2" w14:textId="02DCEB41" w:rsidR="00A63E7F" w:rsidRPr="00A63E7F" w:rsidRDefault="00A63E7F" w:rsidP="00A63E7F">
      <w:pPr>
        <w:spacing w:beforeLines="50" w:before="120" w:after="0" w:line="240" w:lineRule="auto"/>
        <w:ind w:left="0" w:firstLine="0"/>
        <w:jc w:val="center"/>
        <w:rPr>
          <w:rFonts w:ascii="宋体" w:eastAsia="宋体" w:hAnsi="宋体" w:cs="宋体"/>
        </w:rPr>
      </w:pPr>
      <w:r w:rsidRPr="00A63E7F">
        <w:rPr>
          <w:rFonts w:ascii="宋体" w:eastAsia="宋体" w:hAnsi="宋体" w:cs="宋体" w:hint="eastAsia"/>
        </w:rPr>
        <w:t>表3</w:t>
      </w:r>
      <w:r w:rsidRPr="00A63E7F">
        <w:rPr>
          <w:rFonts w:ascii="宋体" w:eastAsia="宋体" w:hAnsi="宋体" w:cs="宋体"/>
        </w:rPr>
        <w:t xml:space="preserve">-39 </w:t>
      </w:r>
      <w:r w:rsidRPr="00A63E7F">
        <w:rPr>
          <w:rFonts w:ascii="宋体" w:eastAsia="宋体" w:hAnsi="宋体" w:cs="宋体" w:hint="eastAsia"/>
        </w:rPr>
        <w:t>平台下发</w:t>
      </w:r>
      <w:r w:rsidRPr="00A63E7F">
        <w:rPr>
          <w:rFonts w:ascii="宋体" w:eastAsia="宋体" w:hAnsi="宋体" w:cs="宋体"/>
        </w:rPr>
        <w:t>—0</w:t>
      </w:r>
      <w:r w:rsidRPr="00A63E7F">
        <w:rPr>
          <w:rFonts w:ascii="宋体" w:eastAsia="宋体" w:hAnsi="宋体" w:cs="宋体" w:hint="eastAsia"/>
        </w:rPr>
        <w:t>x</w:t>
      </w:r>
      <w:r w:rsidRPr="00A63E7F">
        <w:rPr>
          <w:rFonts w:ascii="宋体" w:eastAsia="宋体" w:hAnsi="宋体" w:cs="宋体"/>
        </w:rPr>
        <w:t>20</w:t>
      </w:r>
    </w:p>
    <w:tbl>
      <w:tblPr>
        <w:tblW w:w="5000" w:type="pct"/>
        <w:jc w:val="center"/>
        <w:tblCellMar>
          <w:top w:w="116" w:type="dxa"/>
          <w:left w:w="107" w:type="dxa"/>
          <w:right w:w="205" w:type="dxa"/>
        </w:tblCellMar>
        <w:tblLook w:val="0000" w:firstRow="0" w:lastRow="0" w:firstColumn="0" w:lastColumn="0" w:noHBand="0" w:noVBand="0"/>
      </w:tblPr>
      <w:tblGrid>
        <w:gridCol w:w="787"/>
        <w:gridCol w:w="1761"/>
        <w:gridCol w:w="1702"/>
        <w:gridCol w:w="2410"/>
        <w:gridCol w:w="1833"/>
      </w:tblGrid>
      <w:tr w:rsidR="00A63E7F" w:rsidRPr="006E2E0E" w14:paraId="3BF5E953" w14:textId="0E968825" w:rsidTr="00A63E7F">
        <w:trPr>
          <w:trHeight w:val="659"/>
          <w:jc w:val="center"/>
        </w:trPr>
        <w:tc>
          <w:tcPr>
            <w:tcW w:w="46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F6B5631" w14:textId="77777777" w:rsidR="00A63E7F" w:rsidRPr="006E2E0E" w:rsidRDefault="00A63E7F" w:rsidP="00A63E7F">
            <w:pPr>
              <w:jc w:val="center"/>
              <w:rPr>
                <w:rFonts w:ascii="宋体" w:eastAsia="宋体" w:hAnsi="宋体"/>
              </w:rPr>
            </w:pPr>
            <w:r w:rsidRPr="006E2E0E">
              <w:rPr>
                <w:rFonts w:ascii="宋体" w:eastAsia="宋体" w:hAnsi="宋体"/>
              </w:rPr>
              <w:t>序号</w:t>
            </w:r>
          </w:p>
        </w:tc>
        <w:tc>
          <w:tcPr>
            <w:tcW w:w="103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3D657CF" w14:textId="77777777" w:rsidR="00A63E7F" w:rsidRPr="006E2E0E" w:rsidRDefault="00A63E7F" w:rsidP="00A63E7F">
            <w:pPr>
              <w:jc w:val="center"/>
              <w:rPr>
                <w:rFonts w:ascii="宋体" w:eastAsia="宋体" w:hAnsi="宋体"/>
              </w:rPr>
            </w:pPr>
            <w:r w:rsidRPr="006E2E0E">
              <w:rPr>
                <w:rFonts w:ascii="宋体" w:eastAsia="宋体" w:hAnsi="宋体"/>
              </w:rPr>
              <w:t>字段定义</w:t>
            </w:r>
          </w:p>
        </w:tc>
        <w:tc>
          <w:tcPr>
            <w:tcW w:w="100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0F3A161" w14:textId="77777777" w:rsidR="00A63E7F" w:rsidRPr="006E2E0E" w:rsidRDefault="00A63E7F" w:rsidP="00A63E7F">
            <w:pPr>
              <w:jc w:val="center"/>
              <w:rPr>
                <w:rFonts w:ascii="宋体" w:eastAsia="宋体" w:hAnsi="宋体"/>
              </w:rPr>
            </w:pPr>
            <w:r w:rsidRPr="006E2E0E">
              <w:rPr>
                <w:rFonts w:ascii="宋体" w:eastAsia="宋体" w:hAnsi="宋体"/>
              </w:rPr>
              <w:t>字节数</w:t>
            </w:r>
          </w:p>
        </w:tc>
        <w:tc>
          <w:tcPr>
            <w:tcW w:w="14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D82BF69" w14:textId="77777777" w:rsidR="00A63E7F" w:rsidRPr="006E2E0E" w:rsidRDefault="00A63E7F" w:rsidP="00A63E7F">
            <w:pPr>
              <w:jc w:val="center"/>
              <w:rPr>
                <w:rFonts w:ascii="宋体" w:eastAsia="宋体" w:hAnsi="宋体"/>
              </w:rPr>
            </w:pPr>
            <w:r w:rsidRPr="006E2E0E">
              <w:rPr>
                <w:rFonts w:ascii="宋体" w:eastAsia="宋体" w:hAnsi="宋体"/>
              </w:rPr>
              <w:t>参数说明</w:t>
            </w:r>
          </w:p>
        </w:tc>
        <w:tc>
          <w:tcPr>
            <w:tcW w:w="107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FF1A0EC" w14:textId="24C6BEAB" w:rsidR="00A63E7F" w:rsidRPr="006E2E0E" w:rsidRDefault="00A63E7F" w:rsidP="00A63E7F">
            <w:pPr>
              <w:jc w:val="center"/>
              <w:rPr>
                <w:rFonts w:ascii="宋体" w:eastAsia="宋体" w:hAnsi="宋体"/>
              </w:rPr>
            </w:pPr>
            <w:r>
              <w:rPr>
                <w:rFonts w:ascii="宋体" w:eastAsia="宋体" w:hAnsi="宋体" w:hint="eastAsia"/>
              </w:rPr>
              <w:t>备注</w:t>
            </w:r>
          </w:p>
        </w:tc>
      </w:tr>
      <w:tr w:rsidR="00A63E7F" w:rsidRPr="006E2E0E" w14:paraId="7CC1C265" w14:textId="33B76164" w:rsidTr="00A63E7F">
        <w:trPr>
          <w:trHeight w:val="403"/>
          <w:jc w:val="center"/>
        </w:trPr>
        <w:tc>
          <w:tcPr>
            <w:tcW w:w="4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04F3BF" w14:textId="77777777" w:rsidR="00A63E7F" w:rsidRPr="006E2E0E" w:rsidRDefault="00A63E7F" w:rsidP="00A63E7F">
            <w:pPr>
              <w:jc w:val="center"/>
              <w:rPr>
                <w:rFonts w:ascii="宋体" w:eastAsia="宋体" w:hAnsi="宋体"/>
              </w:rPr>
            </w:pPr>
            <w:r w:rsidRPr="006E2E0E">
              <w:rPr>
                <w:rFonts w:ascii="宋体" w:eastAsia="宋体" w:hAnsi="宋体"/>
              </w:rPr>
              <w:t>1</w:t>
            </w:r>
          </w:p>
        </w:tc>
        <w:tc>
          <w:tcPr>
            <w:tcW w:w="103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07DFC6" w14:textId="77777777" w:rsidR="00A63E7F" w:rsidRPr="006E2E0E" w:rsidRDefault="00A63E7F" w:rsidP="00A63E7F">
            <w:pPr>
              <w:jc w:val="center"/>
              <w:rPr>
                <w:rFonts w:ascii="宋体" w:eastAsia="宋体" w:hAnsi="宋体"/>
              </w:rPr>
            </w:pPr>
            <w:r w:rsidRPr="006E2E0E">
              <w:rPr>
                <w:rFonts w:ascii="宋体" w:eastAsia="宋体" w:hAnsi="宋体" w:hint="eastAsia"/>
              </w:rPr>
              <w:t>类型</w:t>
            </w:r>
          </w:p>
        </w:tc>
        <w:tc>
          <w:tcPr>
            <w:tcW w:w="10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206C4C" w14:textId="5AFAEB6C" w:rsidR="00A63E7F" w:rsidRPr="006E2E0E" w:rsidRDefault="00A63E7F" w:rsidP="00A63E7F">
            <w:pPr>
              <w:jc w:val="center"/>
              <w:rPr>
                <w:rFonts w:ascii="宋体" w:eastAsia="宋体" w:hAnsi="宋体"/>
              </w:rPr>
            </w:pPr>
            <w:r w:rsidRPr="006E2E0E">
              <w:rPr>
                <w:rFonts w:ascii="宋体" w:eastAsia="宋体" w:hAnsi="宋体" w:hint="eastAsia"/>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50E77062" w14:textId="6726740F" w:rsidR="00A63E7F" w:rsidRDefault="00A63E7F" w:rsidP="00AE1AFA">
            <w:pPr>
              <w:rPr>
                <w:rFonts w:ascii="宋体" w:eastAsia="宋体" w:hAnsi="宋体"/>
              </w:rPr>
            </w:pPr>
            <w:r w:rsidRPr="006E2E0E">
              <w:rPr>
                <w:rFonts w:ascii="宋体" w:eastAsia="宋体" w:hAnsi="宋体" w:hint="eastAsia"/>
              </w:rPr>
              <w:t>0x01</w:t>
            </w:r>
            <w:r>
              <w:rPr>
                <w:rFonts w:ascii="宋体" w:eastAsia="宋体" w:hAnsi="宋体" w:hint="eastAsia"/>
              </w:rPr>
              <w:t>：设置运行日志上传条件；</w:t>
            </w:r>
          </w:p>
          <w:p w14:paraId="59CF3219" w14:textId="493F5DE2" w:rsidR="00A63E7F" w:rsidRPr="006E2E0E" w:rsidRDefault="00A63E7F" w:rsidP="00AE1AFA">
            <w:pPr>
              <w:rPr>
                <w:rFonts w:ascii="宋体" w:eastAsia="宋体" w:hAnsi="宋体"/>
              </w:rPr>
            </w:pPr>
            <w:r w:rsidRPr="006E2E0E">
              <w:rPr>
                <w:rFonts w:ascii="宋体" w:eastAsia="宋体" w:hAnsi="宋体" w:hint="eastAsia"/>
              </w:rPr>
              <w:t>0x02</w:t>
            </w:r>
            <w:r>
              <w:rPr>
                <w:rFonts w:ascii="宋体" w:eastAsia="宋体" w:hAnsi="宋体"/>
              </w:rPr>
              <w:t>~0XFF</w:t>
            </w:r>
            <w:r>
              <w:rPr>
                <w:rFonts w:ascii="宋体" w:eastAsia="宋体" w:hAnsi="宋体" w:hint="eastAsia"/>
              </w:rPr>
              <w:t>：保留</w:t>
            </w:r>
          </w:p>
        </w:tc>
        <w:tc>
          <w:tcPr>
            <w:tcW w:w="1079" w:type="pct"/>
            <w:tcBorders>
              <w:top w:val="single" w:sz="4" w:space="0" w:color="000000"/>
              <w:left w:val="single" w:sz="4" w:space="0" w:color="000000"/>
              <w:bottom w:val="single" w:sz="4" w:space="0" w:color="000000"/>
              <w:right w:val="single" w:sz="4" w:space="0" w:color="000000"/>
            </w:tcBorders>
            <w:vAlign w:val="center"/>
          </w:tcPr>
          <w:p w14:paraId="1D200323" w14:textId="77777777" w:rsidR="00A63E7F" w:rsidRPr="006E2E0E" w:rsidRDefault="00A63E7F" w:rsidP="00A63E7F">
            <w:pPr>
              <w:jc w:val="center"/>
              <w:rPr>
                <w:rFonts w:ascii="宋体" w:eastAsia="宋体" w:hAnsi="宋体"/>
              </w:rPr>
            </w:pPr>
          </w:p>
        </w:tc>
      </w:tr>
      <w:tr w:rsidR="00A63E7F" w:rsidRPr="006E2E0E" w14:paraId="76A996B6" w14:textId="702505F7" w:rsidTr="00A63E7F">
        <w:trPr>
          <w:trHeight w:val="403"/>
          <w:jc w:val="center"/>
        </w:trPr>
        <w:tc>
          <w:tcPr>
            <w:tcW w:w="4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4B8A50" w14:textId="77777777" w:rsidR="00A63E7F" w:rsidRPr="006E2E0E" w:rsidRDefault="00A63E7F" w:rsidP="00A63E7F">
            <w:pPr>
              <w:jc w:val="center"/>
              <w:rPr>
                <w:rFonts w:ascii="宋体" w:eastAsia="宋体" w:hAnsi="宋体"/>
              </w:rPr>
            </w:pPr>
            <w:r>
              <w:rPr>
                <w:rFonts w:ascii="宋体" w:eastAsia="宋体" w:hAnsi="宋体"/>
              </w:rPr>
              <w:lastRenderedPageBreak/>
              <w:t>2</w:t>
            </w:r>
          </w:p>
        </w:tc>
        <w:tc>
          <w:tcPr>
            <w:tcW w:w="103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D05EF02" w14:textId="77777777" w:rsidR="00A63E7F" w:rsidRPr="006E2E0E" w:rsidRDefault="00A63E7F" w:rsidP="00A63E7F">
            <w:pPr>
              <w:jc w:val="center"/>
              <w:rPr>
                <w:rFonts w:ascii="宋体" w:eastAsia="宋体" w:hAnsi="宋体"/>
              </w:rPr>
            </w:pPr>
            <w:r>
              <w:rPr>
                <w:rFonts w:ascii="宋体" w:eastAsia="宋体" w:hAnsi="宋体" w:hint="eastAsia"/>
              </w:rPr>
              <w:t>日志上</w:t>
            </w:r>
            <w:proofErr w:type="gramStart"/>
            <w:r>
              <w:rPr>
                <w:rFonts w:ascii="宋体" w:eastAsia="宋体" w:hAnsi="宋体" w:hint="eastAsia"/>
              </w:rPr>
              <w:t>传条件</w:t>
            </w:r>
            <w:proofErr w:type="gramEnd"/>
          </w:p>
        </w:tc>
        <w:tc>
          <w:tcPr>
            <w:tcW w:w="10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7AF18A9" w14:textId="1F01794D" w:rsidR="00A63E7F" w:rsidRPr="006E2E0E" w:rsidRDefault="00A63E7F" w:rsidP="00A63E7F">
            <w:pPr>
              <w:jc w:val="center"/>
              <w:rPr>
                <w:rFonts w:ascii="宋体" w:eastAsia="宋体" w:hAnsi="宋体"/>
              </w:rPr>
            </w:pPr>
            <w:r>
              <w:rPr>
                <w:rFonts w:ascii="宋体" w:eastAsia="宋体" w:hAnsi="宋体"/>
              </w:rPr>
              <w:t>4</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2351EBAE" w14:textId="77777777" w:rsidR="00A63E7F" w:rsidRDefault="00A63E7F" w:rsidP="00AE1AFA">
            <w:pPr>
              <w:rPr>
                <w:rFonts w:ascii="宋体" w:eastAsia="宋体" w:hAnsi="宋体"/>
              </w:rPr>
            </w:pPr>
            <w:r>
              <w:rPr>
                <w:rFonts w:ascii="宋体" w:eastAsia="宋体" w:hAnsi="宋体" w:hint="eastAsia"/>
              </w:rPr>
              <w:t>uint</w:t>
            </w:r>
            <w:r>
              <w:rPr>
                <w:rFonts w:ascii="宋体" w:eastAsia="宋体" w:hAnsi="宋体"/>
              </w:rPr>
              <w:t>32</w:t>
            </w:r>
            <w:r>
              <w:rPr>
                <w:rFonts w:ascii="宋体" w:eastAsia="宋体" w:hAnsi="宋体" w:hint="eastAsia"/>
              </w:rPr>
              <w:t>类型，网络字节序</w:t>
            </w:r>
          </w:p>
          <w:p w14:paraId="18CB3559" w14:textId="77777777" w:rsidR="00A63E7F" w:rsidRDefault="00A63E7F" w:rsidP="00AE1AFA">
            <w:pPr>
              <w:rPr>
                <w:rFonts w:ascii="宋体" w:eastAsia="宋体" w:hAnsi="宋体"/>
              </w:rPr>
            </w:pPr>
            <w:r>
              <w:rPr>
                <w:rFonts w:ascii="宋体" w:eastAsia="宋体" w:hAnsi="宋体" w:hint="eastAsia"/>
              </w:rPr>
              <w:t>注：以下是支持的条件，按位与进行组合</w:t>
            </w:r>
          </w:p>
          <w:p w14:paraId="46CA6795" w14:textId="02FBDEBE" w:rsidR="00A63E7F" w:rsidRDefault="00A63E7F" w:rsidP="00AE1AFA">
            <w:pPr>
              <w:rPr>
                <w:rFonts w:ascii="宋体" w:eastAsia="宋体" w:hAnsi="宋体"/>
              </w:rPr>
            </w:pPr>
            <w:r w:rsidRPr="00B05134">
              <w:rPr>
                <w:rFonts w:ascii="宋体" w:eastAsia="宋体" w:hAnsi="宋体"/>
              </w:rPr>
              <w:t>0</w:t>
            </w:r>
            <w:r>
              <w:rPr>
                <w:rFonts w:ascii="宋体" w:eastAsia="宋体" w:hAnsi="宋体"/>
              </w:rPr>
              <w:t xml:space="preserve"> </w:t>
            </w:r>
            <w:r>
              <w:rPr>
                <w:rFonts w:ascii="宋体" w:eastAsia="宋体" w:hAnsi="宋体" w:hint="eastAsia"/>
              </w:rPr>
              <w:t>：不上传；</w:t>
            </w:r>
          </w:p>
          <w:p w14:paraId="5DF48735" w14:textId="15E79202" w:rsidR="00A63E7F" w:rsidRDefault="00A63E7F" w:rsidP="00AE1AFA">
            <w:pPr>
              <w:rPr>
                <w:rFonts w:ascii="宋体" w:eastAsia="宋体" w:hAnsi="宋体"/>
              </w:rPr>
            </w:pPr>
            <w:r w:rsidRPr="00B05134">
              <w:rPr>
                <w:rFonts w:ascii="宋体" w:eastAsia="宋体" w:hAnsi="宋体"/>
              </w:rPr>
              <w:t>0x</w:t>
            </w:r>
            <w:r>
              <w:rPr>
                <w:rFonts w:ascii="宋体" w:eastAsia="宋体" w:hAnsi="宋体"/>
              </w:rPr>
              <w:t>000000</w:t>
            </w:r>
            <w:r w:rsidRPr="00B05134">
              <w:rPr>
                <w:rFonts w:ascii="宋体" w:eastAsia="宋体" w:hAnsi="宋体"/>
              </w:rPr>
              <w:t>01</w:t>
            </w:r>
            <w:r>
              <w:rPr>
                <w:rFonts w:ascii="宋体" w:eastAsia="宋体" w:hAnsi="宋体" w:hint="eastAsia"/>
              </w:rPr>
              <w:t>：启动时上传；</w:t>
            </w:r>
          </w:p>
          <w:p w14:paraId="08F3F26B" w14:textId="71BFB1AD" w:rsidR="00A63E7F" w:rsidRDefault="00A63E7F" w:rsidP="00AE1AFA">
            <w:pPr>
              <w:rPr>
                <w:rFonts w:ascii="宋体" w:eastAsia="宋体" w:hAnsi="宋体"/>
              </w:rPr>
            </w:pPr>
            <w:r w:rsidRPr="00B05134">
              <w:rPr>
                <w:rFonts w:ascii="宋体" w:eastAsia="宋体" w:hAnsi="宋体"/>
              </w:rPr>
              <w:t>0x</w:t>
            </w:r>
            <w:r>
              <w:rPr>
                <w:rFonts w:ascii="宋体" w:eastAsia="宋体" w:hAnsi="宋体"/>
              </w:rPr>
              <w:t>000000</w:t>
            </w:r>
            <w:r w:rsidRPr="00B05134">
              <w:rPr>
                <w:rFonts w:ascii="宋体" w:eastAsia="宋体" w:hAnsi="宋体"/>
              </w:rPr>
              <w:t>02</w:t>
            </w:r>
            <w:r>
              <w:rPr>
                <w:rFonts w:ascii="宋体" w:eastAsia="宋体" w:hAnsi="宋体" w:hint="eastAsia"/>
              </w:rPr>
              <w:t>：运行出错上传；</w:t>
            </w:r>
          </w:p>
          <w:p w14:paraId="11A7B782" w14:textId="37E8A273" w:rsidR="00A63E7F" w:rsidRDefault="00A63E7F" w:rsidP="00AE1AFA">
            <w:pPr>
              <w:rPr>
                <w:rFonts w:ascii="宋体" w:eastAsia="宋体" w:hAnsi="宋体"/>
              </w:rPr>
            </w:pPr>
            <w:r w:rsidRPr="00B05134">
              <w:rPr>
                <w:rFonts w:ascii="宋体" w:eastAsia="宋体" w:hAnsi="宋体"/>
              </w:rPr>
              <w:t>0x</w:t>
            </w:r>
            <w:r>
              <w:rPr>
                <w:rFonts w:ascii="宋体" w:eastAsia="宋体" w:hAnsi="宋体"/>
              </w:rPr>
              <w:t>000000</w:t>
            </w:r>
            <w:r w:rsidRPr="00B05134">
              <w:rPr>
                <w:rFonts w:ascii="宋体" w:eastAsia="宋体" w:hAnsi="宋体"/>
              </w:rPr>
              <w:t>04</w:t>
            </w:r>
            <w:r>
              <w:rPr>
                <w:rFonts w:ascii="宋体" w:eastAsia="宋体" w:hAnsi="宋体" w:hint="eastAsia"/>
              </w:rPr>
              <w:t>：按时间上传(第3个字段设置的自动上</w:t>
            </w:r>
            <w:proofErr w:type="gramStart"/>
            <w:r>
              <w:rPr>
                <w:rFonts w:ascii="宋体" w:eastAsia="宋体" w:hAnsi="宋体" w:hint="eastAsia"/>
              </w:rPr>
              <w:t>传时间</w:t>
            </w:r>
            <w:proofErr w:type="gramEnd"/>
            <w:r>
              <w:rPr>
                <w:rFonts w:ascii="宋体" w:eastAsia="宋体" w:hAnsi="宋体"/>
              </w:rPr>
              <w:t>)</w:t>
            </w:r>
            <w:r>
              <w:rPr>
                <w:rFonts w:ascii="宋体" w:eastAsia="宋体" w:hAnsi="宋体" w:hint="eastAsia"/>
              </w:rPr>
              <w:t>；</w:t>
            </w:r>
          </w:p>
          <w:p w14:paraId="6A37B863" w14:textId="4E339A9D" w:rsidR="00A63E7F" w:rsidRPr="006E2E0E" w:rsidRDefault="00A63E7F" w:rsidP="00AE1AFA">
            <w:pPr>
              <w:rPr>
                <w:rFonts w:ascii="宋体" w:eastAsia="宋体" w:hAnsi="宋体"/>
              </w:rPr>
            </w:pPr>
            <w:r w:rsidRPr="00B05134">
              <w:rPr>
                <w:rFonts w:ascii="宋体" w:eastAsia="宋体" w:hAnsi="宋体"/>
              </w:rPr>
              <w:t>0x</w:t>
            </w:r>
            <w:r>
              <w:rPr>
                <w:rFonts w:ascii="宋体" w:eastAsia="宋体" w:hAnsi="宋体"/>
              </w:rPr>
              <w:t>000000</w:t>
            </w:r>
            <w:r w:rsidRPr="00B05134">
              <w:rPr>
                <w:rFonts w:ascii="宋体" w:eastAsia="宋体" w:hAnsi="宋体"/>
              </w:rPr>
              <w:t>08</w:t>
            </w:r>
            <w:r>
              <w:rPr>
                <w:rFonts w:ascii="宋体" w:eastAsia="宋体" w:hAnsi="宋体" w:hint="eastAsia"/>
              </w:rPr>
              <w:t>：按周期上传(第4个字段设置的自动上传周期</w:t>
            </w:r>
            <w:r>
              <w:rPr>
                <w:rFonts w:ascii="宋体" w:eastAsia="宋体" w:hAnsi="宋体"/>
              </w:rPr>
              <w:t>)</w:t>
            </w:r>
            <w:r>
              <w:rPr>
                <w:rFonts w:ascii="宋体" w:eastAsia="宋体" w:hAnsi="宋体" w:hint="eastAsia"/>
              </w:rPr>
              <w:t>。</w:t>
            </w:r>
          </w:p>
        </w:tc>
        <w:tc>
          <w:tcPr>
            <w:tcW w:w="1079" w:type="pct"/>
            <w:tcBorders>
              <w:top w:val="single" w:sz="4" w:space="0" w:color="000000"/>
              <w:left w:val="single" w:sz="4" w:space="0" w:color="000000"/>
              <w:bottom w:val="single" w:sz="4" w:space="0" w:color="000000"/>
              <w:right w:val="single" w:sz="4" w:space="0" w:color="000000"/>
            </w:tcBorders>
            <w:vAlign w:val="center"/>
          </w:tcPr>
          <w:p w14:paraId="5762D408" w14:textId="77777777" w:rsidR="00A63E7F" w:rsidRDefault="00A63E7F" w:rsidP="00A63E7F">
            <w:pPr>
              <w:jc w:val="center"/>
              <w:rPr>
                <w:rFonts w:ascii="宋体" w:eastAsia="宋体" w:hAnsi="宋体"/>
              </w:rPr>
            </w:pPr>
          </w:p>
        </w:tc>
      </w:tr>
      <w:tr w:rsidR="00A63E7F" w:rsidRPr="006E2E0E" w14:paraId="1ED8494D" w14:textId="056D2820" w:rsidTr="00A63E7F">
        <w:trPr>
          <w:trHeight w:val="403"/>
          <w:jc w:val="center"/>
        </w:trPr>
        <w:tc>
          <w:tcPr>
            <w:tcW w:w="4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07C1C5" w14:textId="77777777" w:rsidR="00A63E7F" w:rsidRDefault="00A63E7F" w:rsidP="00A63E7F">
            <w:pPr>
              <w:jc w:val="center"/>
              <w:rPr>
                <w:rFonts w:ascii="宋体" w:eastAsia="宋体" w:hAnsi="宋体"/>
              </w:rPr>
            </w:pPr>
            <w:r>
              <w:rPr>
                <w:rFonts w:ascii="宋体" w:eastAsia="宋体" w:hAnsi="宋体" w:hint="eastAsia"/>
              </w:rPr>
              <w:t>3</w:t>
            </w:r>
          </w:p>
        </w:tc>
        <w:tc>
          <w:tcPr>
            <w:tcW w:w="103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A193EF" w14:textId="77777777" w:rsidR="00A63E7F" w:rsidRDefault="00A63E7F" w:rsidP="00A63E7F">
            <w:pPr>
              <w:jc w:val="center"/>
              <w:rPr>
                <w:rFonts w:ascii="宋体" w:eastAsia="宋体" w:hAnsi="宋体"/>
              </w:rPr>
            </w:pPr>
            <w:r>
              <w:rPr>
                <w:rFonts w:ascii="宋体" w:eastAsia="宋体" w:hAnsi="宋体" w:hint="eastAsia"/>
              </w:rPr>
              <w:t>自动上</w:t>
            </w:r>
            <w:proofErr w:type="gramStart"/>
            <w:r>
              <w:rPr>
                <w:rFonts w:ascii="宋体" w:eastAsia="宋体" w:hAnsi="宋体" w:hint="eastAsia"/>
              </w:rPr>
              <w:t>传时间</w:t>
            </w:r>
            <w:proofErr w:type="gramEnd"/>
          </w:p>
        </w:tc>
        <w:tc>
          <w:tcPr>
            <w:tcW w:w="10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0B50AD8" w14:textId="42F58640" w:rsidR="00A63E7F" w:rsidRDefault="00A63E7F" w:rsidP="00A63E7F">
            <w:pPr>
              <w:jc w:val="center"/>
              <w:rPr>
                <w:rFonts w:ascii="宋体" w:eastAsia="宋体" w:hAnsi="宋体"/>
              </w:rPr>
            </w:pPr>
            <w:r>
              <w:rPr>
                <w:rFonts w:ascii="宋体" w:eastAsia="宋体" w:hAnsi="宋体"/>
              </w:rPr>
              <w:t>9</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7C6DE432" w14:textId="77777777" w:rsidR="00A63E7F" w:rsidRDefault="00A63E7F" w:rsidP="00AE1AFA">
            <w:pPr>
              <w:rPr>
                <w:rFonts w:ascii="宋体" w:eastAsia="宋体" w:hAnsi="宋体"/>
              </w:rPr>
            </w:pPr>
            <w:r>
              <w:rPr>
                <w:rFonts w:ascii="宋体" w:eastAsia="宋体" w:hAnsi="宋体" w:hint="eastAsia"/>
              </w:rPr>
              <w:t>格式：</w:t>
            </w:r>
            <w:r w:rsidRPr="00FC3A42">
              <w:rPr>
                <w:rFonts w:ascii="宋体" w:eastAsia="宋体" w:hAnsi="宋体"/>
              </w:rPr>
              <w:t>"</w:t>
            </w:r>
            <w:r>
              <w:rPr>
                <w:rFonts w:ascii="宋体" w:eastAsia="宋体" w:hAnsi="宋体"/>
              </w:rPr>
              <w:t>12</w:t>
            </w:r>
            <w:r w:rsidRPr="00FC3A42">
              <w:rPr>
                <w:rFonts w:ascii="宋体" w:eastAsia="宋体" w:hAnsi="宋体"/>
              </w:rPr>
              <w:t>:</w:t>
            </w:r>
            <w:r>
              <w:rPr>
                <w:rFonts w:ascii="宋体" w:eastAsia="宋体" w:hAnsi="宋体"/>
              </w:rPr>
              <w:t>3</w:t>
            </w:r>
            <w:r w:rsidRPr="00FC3A42">
              <w:rPr>
                <w:rFonts w:ascii="宋体" w:eastAsia="宋体" w:hAnsi="宋体"/>
              </w:rPr>
              <w:t>0:</w:t>
            </w:r>
            <w:r>
              <w:rPr>
                <w:rFonts w:ascii="宋体" w:eastAsia="宋体" w:hAnsi="宋体"/>
              </w:rPr>
              <w:t>59</w:t>
            </w:r>
            <w:r w:rsidRPr="00FC3A42">
              <w:rPr>
                <w:rFonts w:ascii="宋体" w:eastAsia="宋体" w:hAnsi="宋体"/>
              </w:rPr>
              <w:t>"</w:t>
            </w:r>
            <w:r>
              <w:rPr>
                <w:rFonts w:ascii="宋体" w:eastAsia="宋体" w:hAnsi="宋体" w:hint="eastAsia"/>
              </w:rPr>
              <w:t>，2</w:t>
            </w:r>
            <w:r>
              <w:rPr>
                <w:rFonts w:ascii="宋体" w:eastAsia="宋体" w:hAnsi="宋体"/>
              </w:rPr>
              <w:t>4</w:t>
            </w:r>
            <w:r>
              <w:rPr>
                <w:rFonts w:ascii="宋体" w:eastAsia="宋体" w:hAnsi="宋体" w:hint="eastAsia"/>
              </w:rPr>
              <w:t>小时制时分秒，结尾加字符串结束符</w:t>
            </w:r>
            <w:r w:rsidRPr="00FC3A42">
              <w:rPr>
                <w:rFonts w:ascii="宋体" w:eastAsia="宋体" w:hAnsi="宋体"/>
              </w:rPr>
              <w:t>'</w:t>
            </w:r>
            <w:r>
              <w:rPr>
                <w:rFonts w:ascii="宋体" w:eastAsia="宋体" w:hAnsi="宋体" w:hint="eastAsia"/>
              </w:rPr>
              <w:t>\</w:t>
            </w:r>
            <w:r>
              <w:rPr>
                <w:rFonts w:ascii="宋体" w:eastAsia="宋体" w:hAnsi="宋体"/>
              </w:rPr>
              <w:t>0</w:t>
            </w:r>
            <w:r w:rsidRPr="00FC3A42">
              <w:rPr>
                <w:rFonts w:ascii="宋体" w:eastAsia="宋体" w:hAnsi="宋体"/>
              </w:rPr>
              <w:t>'</w:t>
            </w:r>
            <w:r>
              <w:rPr>
                <w:rFonts w:ascii="宋体" w:eastAsia="宋体" w:hAnsi="宋体" w:hint="eastAsia"/>
              </w:rPr>
              <w:t>。</w:t>
            </w:r>
          </w:p>
        </w:tc>
        <w:tc>
          <w:tcPr>
            <w:tcW w:w="1079" w:type="pct"/>
            <w:tcBorders>
              <w:top w:val="single" w:sz="4" w:space="0" w:color="000000"/>
              <w:left w:val="single" w:sz="4" w:space="0" w:color="000000"/>
              <w:bottom w:val="single" w:sz="4" w:space="0" w:color="000000"/>
              <w:right w:val="single" w:sz="4" w:space="0" w:color="000000"/>
            </w:tcBorders>
            <w:vAlign w:val="center"/>
          </w:tcPr>
          <w:p w14:paraId="47A918B5" w14:textId="77777777" w:rsidR="00A63E7F" w:rsidRDefault="00A63E7F" w:rsidP="00A63E7F">
            <w:pPr>
              <w:jc w:val="center"/>
              <w:rPr>
                <w:rFonts w:ascii="宋体" w:eastAsia="宋体" w:hAnsi="宋体"/>
              </w:rPr>
            </w:pPr>
          </w:p>
        </w:tc>
      </w:tr>
      <w:tr w:rsidR="00A63E7F" w:rsidRPr="006E2E0E" w14:paraId="76F02CF4" w14:textId="3D25C3BA" w:rsidTr="00A63E7F">
        <w:trPr>
          <w:trHeight w:val="403"/>
          <w:jc w:val="center"/>
        </w:trPr>
        <w:tc>
          <w:tcPr>
            <w:tcW w:w="4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A80E19E" w14:textId="77777777" w:rsidR="00A63E7F" w:rsidRDefault="00A63E7F" w:rsidP="00A63E7F">
            <w:pPr>
              <w:jc w:val="center"/>
              <w:rPr>
                <w:rFonts w:ascii="宋体" w:eastAsia="宋体" w:hAnsi="宋体"/>
              </w:rPr>
            </w:pPr>
            <w:r>
              <w:rPr>
                <w:rFonts w:ascii="宋体" w:eastAsia="宋体" w:hAnsi="宋体" w:hint="eastAsia"/>
              </w:rPr>
              <w:t>4</w:t>
            </w:r>
          </w:p>
        </w:tc>
        <w:tc>
          <w:tcPr>
            <w:tcW w:w="103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5C51A6" w14:textId="77777777" w:rsidR="00A63E7F" w:rsidRDefault="00A63E7F" w:rsidP="00A63E7F">
            <w:pPr>
              <w:jc w:val="center"/>
              <w:rPr>
                <w:rFonts w:ascii="宋体" w:eastAsia="宋体" w:hAnsi="宋体"/>
              </w:rPr>
            </w:pPr>
            <w:r>
              <w:rPr>
                <w:rFonts w:ascii="宋体" w:eastAsia="宋体" w:hAnsi="宋体" w:hint="eastAsia"/>
              </w:rPr>
              <w:t>自动上传周期</w:t>
            </w:r>
          </w:p>
        </w:tc>
        <w:tc>
          <w:tcPr>
            <w:tcW w:w="10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B532B0" w14:textId="15F9BAD1" w:rsidR="00A63E7F" w:rsidRDefault="00A63E7F" w:rsidP="00A63E7F">
            <w:pPr>
              <w:jc w:val="center"/>
              <w:rPr>
                <w:rFonts w:ascii="宋体" w:eastAsia="宋体" w:hAnsi="宋体"/>
              </w:rPr>
            </w:pPr>
            <w:r>
              <w:rPr>
                <w:rFonts w:ascii="宋体" w:eastAsia="宋体" w:hAnsi="宋体"/>
              </w:rPr>
              <w:t>2</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07663447" w14:textId="77777777" w:rsidR="00A63E7F" w:rsidRDefault="00A63E7F" w:rsidP="00AE1AFA">
            <w:pPr>
              <w:rPr>
                <w:rFonts w:ascii="宋体" w:eastAsia="宋体" w:hAnsi="宋体"/>
              </w:rPr>
            </w:pPr>
            <w:r>
              <w:rPr>
                <w:rFonts w:ascii="宋体" w:eastAsia="宋体" w:hAnsi="宋体" w:hint="eastAsia"/>
              </w:rPr>
              <w:t>上传周期(单位分钟)，网络字节序发送</w:t>
            </w:r>
          </w:p>
        </w:tc>
        <w:tc>
          <w:tcPr>
            <w:tcW w:w="1079" w:type="pct"/>
            <w:tcBorders>
              <w:top w:val="single" w:sz="4" w:space="0" w:color="000000"/>
              <w:left w:val="single" w:sz="4" w:space="0" w:color="000000"/>
              <w:bottom w:val="single" w:sz="4" w:space="0" w:color="000000"/>
              <w:right w:val="single" w:sz="4" w:space="0" w:color="000000"/>
            </w:tcBorders>
            <w:vAlign w:val="center"/>
          </w:tcPr>
          <w:p w14:paraId="6CD28697" w14:textId="77777777" w:rsidR="00A63E7F" w:rsidRDefault="00A63E7F" w:rsidP="00A63E7F">
            <w:pPr>
              <w:jc w:val="center"/>
              <w:rPr>
                <w:rFonts w:ascii="宋体" w:eastAsia="宋体" w:hAnsi="宋体"/>
              </w:rPr>
            </w:pPr>
          </w:p>
        </w:tc>
      </w:tr>
    </w:tbl>
    <w:p w14:paraId="1E4AF409" w14:textId="4B9B359F" w:rsidR="00A63E7F" w:rsidRPr="00A63E7F" w:rsidRDefault="00A63E7F" w:rsidP="00A63E7F">
      <w:pPr>
        <w:spacing w:beforeLines="50" w:before="120" w:after="0" w:line="240" w:lineRule="auto"/>
        <w:ind w:left="0" w:firstLine="0"/>
        <w:jc w:val="center"/>
        <w:rPr>
          <w:rFonts w:ascii="宋体" w:eastAsia="宋体" w:hAnsi="宋体" w:cs="宋体"/>
        </w:rPr>
      </w:pPr>
      <w:r>
        <w:rPr>
          <w:rFonts w:ascii="宋体" w:eastAsia="宋体" w:hAnsi="宋体" w:cs="宋体" w:hint="eastAsia"/>
        </w:rPr>
        <w:t>表3</w:t>
      </w:r>
      <w:r>
        <w:rPr>
          <w:rFonts w:ascii="宋体" w:eastAsia="宋体" w:hAnsi="宋体" w:cs="宋体"/>
        </w:rPr>
        <w:t xml:space="preserve">-40 </w:t>
      </w:r>
      <w:r>
        <w:rPr>
          <w:rFonts w:ascii="宋体" w:eastAsia="宋体" w:hAnsi="宋体" w:cs="宋体" w:hint="eastAsia"/>
        </w:rPr>
        <w:t>终端应答</w:t>
      </w:r>
      <w:r>
        <w:rPr>
          <w:rFonts w:ascii="宋体" w:eastAsia="宋体" w:hAnsi="宋体" w:cs="宋体"/>
        </w:rPr>
        <w:t>—0</w:t>
      </w:r>
      <w:r>
        <w:rPr>
          <w:rFonts w:ascii="宋体" w:eastAsia="宋体" w:hAnsi="宋体" w:cs="宋体" w:hint="eastAsia"/>
        </w:rPr>
        <w:t>x</w:t>
      </w:r>
      <w:r>
        <w:rPr>
          <w:rFonts w:ascii="宋体" w:eastAsia="宋体" w:hAnsi="宋体" w:cs="宋体"/>
        </w:rPr>
        <w:t>c0</w:t>
      </w:r>
    </w:p>
    <w:tbl>
      <w:tblPr>
        <w:tblW w:w="5000" w:type="pct"/>
        <w:jc w:val="center"/>
        <w:tblCellMar>
          <w:top w:w="116" w:type="dxa"/>
          <w:left w:w="107" w:type="dxa"/>
          <w:right w:w="205" w:type="dxa"/>
        </w:tblCellMar>
        <w:tblLook w:val="0000" w:firstRow="0" w:lastRow="0" w:firstColumn="0" w:lastColumn="0" w:noHBand="0" w:noVBand="0"/>
      </w:tblPr>
      <w:tblGrid>
        <w:gridCol w:w="787"/>
        <w:gridCol w:w="1761"/>
        <w:gridCol w:w="1702"/>
        <w:gridCol w:w="2410"/>
        <w:gridCol w:w="1833"/>
      </w:tblGrid>
      <w:tr w:rsidR="002D74BC" w:rsidRPr="006E2E0E" w14:paraId="1ADD5A93" w14:textId="77777777" w:rsidTr="00A63E7F">
        <w:trPr>
          <w:trHeight w:val="492"/>
          <w:jc w:val="center"/>
        </w:trPr>
        <w:tc>
          <w:tcPr>
            <w:tcW w:w="46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1CE0FD1" w14:textId="1E2300E0" w:rsidR="00A63E7F" w:rsidRPr="006E2E0E" w:rsidDel="00A63E7F" w:rsidRDefault="00A63E7F" w:rsidP="00A63E7F">
            <w:pPr>
              <w:ind w:left="0" w:firstLine="0"/>
              <w:jc w:val="center"/>
              <w:rPr>
                <w:rFonts w:ascii="宋体" w:eastAsia="宋体" w:hAnsi="宋体"/>
              </w:rPr>
            </w:pPr>
            <w:r w:rsidRPr="006E2E0E">
              <w:rPr>
                <w:rFonts w:ascii="宋体" w:eastAsia="宋体" w:hAnsi="宋体"/>
              </w:rPr>
              <w:t>序号</w:t>
            </w:r>
          </w:p>
        </w:tc>
        <w:tc>
          <w:tcPr>
            <w:tcW w:w="103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9418F54" w14:textId="3FE56140" w:rsidR="00A63E7F" w:rsidRPr="006E2E0E" w:rsidRDefault="00A63E7F" w:rsidP="00A63E7F">
            <w:pPr>
              <w:jc w:val="center"/>
              <w:rPr>
                <w:rFonts w:ascii="宋体" w:eastAsia="宋体" w:hAnsi="宋体"/>
              </w:rPr>
            </w:pPr>
            <w:r w:rsidRPr="006E2E0E">
              <w:rPr>
                <w:rFonts w:ascii="宋体" w:eastAsia="宋体" w:hAnsi="宋体"/>
              </w:rPr>
              <w:t>字段定义</w:t>
            </w:r>
          </w:p>
        </w:tc>
        <w:tc>
          <w:tcPr>
            <w:tcW w:w="100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3247183" w14:textId="5DD0B6DB" w:rsidR="00A63E7F" w:rsidRPr="006E2E0E" w:rsidRDefault="00A63E7F" w:rsidP="00A63E7F">
            <w:pPr>
              <w:jc w:val="center"/>
              <w:rPr>
                <w:rFonts w:ascii="宋体" w:eastAsia="宋体" w:hAnsi="宋体"/>
              </w:rPr>
            </w:pPr>
            <w:r w:rsidRPr="006E2E0E">
              <w:rPr>
                <w:rFonts w:ascii="宋体" w:eastAsia="宋体" w:hAnsi="宋体"/>
              </w:rPr>
              <w:t>字节数</w:t>
            </w:r>
          </w:p>
        </w:tc>
        <w:tc>
          <w:tcPr>
            <w:tcW w:w="141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823B349" w14:textId="2B03CAE6" w:rsidR="00A63E7F" w:rsidRPr="006E2E0E" w:rsidRDefault="00A63E7F" w:rsidP="00A63E7F">
            <w:pPr>
              <w:jc w:val="center"/>
              <w:rPr>
                <w:rFonts w:ascii="宋体" w:eastAsia="宋体" w:hAnsi="宋体"/>
              </w:rPr>
            </w:pPr>
            <w:r w:rsidRPr="006E2E0E">
              <w:rPr>
                <w:rFonts w:ascii="宋体" w:eastAsia="宋体" w:hAnsi="宋体"/>
              </w:rPr>
              <w:t>参数说明</w:t>
            </w:r>
          </w:p>
        </w:tc>
        <w:tc>
          <w:tcPr>
            <w:tcW w:w="107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CA1EBBB" w14:textId="4B8B9D24" w:rsidR="00A63E7F" w:rsidRPr="006E2E0E" w:rsidRDefault="00A63E7F" w:rsidP="00A63E7F">
            <w:pPr>
              <w:jc w:val="center"/>
              <w:rPr>
                <w:rFonts w:ascii="宋体" w:eastAsia="宋体" w:hAnsi="宋体"/>
              </w:rPr>
            </w:pPr>
            <w:r>
              <w:rPr>
                <w:rFonts w:ascii="宋体" w:eastAsia="宋体" w:hAnsi="宋体" w:hint="eastAsia"/>
              </w:rPr>
              <w:t>备注</w:t>
            </w:r>
          </w:p>
        </w:tc>
      </w:tr>
      <w:tr w:rsidR="00A63E7F" w:rsidRPr="006E2E0E" w14:paraId="53BEAA40" w14:textId="399CEAF6" w:rsidTr="00A63E7F">
        <w:trPr>
          <w:trHeight w:val="492"/>
          <w:jc w:val="center"/>
        </w:trPr>
        <w:tc>
          <w:tcPr>
            <w:tcW w:w="46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B60F50" w14:textId="77777777" w:rsidR="00A63E7F" w:rsidRPr="006E2E0E" w:rsidRDefault="00A63E7F" w:rsidP="00A63E7F">
            <w:pPr>
              <w:ind w:left="0" w:firstLine="0"/>
              <w:jc w:val="center"/>
              <w:rPr>
                <w:rFonts w:ascii="宋体" w:eastAsia="宋体" w:hAnsi="宋体"/>
              </w:rPr>
            </w:pPr>
            <w:r w:rsidRPr="006E2E0E">
              <w:rPr>
                <w:rFonts w:ascii="宋体" w:eastAsia="宋体" w:hAnsi="宋体"/>
              </w:rPr>
              <w:t>1</w:t>
            </w:r>
          </w:p>
        </w:tc>
        <w:tc>
          <w:tcPr>
            <w:tcW w:w="103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764F00" w14:textId="77777777" w:rsidR="00A63E7F" w:rsidRPr="006E2E0E" w:rsidRDefault="00A63E7F" w:rsidP="00A63E7F">
            <w:pPr>
              <w:jc w:val="center"/>
              <w:rPr>
                <w:rFonts w:ascii="宋体" w:eastAsia="宋体" w:hAnsi="宋体"/>
              </w:rPr>
            </w:pPr>
            <w:r w:rsidRPr="006E2E0E">
              <w:rPr>
                <w:rFonts w:ascii="宋体" w:eastAsia="宋体" w:hAnsi="宋体"/>
              </w:rPr>
              <w:t>执行结果</w:t>
            </w:r>
          </w:p>
        </w:tc>
        <w:tc>
          <w:tcPr>
            <w:tcW w:w="10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C16BCB" w14:textId="2880A7AA" w:rsidR="00A63E7F" w:rsidRPr="006E2E0E" w:rsidRDefault="00A63E7F" w:rsidP="00A63E7F">
            <w:pPr>
              <w:jc w:val="center"/>
              <w:rPr>
                <w:rFonts w:ascii="宋体" w:eastAsia="宋体" w:hAnsi="宋体"/>
              </w:rPr>
            </w:pPr>
            <w:r w:rsidRPr="006E2E0E">
              <w:rPr>
                <w:rFonts w:ascii="宋体" w:eastAsia="宋体" w:hAnsi="宋体"/>
              </w:rPr>
              <w:t>1</w:t>
            </w:r>
          </w:p>
        </w:tc>
        <w:tc>
          <w:tcPr>
            <w:tcW w:w="1419" w:type="pct"/>
            <w:tcBorders>
              <w:top w:val="single" w:sz="4" w:space="0" w:color="000000"/>
              <w:left w:val="single" w:sz="4" w:space="0" w:color="000000"/>
              <w:bottom w:val="single" w:sz="4" w:space="0" w:color="000000"/>
              <w:right w:val="single" w:sz="4" w:space="0" w:color="000000"/>
            </w:tcBorders>
            <w:shd w:val="clear" w:color="auto" w:fill="auto"/>
          </w:tcPr>
          <w:p w14:paraId="18513ED0" w14:textId="77777777" w:rsidR="00A63E7F" w:rsidRDefault="00A63E7F" w:rsidP="00833C88">
            <w:pPr>
              <w:rPr>
                <w:rFonts w:ascii="宋体" w:eastAsia="宋体" w:hAnsi="宋体"/>
              </w:rPr>
            </w:pPr>
            <w:r w:rsidRPr="006E2E0E">
              <w:rPr>
                <w:rFonts w:ascii="宋体" w:eastAsia="宋体" w:hAnsi="宋体"/>
              </w:rPr>
              <w:t>0x00：</w:t>
            </w:r>
            <w:r>
              <w:rPr>
                <w:rFonts w:ascii="宋体" w:eastAsia="宋体" w:hAnsi="宋体" w:hint="eastAsia"/>
              </w:rPr>
              <w:t>成功</w:t>
            </w:r>
          </w:p>
          <w:p w14:paraId="7FE372F9" w14:textId="77777777" w:rsidR="00A63E7F" w:rsidRPr="006E2E0E" w:rsidRDefault="00A63E7F" w:rsidP="00833C88">
            <w:pPr>
              <w:rPr>
                <w:rFonts w:ascii="宋体" w:eastAsia="宋体" w:hAnsi="宋体"/>
              </w:rPr>
            </w:pPr>
            <w:r w:rsidRPr="006E2E0E">
              <w:rPr>
                <w:rFonts w:ascii="宋体" w:eastAsia="宋体" w:hAnsi="宋体"/>
              </w:rPr>
              <w:t>0x0</w:t>
            </w:r>
            <w:r>
              <w:rPr>
                <w:rFonts w:ascii="宋体" w:eastAsia="宋体" w:hAnsi="宋体"/>
              </w:rPr>
              <w:t>1</w:t>
            </w:r>
            <w:r w:rsidRPr="006E2E0E">
              <w:rPr>
                <w:rFonts w:ascii="宋体" w:eastAsia="宋体" w:hAnsi="宋体"/>
              </w:rPr>
              <w:t>：</w:t>
            </w:r>
            <w:r>
              <w:rPr>
                <w:rFonts w:ascii="宋体" w:eastAsia="宋体" w:hAnsi="宋体" w:hint="eastAsia"/>
              </w:rPr>
              <w:t>失败</w:t>
            </w:r>
          </w:p>
        </w:tc>
        <w:tc>
          <w:tcPr>
            <w:tcW w:w="1079" w:type="pct"/>
            <w:tcBorders>
              <w:top w:val="single" w:sz="4" w:space="0" w:color="000000"/>
              <w:left w:val="single" w:sz="4" w:space="0" w:color="000000"/>
              <w:bottom w:val="single" w:sz="4" w:space="0" w:color="000000"/>
              <w:right w:val="single" w:sz="4" w:space="0" w:color="000000"/>
            </w:tcBorders>
          </w:tcPr>
          <w:p w14:paraId="53EEA7F9" w14:textId="77777777" w:rsidR="00A63E7F" w:rsidRPr="006E2E0E" w:rsidRDefault="00A63E7F" w:rsidP="00833C88">
            <w:pPr>
              <w:rPr>
                <w:rFonts w:ascii="宋体" w:eastAsia="宋体" w:hAnsi="宋体"/>
              </w:rPr>
            </w:pPr>
          </w:p>
        </w:tc>
      </w:tr>
    </w:tbl>
    <w:p w14:paraId="5AEA5C9E" w14:textId="750B4A41" w:rsidR="00A63E7F" w:rsidRDefault="00A63E7F"/>
    <w:p w14:paraId="4D2C989F" w14:textId="77777777" w:rsidR="00A63E7F" w:rsidRDefault="00A63E7F">
      <w:pPr>
        <w:spacing w:after="0" w:line="240" w:lineRule="auto"/>
        <w:ind w:left="0" w:firstLine="0"/>
      </w:pPr>
      <w:r>
        <w:br w:type="page"/>
      </w:r>
    </w:p>
    <w:p w14:paraId="49267224" w14:textId="77777777" w:rsidR="004E3A6D" w:rsidRPr="00A63E7F" w:rsidRDefault="004E3A6D" w:rsidP="00A63E7F">
      <w:pPr>
        <w:pStyle w:val="1"/>
        <w:numPr>
          <w:ilvl w:val="0"/>
          <w:numId w:val="4"/>
        </w:numPr>
        <w:spacing w:beforeLines="100" w:before="240" w:afterLines="100" w:after="240" w:line="240" w:lineRule="auto"/>
        <w:ind w:left="0" w:right="0" w:firstLine="0"/>
        <w:rPr>
          <w:rFonts w:ascii="黑体" w:eastAsia="黑体" w:hAnsi="黑体"/>
          <w:sz w:val="21"/>
          <w:szCs w:val="21"/>
        </w:rPr>
      </w:pPr>
      <w:bookmarkStart w:id="944" w:name="_Toc118125476"/>
      <w:bookmarkStart w:id="945" w:name="_Toc119050758"/>
      <w:r w:rsidRPr="00A63E7F">
        <w:rPr>
          <w:rFonts w:ascii="黑体" w:eastAsia="黑体" w:hAnsi="黑体"/>
          <w:sz w:val="21"/>
          <w:szCs w:val="21"/>
        </w:rPr>
        <w:lastRenderedPageBreak/>
        <w:t>附录</w:t>
      </w:r>
      <w:bookmarkEnd w:id="944"/>
      <w:bookmarkEnd w:id="945"/>
    </w:p>
    <w:p w14:paraId="640D15B6" w14:textId="3E211375" w:rsidR="004E3A6D" w:rsidRDefault="004E3A6D" w:rsidP="00A63E7F">
      <w:pPr>
        <w:pStyle w:val="1"/>
        <w:numPr>
          <w:ilvl w:val="1"/>
          <w:numId w:val="4"/>
        </w:numPr>
        <w:spacing w:beforeLines="100" w:before="240" w:afterLines="100" w:after="240" w:line="240" w:lineRule="auto"/>
        <w:ind w:right="0"/>
        <w:rPr>
          <w:rFonts w:ascii="黑体" w:eastAsia="黑体" w:hAnsi="黑体"/>
          <w:sz w:val="21"/>
          <w:szCs w:val="21"/>
        </w:rPr>
      </w:pPr>
      <w:bookmarkStart w:id="946" w:name="_Toc118125477"/>
      <w:bookmarkStart w:id="947" w:name="_Toc119050759"/>
      <w:r w:rsidRPr="00A63E7F">
        <w:rPr>
          <w:rFonts w:ascii="黑体" w:eastAsia="黑体" w:hAnsi="黑体" w:hint="eastAsia"/>
          <w:sz w:val="21"/>
          <w:szCs w:val="21"/>
        </w:rPr>
        <w:t>TBOX故障代码</w:t>
      </w:r>
      <w:bookmarkEnd w:id="946"/>
      <w:bookmarkEnd w:id="947"/>
    </w:p>
    <w:p w14:paraId="15F450D7" w14:textId="0431CFB6" w:rsidR="00B50C39" w:rsidRPr="00B50C39" w:rsidRDefault="00B50C39" w:rsidP="00B50C39">
      <w:pPr>
        <w:spacing w:beforeLines="50" w:before="120" w:after="0" w:line="240" w:lineRule="auto"/>
        <w:ind w:left="0" w:firstLine="0"/>
        <w:jc w:val="center"/>
        <w:rPr>
          <w:rFonts w:ascii="宋体" w:eastAsia="宋体" w:hAnsi="宋体"/>
        </w:rPr>
      </w:pPr>
      <w:r w:rsidRPr="00B50C39">
        <w:rPr>
          <w:rFonts w:ascii="宋体" w:eastAsia="宋体" w:hAnsi="宋体" w:hint="eastAsia"/>
        </w:rPr>
        <w:t>附表4</w:t>
      </w:r>
      <w:r w:rsidRPr="00B50C39">
        <w:rPr>
          <w:rFonts w:ascii="宋体" w:eastAsia="宋体" w:hAnsi="宋体"/>
        </w:rPr>
        <w:t>-</w:t>
      </w:r>
      <w:r w:rsidRPr="00B50C39">
        <w:rPr>
          <w:rFonts w:ascii="宋体" w:eastAsia="宋体" w:hAnsi="宋体" w:hint="eastAsia"/>
        </w:rPr>
        <w:t>1</w:t>
      </w:r>
    </w:p>
    <w:tbl>
      <w:tblPr>
        <w:tblW w:w="5000" w:type="pct"/>
        <w:tblLook w:val="0000" w:firstRow="0" w:lastRow="0" w:firstColumn="0" w:lastColumn="0" w:noHBand="0" w:noVBand="0"/>
      </w:tblPr>
      <w:tblGrid>
        <w:gridCol w:w="1095"/>
        <w:gridCol w:w="5704"/>
        <w:gridCol w:w="1694"/>
      </w:tblGrid>
      <w:tr w:rsidR="00A63E7F" w14:paraId="1CC0E729" w14:textId="40DF7A6F" w:rsidTr="00B50C39">
        <w:trPr>
          <w:trHeight w:val="428"/>
        </w:trPr>
        <w:tc>
          <w:tcPr>
            <w:tcW w:w="645" w:type="pct"/>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6506DE7A" w14:textId="77777777" w:rsidR="00A63E7F" w:rsidRPr="00B50C39" w:rsidRDefault="00A63E7F" w:rsidP="00B50C39">
            <w:pPr>
              <w:spacing w:after="0" w:line="240" w:lineRule="auto"/>
              <w:ind w:left="0" w:firstLine="0"/>
              <w:jc w:val="center"/>
              <w:rPr>
                <w:rFonts w:ascii="等线" w:eastAsia="等线" w:hAnsi="等线" w:cs="宋体"/>
                <w:kern w:val="0"/>
                <w:szCs w:val="21"/>
              </w:rPr>
            </w:pPr>
            <w:r w:rsidRPr="00B50C39">
              <w:rPr>
                <w:rFonts w:ascii="等线" w:eastAsia="等线" w:hAnsi="等线" w:cs="宋体" w:hint="eastAsia"/>
                <w:kern w:val="0"/>
                <w:szCs w:val="21"/>
              </w:rPr>
              <w:t>故障代码</w:t>
            </w:r>
          </w:p>
        </w:tc>
        <w:tc>
          <w:tcPr>
            <w:tcW w:w="3357" w:type="pct"/>
            <w:tcBorders>
              <w:top w:val="single" w:sz="4" w:space="0" w:color="auto"/>
              <w:left w:val="nil"/>
              <w:bottom w:val="single" w:sz="4" w:space="0" w:color="auto"/>
              <w:right w:val="single" w:sz="4" w:space="0" w:color="auto"/>
            </w:tcBorders>
            <w:shd w:val="clear" w:color="auto" w:fill="D9D9D9" w:themeFill="background1" w:themeFillShade="D9"/>
            <w:noWrap/>
            <w:vAlign w:val="center"/>
          </w:tcPr>
          <w:p w14:paraId="5391D5B8" w14:textId="77777777" w:rsidR="00A63E7F" w:rsidRPr="00B50C39" w:rsidRDefault="00A63E7F" w:rsidP="00B50C39">
            <w:pPr>
              <w:spacing w:after="0" w:line="240" w:lineRule="auto"/>
              <w:ind w:left="0" w:firstLine="0"/>
              <w:jc w:val="center"/>
              <w:rPr>
                <w:rFonts w:ascii="等线" w:eastAsia="等线" w:hAnsi="等线" w:cs="宋体"/>
                <w:kern w:val="0"/>
                <w:szCs w:val="21"/>
              </w:rPr>
            </w:pPr>
            <w:r w:rsidRPr="00B50C39">
              <w:rPr>
                <w:rFonts w:ascii="等线" w:eastAsia="等线" w:hAnsi="等线" w:cs="宋体" w:hint="eastAsia"/>
                <w:kern w:val="0"/>
                <w:szCs w:val="21"/>
              </w:rPr>
              <w:t>故障名称</w:t>
            </w:r>
          </w:p>
        </w:tc>
        <w:tc>
          <w:tcPr>
            <w:tcW w:w="997" w:type="pct"/>
            <w:tcBorders>
              <w:top w:val="single" w:sz="4" w:space="0" w:color="auto"/>
              <w:left w:val="nil"/>
              <w:bottom w:val="single" w:sz="4" w:space="0" w:color="auto"/>
              <w:right w:val="single" w:sz="4" w:space="0" w:color="auto"/>
            </w:tcBorders>
            <w:shd w:val="clear" w:color="auto" w:fill="D9D9D9" w:themeFill="background1" w:themeFillShade="D9"/>
            <w:vAlign w:val="center"/>
          </w:tcPr>
          <w:p w14:paraId="5868CF70" w14:textId="138756AE" w:rsidR="00A63E7F" w:rsidRPr="00B50C39" w:rsidRDefault="00B50C39" w:rsidP="00B50C39">
            <w:pPr>
              <w:spacing w:after="0" w:line="240" w:lineRule="auto"/>
              <w:ind w:left="0" w:firstLine="0"/>
              <w:jc w:val="center"/>
              <w:rPr>
                <w:rFonts w:ascii="等线" w:eastAsia="等线" w:hAnsi="等线" w:cs="宋体"/>
                <w:kern w:val="0"/>
                <w:szCs w:val="21"/>
              </w:rPr>
            </w:pPr>
            <w:r w:rsidRPr="00B50C39">
              <w:rPr>
                <w:rFonts w:ascii="等线" w:eastAsia="等线" w:hAnsi="等线" w:cs="宋体" w:hint="eastAsia"/>
                <w:kern w:val="0"/>
                <w:szCs w:val="21"/>
              </w:rPr>
              <w:t>备注</w:t>
            </w:r>
          </w:p>
        </w:tc>
      </w:tr>
      <w:tr w:rsidR="00A63E7F" w14:paraId="23397CF6" w14:textId="47EAD0BB"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2F70D847" w14:textId="77777777" w:rsidR="00A63E7F" w:rsidRPr="00B50C39" w:rsidRDefault="00A63E7F">
            <w:pPr>
              <w:spacing w:after="0" w:line="240" w:lineRule="auto"/>
              <w:ind w:left="0" w:firstLine="0"/>
              <w:jc w:val="center"/>
              <w:rPr>
                <w:rFonts w:ascii="宋体" w:eastAsia="宋体" w:hAnsi="宋体" w:cs="宋体"/>
                <w:kern w:val="0"/>
                <w:szCs w:val="21"/>
              </w:rPr>
            </w:pPr>
            <w:r w:rsidRPr="00B50C39">
              <w:rPr>
                <w:rFonts w:ascii="宋体" w:eastAsia="宋体" w:hAnsi="宋体" w:cs="宋体" w:hint="eastAsia"/>
                <w:kern w:val="0"/>
                <w:szCs w:val="21"/>
              </w:rPr>
              <w:t>0</w:t>
            </w:r>
          </w:p>
        </w:tc>
        <w:tc>
          <w:tcPr>
            <w:tcW w:w="3357" w:type="pct"/>
            <w:tcBorders>
              <w:top w:val="nil"/>
              <w:left w:val="nil"/>
              <w:bottom w:val="single" w:sz="4" w:space="0" w:color="auto"/>
              <w:right w:val="single" w:sz="4" w:space="0" w:color="auto"/>
            </w:tcBorders>
            <w:noWrap/>
            <w:vAlign w:val="center"/>
          </w:tcPr>
          <w:p w14:paraId="1725E11B" w14:textId="77777777" w:rsidR="00A63E7F" w:rsidRPr="00B50C39" w:rsidRDefault="00A63E7F">
            <w:pPr>
              <w:spacing w:after="0" w:line="240" w:lineRule="auto"/>
              <w:ind w:left="0" w:firstLine="0"/>
              <w:rPr>
                <w:rFonts w:ascii="宋体" w:eastAsia="宋体" w:hAnsi="宋体" w:cs="宋体"/>
                <w:kern w:val="0"/>
                <w:szCs w:val="21"/>
              </w:rPr>
            </w:pPr>
            <w:r w:rsidRPr="00B50C39">
              <w:rPr>
                <w:rFonts w:ascii="宋体" w:eastAsia="宋体" w:hAnsi="宋体" w:cs="宋体" w:hint="eastAsia"/>
                <w:kern w:val="0"/>
                <w:szCs w:val="21"/>
              </w:rPr>
              <w:t>正常</w:t>
            </w:r>
          </w:p>
        </w:tc>
        <w:tc>
          <w:tcPr>
            <w:tcW w:w="997" w:type="pct"/>
            <w:tcBorders>
              <w:top w:val="nil"/>
              <w:left w:val="nil"/>
              <w:bottom w:val="single" w:sz="4" w:space="0" w:color="auto"/>
              <w:right w:val="single" w:sz="4" w:space="0" w:color="auto"/>
            </w:tcBorders>
          </w:tcPr>
          <w:p w14:paraId="165675FF" w14:textId="77777777" w:rsidR="00A63E7F" w:rsidRDefault="00A63E7F">
            <w:pPr>
              <w:spacing w:after="0" w:line="240" w:lineRule="auto"/>
              <w:ind w:left="0" w:firstLine="0"/>
              <w:rPr>
                <w:rFonts w:ascii="等线" w:eastAsia="等线" w:hAnsi="等线" w:cs="宋体"/>
                <w:kern w:val="0"/>
                <w:sz w:val="22"/>
              </w:rPr>
            </w:pPr>
          </w:p>
        </w:tc>
      </w:tr>
      <w:tr w:rsidR="00A63E7F" w14:paraId="693F8300" w14:textId="0DF965DF"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6F7BAD06" w14:textId="77777777" w:rsidR="00A63E7F" w:rsidRPr="00B50C39" w:rsidRDefault="00A63E7F">
            <w:pPr>
              <w:spacing w:after="0" w:line="240" w:lineRule="auto"/>
              <w:ind w:left="0" w:firstLine="0"/>
              <w:jc w:val="center"/>
              <w:rPr>
                <w:rFonts w:ascii="宋体" w:eastAsia="宋体" w:hAnsi="宋体" w:cs="宋体"/>
                <w:kern w:val="0"/>
                <w:szCs w:val="21"/>
              </w:rPr>
            </w:pPr>
            <w:r w:rsidRPr="00B50C39">
              <w:rPr>
                <w:rFonts w:ascii="宋体" w:eastAsia="宋体" w:hAnsi="宋体" w:cs="宋体" w:hint="eastAsia"/>
                <w:kern w:val="0"/>
                <w:szCs w:val="21"/>
              </w:rPr>
              <w:t>1</w:t>
            </w:r>
          </w:p>
        </w:tc>
        <w:tc>
          <w:tcPr>
            <w:tcW w:w="3357" w:type="pct"/>
            <w:tcBorders>
              <w:top w:val="nil"/>
              <w:left w:val="nil"/>
              <w:bottom w:val="single" w:sz="4" w:space="0" w:color="auto"/>
              <w:right w:val="single" w:sz="4" w:space="0" w:color="auto"/>
            </w:tcBorders>
            <w:noWrap/>
            <w:vAlign w:val="center"/>
          </w:tcPr>
          <w:p w14:paraId="76A9C034" w14:textId="77777777" w:rsidR="00A63E7F" w:rsidRPr="00B50C39" w:rsidRDefault="00A63E7F">
            <w:pPr>
              <w:spacing w:after="0" w:line="240" w:lineRule="auto"/>
              <w:ind w:left="0" w:firstLine="0"/>
              <w:rPr>
                <w:rFonts w:ascii="宋体" w:eastAsia="宋体" w:hAnsi="宋体" w:cs="宋体"/>
                <w:kern w:val="0"/>
                <w:szCs w:val="21"/>
              </w:rPr>
            </w:pPr>
            <w:r w:rsidRPr="00B50C39">
              <w:rPr>
                <w:rFonts w:ascii="宋体" w:eastAsia="宋体" w:hAnsi="宋体" w:cs="宋体" w:hint="eastAsia"/>
                <w:kern w:val="0"/>
                <w:szCs w:val="21"/>
              </w:rPr>
              <w:t>锁紧</w:t>
            </w:r>
            <w:proofErr w:type="gramStart"/>
            <w:r w:rsidRPr="00B50C39">
              <w:rPr>
                <w:rFonts w:ascii="宋体" w:eastAsia="宋体" w:hAnsi="宋体" w:cs="宋体" w:hint="eastAsia"/>
                <w:kern w:val="0"/>
                <w:szCs w:val="21"/>
              </w:rPr>
              <w:t>回路磁开传感器</w:t>
            </w:r>
            <w:proofErr w:type="gramEnd"/>
            <w:r w:rsidRPr="00B50C39">
              <w:rPr>
                <w:rFonts w:ascii="宋体" w:eastAsia="宋体" w:hAnsi="宋体" w:cs="宋体" w:hint="eastAsia"/>
                <w:kern w:val="0"/>
                <w:szCs w:val="21"/>
              </w:rPr>
              <w:t>开路故障</w:t>
            </w:r>
          </w:p>
        </w:tc>
        <w:tc>
          <w:tcPr>
            <w:tcW w:w="997" w:type="pct"/>
            <w:tcBorders>
              <w:top w:val="nil"/>
              <w:left w:val="nil"/>
              <w:bottom w:val="single" w:sz="4" w:space="0" w:color="auto"/>
              <w:right w:val="single" w:sz="4" w:space="0" w:color="auto"/>
            </w:tcBorders>
          </w:tcPr>
          <w:p w14:paraId="33C5D243" w14:textId="77777777" w:rsidR="00A63E7F" w:rsidRDefault="00A63E7F">
            <w:pPr>
              <w:spacing w:after="0" w:line="240" w:lineRule="auto"/>
              <w:ind w:left="0" w:firstLine="0"/>
              <w:rPr>
                <w:rFonts w:ascii="等线" w:eastAsia="等线" w:hAnsi="等线" w:cs="宋体"/>
                <w:kern w:val="0"/>
                <w:sz w:val="22"/>
              </w:rPr>
            </w:pPr>
          </w:p>
        </w:tc>
      </w:tr>
      <w:tr w:rsidR="00A63E7F" w14:paraId="57F2470F" w14:textId="47201B4C"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4491776F" w14:textId="77777777" w:rsidR="00A63E7F" w:rsidRPr="00B50C39" w:rsidRDefault="00A63E7F">
            <w:pPr>
              <w:spacing w:after="0" w:line="240" w:lineRule="auto"/>
              <w:ind w:left="0" w:firstLine="0"/>
              <w:jc w:val="center"/>
              <w:rPr>
                <w:rFonts w:ascii="宋体" w:eastAsia="宋体" w:hAnsi="宋体" w:cs="宋体"/>
                <w:kern w:val="0"/>
                <w:szCs w:val="21"/>
              </w:rPr>
            </w:pPr>
            <w:r w:rsidRPr="00B50C39">
              <w:rPr>
                <w:rFonts w:ascii="宋体" w:eastAsia="宋体" w:hAnsi="宋体" w:cs="宋体" w:hint="eastAsia"/>
                <w:kern w:val="0"/>
                <w:szCs w:val="21"/>
              </w:rPr>
              <w:t>2</w:t>
            </w:r>
          </w:p>
        </w:tc>
        <w:tc>
          <w:tcPr>
            <w:tcW w:w="3357" w:type="pct"/>
            <w:tcBorders>
              <w:top w:val="nil"/>
              <w:left w:val="nil"/>
              <w:bottom w:val="single" w:sz="4" w:space="0" w:color="auto"/>
              <w:right w:val="single" w:sz="4" w:space="0" w:color="auto"/>
            </w:tcBorders>
            <w:noWrap/>
            <w:vAlign w:val="center"/>
          </w:tcPr>
          <w:p w14:paraId="1B9FAE66" w14:textId="77777777" w:rsidR="00A63E7F" w:rsidRPr="00B50C39" w:rsidRDefault="00A63E7F">
            <w:pPr>
              <w:spacing w:after="0" w:line="240" w:lineRule="auto"/>
              <w:ind w:left="0" w:firstLine="0"/>
              <w:rPr>
                <w:rFonts w:ascii="宋体" w:eastAsia="宋体" w:hAnsi="宋体" w:cs="宋体"/>
                <w:kern w:val="0"/>
                <w:szCs w:val="21"/>
              </w:rPr>
            </w:pPr>
            <w:r w:rsidRPr="00B50C39">
              <w:rPr>
                <w:rFonts w:ascii="宋体" w:eastAsia="宋体" w:hAnsi="宋体" w:cs="宋体" w:hint="eastAsia"/>
                <w:kern w:val="0"/>
                <w:szCs w:val="21"/>
              </w:rPr>
              <w:t>锁紧</w:t>
            </w:r>
            <w:proofErr w:type="gramStart"/>
            <w:r w:rsidRPr="00B50C39">
              <w:rPr>
                <w:rFonts w:ascii="宋体" w:eastAsia="宋体" w:hAnsi="宋体" w:cs="宋体" w:hint="eastAsia"/>
                <w:kern w:val="0"/>
                <w:szCs w:val="21"/>
              </w:rPr>
              <w:t>回路磁开传感器</w:t>
            </w:r>
            <w:proofErr w:type="gramEnd"/>
            <w:r w:rsidRPr="00B50C39">
              <w:rPr>
                <w:rFonts w:ascii="宋体" w:eastAsia="宋体" w:hAnsi="宋体" w:cs="宋体" w:hint="eastAsia"/>
                <w:kern w:val="0"/>
                <w:szCs w:val="21"/>
              </w:rPr>
              <w:t>短路故障</w:t>
            </w:r>
          </w:p>
        </w:tc>
        <w:tc>
          <w:tcPr>
            <w:tcW w:w="997" w:type="pct"/>
            <w:tcBorders>
              <w:top w:val="nil"/>
              <w:left w:val="nil"/>
              <w:bottom w:val="single" w:sz="4" w:space="0" w:color="auto"/>
              <w:right w:val="single" w:sz="4" w:space="0" w:color="auto"/>
            </w:tcBorders>
          </w:tcPr>
          <w:p w14:paraId="35C40CF9" w14:textId="77777777" w:rsidR="00A63E7F" w:rsidRDefault="00A63E7F">
            <w:pPr>
              <w:spacing w:after="0" w:line="240" w:lineRule="auto"/>
              <w:ind w:left="0" w:firstLine="0"/>
              <w:rPr>
                <w:rFonts w:ascii="等线" w:eastAsia="等线" w:hAnsi="等线" w:cs="宋体"/>
                <w:kern w:val="0"/>
                <w:sz w:val="22"/>
              </w:rPr>
            </w:pPr>
          </w:p>
        </w:tc>
      </w:tr>
      <w:tr w:rsidR="00A63E7F" w14:paraId="53284FD0" w14:textId="3D32888B"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049CF9A6" w14:textId="77777777" w:rsidR="00A63E7F" w:rsidRPr="00B50C39" w:rsidRDefault="00A63E7F">
            <w:pPr>
              <w:spacing w:after="0" w:line="240" w:lineRule="auto"/>
              <w:ind w:left="0" w:firstLine="0"/>
              <w:jc w:val="center"/>
              <w:rPr>
                <w:rFonts w:ascii="宋体" w:eastAsia="宋体" w:hAnsi="宋体" w:cs="宋体"/>
                <w:kern w:val="0"/>
                <w:szCs w:val="21"/>
              </w:rPr>
            </w:pPr>
            <w:r w:rsidRPr="00B50C39">
              <w:rPr>
                <w:rFonts w:ascii="宋体" w:eastAsia="宋体" w:hAnsi="宋体" w:cs="宋体" w:hint="eastAsia"/>
                <w:kern w:val="0"/>
                <w:szCs w:val="21"/>
              </w:rPr>
              <w:t>3</w:t>
            </w:r>
          </w:p>
        </w:tc>
        <w:tc>
          <w:tcPr>
            <w:tcW w:w="3357" w:type="pct"/>
            <w:tcBorders>
              <w:top w:val="nil"/>
              <w:left w:val="nil"/>
              <w:bottom w:val="single" w:sz="4" w:space="0" w:color="auto"/>
              <w:right w:val="single" w:sz="4" w:space="0" w:color="auto"/>
            </w:tcBorders>
            <w:noWrap/>
            <w:vAlign w:val="center"/>
          </w:tcPr>
          <w:p w14:paraId="1521F7B3" w14:textId="77777777" w:rsidR="00A63E7F" w:rsidRPr="00B50C39" w:rsidRDefault="00A63E7F">
            <w:pPr>
              <w:spacing w:after="0" w:line="240" w:lineRule="auto"/>
              <w:ind w:left="0" w:firstLine="0"/>
              <w:rPr>
                <w:rFonts w:ascii="宋体" w:eastAsia="宋体" w:hAnsi="宋体" w:cs="宋体"/>
                <w:kern w:val="0"/>
                <w:szCs w:val="21"/>
              </w:rPr>
            </w:pPr>
            <w:r w:rsidRPr="00B50C39">
              <w:rPr>
                <w:rFonts w:ascii="宋体" w:eastAsia="宋体" w:hAnsi="宋体" w:cs="宋体" w:hint="eastAsia"/>
                <w:kern w:val="0"/>
                <w:szCs w:val="21"/>
              </w:rPr>
              <w:t>锁紧回路光</w:t>
            </w:r>
            <w:proofErr w:type="gramStart"/>
            <w:r w:rsidRPr="00B50C39">
              <w:rPr>
                <w:rFonts w:ascii="宋体" w:eastAsia="宋体" w:hAnsi="宋体" w:cs="宋体" w:hint="eastAsia"/>
                <w:kern w:val="0"/>
                <w:szCs w:val="21"/>
              </w:rPr>
              <w:t>耦</w:t>
            </w:r>
            <w:proofErr w:type="gramEnd"/>
            <w:r w:rsidRPr="00B50C39">
              <w:rPr>
                <w:rFonts w:ascii="宋体" w:eastAsia="宋体" w:hAnsi="宋体" w:cs="宋体" w:hint="eastAsia"/>
                <w:kern w:val="0"/>
                <w:szCs w:val="21"/>
              </w:rPr>
              <w:t>模块故障</w:t>
            </w:r>
          </w:p>
        </w:tc>
        <w:tc>
          <w:tcPr>
            <w:tcW w:w="997" w:type="pct"/>
            <w:tcBorders>
              <w:top w:val="nil"/>
              <w:left w:val="nil"/>
              <w:bottom w:val="single" w:sz="4" w:space="0" w:color="auto"/>
              <w:right w:val="single" w:sz="4" w:space="0" w:color="auto"/>
            </w:tcBorders>
          </w:tcPr>
          <w:p w14:paraId="56AD1F66" w14:textId="77777777" w:rsidR="00A63E7F" w:rsidRDefault="00A63E7F">
            <w:pPr>
              <w:spacing w:after="0" w:line="240" w:lineRule="auto"/>
              <w:ind w:left="0" w:firstLine="0"/>
              <w:rPr>
                <w:rFonts w:ascii="等线" w:eastAsia="等线" w:hAnsi="等线" w:cs="宋体"/>
                <w:kern w:val="0"/>
                <w:sz w:val="22"/>
              </w:rPr>
            </w:pPr>
          </w:p>
        </w:tc>
      </w:tr>
      <w:tr w:rsidR="00A63E7F" w14:paraId="686621D9" w14:textId="4A9A8344"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4C8ACAD5" w14:textId="77777777" w:rsidR="00A63E7F" w:rsidRPr="00B50C39" w:rsidRDefault="00A63E7F">
            <w:pPr>
              <w:spacing w:after="0" w:line="240" w:lineRule="auto"/>
              <w:ind w:left="0" w:firstLine="0"/>
              <w:jc w:val="center"/>
              <w:rPr>
                <w:rFonts w:ascii="宋体" w:eastAsia="宋体" w:hAnsi="宋体" w:cs="宋体"/>
                <w:kern w:val="0"/>
                <w:szCs w:val="21"/>
              </w:rPr>
            </w:pPr>
            <w:r w:rsidRPr="00B50C39">
              <w:rPr>
                <w:rFonts w:ascii="宋体" w:eastAsia="宋体" w:hAnsi="宋体" w:cs="宋体" w:hint="eastAsia"/>
                <w:kern w:val="0"/>
                <w:szCs w:val="21"/>
              </w:rPr>
              <w:t>4</w:t>
            </w:r>
          </w:p>
        </w:tc>
        <w:tc>
          <w:tcPr>
            <w:tcW w:w="3357" w:type="pct"/>
            <w:tcBorders>
              <w:top w:val="nil"/>
              <w:left w:val="nil"/>
              <w:bottom w:val="single" w:sz="4" w:space="0" w:color="auto"/>
              <w:right w:val="single" w:sz="4" w:space="0" w:color="auto"/>
            </w:tcBorders>
            <w:noWrap/>
            <w:vAlign w:val="center"/>
          </w:tcPr>
          <w:p w14:paraId="03943948" w14:textId="77777777" w:rsidR="00A63E7F" w:rsidRPr="00B50C39" w:rsidRDefault="00A63E7F">
            <w:pPr>
              <w:spacing w:after="0" w:line="240" w:lineRule="auto"/>
              <w:ind w:left="0" w:firstLine="0"/>
              <w:rPr>
                <w:rFonts w:ascii="宋体" w:eastAsia="宋体" w:hAnsi="宋体" w:cs="宋体"/>
                <w:kern w:val="0"/>
                <w:szCs w:val="21"/>
              </w:rPr>
            </w:pPr>
            <w:r w:rsidRPr="00B50C39">
              <w:rPr>
                <w:rFonts w:ascii="宋体" w:eastAsia="宋体" w:hAnsi="宋体" w:cs="宋体" w:hint="eastAsia"/>
                <w:kern w:val="0"/>
                <w:szCs w:val="21"/>
              </w:rPr>
              <w:t>电磁阀ADC</w:t>
            </w:r>
            <w:proofErr w:type="gramStart"/>
            <w:r w:rsidRPr="00B50C39">
              <w:rPr>
                <w:rFonts w:ascii="宋体" w:eastAsia="宋体" w:hAnsi="宋体" w:cs="宋体" w:hint="eastAsia"/>
                <w:kern w:val="0"/>
                <w:szCs w:val="21"/>
              </w:rPr>
              <w:t>回检电路</w:t>
            </w:r>
            <w:proofErr w:type="gramEnd"/>
            <w:r w:rsidRPr="00B50C39">
              <w:rPr>
                <w:rFonts w:ascii="宋体" w:eastAsia="宋体" w:hAnsi="宋体" w:cs="宋体" w:hint="eastAsia"/>
                <w:kern w:val="0"/>
                <w:szCs w:val="21"/>
              </w:rPr>
              <w:t>故障</w:t>
            </w:r>
          </w:p>
        </w:tc>
        <w:tc>
          <w:tcPr>
            <w:tcW w:w="997" w:type="pct"/>
            <w:tcBorders>
              <w:top w:val="nil"/>
              <w:left w:val="nil"/>
              <w:bottom w:val="single" w:sz="4" w:space="0" w:color="auto"/>
              <w:right w:val="single" w:sz="4" w:space="0" w:color="auto"/>
            </w:tcBorders>
          </w:tcPr>
          <w:p w14:paraId="24AAA12B" w14:textId="77777777" w:rsidR="00A63E7F" w:rsidRDefault="00A63E7F">
            <w:pPr>
              <w:spacing w:after="0" w:line="240" w:lineRule="auto"/>
              <w:ind w:left="0" w:firstLine="0"/>
              <w:rPr>
                <w:rFonts w:ascii="等线" w:eastAsia="等线" w:hAnsi="等线" w:cs="宋体"/>
                <w:kern w:val="0"/>
                <w:sz w:val="22"/>
              </w:rPr>
            </w:pPr>
          </w:p>
        </w:tc>
      </w:tr>
      <w:tr w:rsidR="00A63E7F" w14:paraId="287A9B59" w14:textId="40F5C3D1"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312D5F7E" w14:textId="77777777" w:rsidR="00A63E7F" w:rsidRPr="00B50C39" w:rsidRDefault="00A63E7F">
            <w:pPr>
              <w:spacing w:after="0" w:line="240" w:lineRule="auto"/>
              <w:ind w:left="0" w:firstLine="0"/>
              <w:jc w:val="center"/>
              <w:rPr>
                <w:rFonts w:ascii="宋体" w:eastAsia="宋体" w:hAnsi="宋体" w:cs="宋体"/>
                <w:kern w:val="0"/>
                <w:szCs w:val="21"/>
              </w:rPr>
            </w:pPr>
            <w:r w:rsidRPr="00B50C39">
              <w:rPr>
                <w:rFonts w:ascii="宋体" w:eastAsia="宋体" w:hAnsi="宋体" w:cs="宋体" w:hint="eastAsia"/>
                <w:kern w:val="0"/>
                <w:szCs w:val="21"/>
              </w:rPr>
              <w:t>5</w:t>
            </w:r>
          </w:p>
        </w:tc>
        <w:tc>
          <w:tcPr>
            <w:tcW w:w="3357" w:type="pct"/>
            <w:tcBorders>
              <w:top w:val="nil"/>
              <w:left w:val="nil"/>
              <w:bottom w:val="single" w:sz="4" w:space="0" w:color="auto"/>
              <w:right w:val="single" w:sz="4" w:space="0" w:color="auto"/>
            </w:tcBorders>
            <w:noWrap/>
            <w:vAlign w:val="center"/>
          </w:tcPr>
          <w:p w14:paraId="34B54090" w14:textId="77777777" w:rsidR="00A63E7F" w:rsidRPr="00B50C39" w:rsidRDefault="00A63E7F">
            <w:pPr>
              <w:spacing w:after="0" w:line="240" w:lineRule="auto"/>
              <w:ind w:left="0" w:firstLine="0"/>
              <w:rPr>
                <w:rFonts w:ascii="宋体" w:eastAsia="宋体" w:hAnsi="宋体" w:cs="宋体"/>
                <w:kern w:val="0"/>
                <w:szCs w:val="21"/>
              </w:rPr>
            </w:pPr>
            <w:r w:rsidRPr="00B50C39">
              <w:rPr>
                <w:rFonts w:ascii="宋体" w:eastAsia="宋体" w:hAnsi="宋体" w:cs="宋体" w:hint="eastAsia"/>
                <w:kern w:val="0"/>
                <w:szCs w:val="21"/>
              </w:rPr>
              <w:t>松开</w:t>
            </w:r>
            <w:proofErr w:type="gramStart"/>
            <w:r w:rsidRPr="00B50C39">
              <w:rPr>
                <w:rFonts w:ascii="宋体" w:eastAsia="宋体" w:hAnsi="宋体" w:cs="宋体" w:hint="eastAsia"/>
                <w:kern w:val="0"/>
                <w:szCs w:val="21"/>
              </w:rPr>
              <w:t>回路磁开传感器</w:t>
            </w:r>
            <w:proofErr w:type="gramEnd"/>
            <w:r w:rsidRPr="00B50C39">
              <w:rPr>
                <w:rFonts w:ascii="宋体" w:eastAsia="宋体" w:hAnsi="宋体" w:cs="宋体" w:hint="eastAsia"/>
                <w:kern w:val="0"/>
                <w:szCs w:val="21"/>
              </w:rPr>
              <w:t>开路故障</w:t>
            </w:r>
          </w:p>
        </w:tc>
        <w:tc>
          <w:tcPr>
            <w:tcW w:w="997" w:type="pct"/>
            <w:tcBorders>
              <w:top w:val="nil"/>
              <w:left w:val="nil"/>
              <w:bottom w:val="single" w:sz="4" w:space="0" w:color="auto"/>
              <w:right w:val="single" w:sz="4" w:space="0" w:color="auto"/>
            </w:tcBorders>
          </w:tcPr>
          <w:p w14:paraId="2F65F08F" w14:textId="77777777" w:rsidR="00A63E7F" w:rsidRDefault="00A63E7F">
            <w:pPr>
              <w:spacing w:after="0" w:line="240" w:lineRule="auto"/>
              <w:ind w:left="0" w:firstLine="0"/>
              <w:rPr>
                <w:rFonts w:ascii="等线" w:eastAsia="等线" w:hAnsi="等线" w:cs="宋体"/>
                <w:kern w:val="0"/>
                <w:sz w:val="22"/>
              </w:rPr>
            </w:pPr>
          </w:p>
        </w:tc>
      </w:tr>
      <w:tr w:rsidR="00A63E7F" w14:paraId="1AF37779" w14:textId="74CA6A4C"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02A6604E" w14:textId="77777777" w:rsidR="00A63E7F" w:rsidRPr="00B50C39" w:rsidRDefault="00A63E7F">
            <w:pPr>
              <w:spacing w:after="0" w:line="240" w:lineRule="auto"/>
              <w:ind w:left="0" w:firstLine="0"/>
              <w:jc w:val="center"/>
              <w:rPr>
                <w:rFonts w:ascii="宋体" w:eastAsia="宋体" w:hAnsi="宋体" w:cs="宋体"/>
                <w:kern w:val="0"/>
                <w:szCs w:val="21"/>
              </w:rPr>
            </w:pPr>
            <w:r w:rsidRPr="00B50C39">
              <w:rPr>
                <w:rFonts w:ascii="宋体" w:eastAsia="宋体" w:hAnsi="宋体" w:cs="宋体" w:hint="eastAsia"/>
                <w:kern w:val="0"/>
                <w:szCs w:val="21"/>
              </w:rPr>
              <w:t>6</w:t>
            </w:r>
          </w:p>
        </w:tc>
        <w:tc>
          <w:tcPr>
            <w:tcW w:w="3357" w:type="pct"/>
            <w:tcBorders>
              <w:top w:val="nil"/>
              <w:left w:val="nil"/>
              <w:bottom w:val="single" w:sz="4" w:space="0" w:color="auto"/>
              <w:right w:val="single" w:sz="4" w:space="0" w:color="auto"/>
            </w:tcBorders>
            <w:noWrap/>
            <w:vAlign w:val="center"/>
          </w:tcPr>
          <w:p w14:paraId="43C941F0" w14:textId="77777777" w:rsidR="00A63E7F" w:rsidRPr="00B50C39" w:rsidRDefault="00A63E7F">
            <w:pPr>
              <w:spacing w:after="0" w:line="240" w:lineRule="auto"/>
              <w:ind w:left="0" w:firstLine="0"/>
              <w:rPr>
                <w:rFonts w:ascii="宋体" w:eastAsia="宋体" w:hAnsi="宋体" w:cs="宋体"/>
                <w:kern w:val="0"/>
                <w:szCs w:val="21"/>
              </w:rPr>
            </w:pPr>
            <w:r w:rsidRPr="00B50C39">
              <w:rPr>
                <w:rFonts w:ascii="宋体" w:eastAsia="宋体" w:hAnsi="宋体" w:cs="宋体" w:hint="eastAsia"/>
                <w:kern w:val="0"/>
                <w:szCs w:val="21"/>
              </w:rPr>
              <w:t>松开</w:t>
            </w:r>
            <w:proofErr w:type="gramStart"/>
            <w:r w:rsidRPr="00B50C39">
              <w:rPr>
                <w:rFonts w:ascii="宋体" w:eastAsia="宋体" w:hAnsi="宋体" w:cs="宋体" w:hint="eastAsia"/>
                <w:kern w:val="0"/>
                <w:szCs w:val="21"/>
              </w:rPr>
              <w:t>回路磁开传感器</w:t>
            </w:r>
            <w:proofErr w:type="gramEnd"/>
            <w:r w:rsidRPr="00B50C39">
              <w:rPr>
                <w:rFonts w:ascii="宋体" w:eastAsia="宋体" w:hAnsi="宋体" w:cs="宋体" w:hint="eastAsia"/>
                <w:kern w:val="0"/>
                <w:szCs w:val="21"/>
              </w:rPr>
              <w:t>短路故障</w:t>
            </w:r>
          </w:p>
        </w:tc>
        <w:tc>
          <w:tcPr>
            <w:tcW w:w="997" w:type="pct"/>
            <w:tcBorders>
              <w:top w:val="nil"/>
              <w:left w:val="nil"/>
              <w:bottom w:val="single" w:sz="4" w:space="0" w:color="auto"/>
              <w:right w:val="single" w:sz="4" w:space="0" w:color="auto"/>
            </w:tcBorders>
          </w:tcPr>
          <w:p w14:paraId="145CE956" w14:textId="77777777" w:rsidR="00A63E7F" w:rsidRDefault="00A63E7F">
            <w:pPr>
              <w:spacing w:after="0" w:line="240" w:lineRule="auto"/>
              <w:ind w:left="0" w:firstLine="0"/>
              <w:rPr>
                <w:rFonts w:ascii="等线" w:eastAsia="等线" w:hAnsi="等线" w:cs="宋体"/>
                <w:kern w:val="0"/>
                <w:sz w:val="22"/>
              </w:rPr>
            </w:pPr>
          </w:p>
        </w:tc>
      </w:tr>
      <w:tr w:rsidR="00A63E7F" w14:paraId="6CA94FB7" w14:textId="4B70484E"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093B1AED" w14:textId="77777777" w:rsidR="00A63E7F" w:rsidRPr="00B50C39" w:rsidRDefault="00A63E7F">
            <w:pPr>
              <w:spacing w:after="0" w:line="240" w:lineRule="auto"/>
              <w:ind w:left="0" w:firstLine="0"/>
              <w:jc w:val="center"/>
              <w:rPr>
                <w:rFonts w:ascii="宋体" w:eastAsia="宋体" w:hAnsi="宋体" w:cs="宋体"/>
                <w:kern w:val="0"/>
                <w:szCs w:val="21"/>
              </w:rPr>
            </w:pPr>
            <w:r w:rsidRPr="00B50C39">
              <w:rPr>
                <w:rFonts w:ascii="宋体" w:eastAsia="宋体" w:hAnsi="宋体" w:cs="宋体" w:hint="eastAsia"/>
                <w:kern w:val="0"/>
                <w:szCs w:val="21"/>
              </w:rPr>
              <w:t>7</w:t>
            </w:r>
          </w:p>
        </w:tc>
        <w:tc>
          <w:tcPr>
            <w:tcW w:w="3357" w:type="pct"/>
            <w:tcBorders>
              <w:top w:val="nil"/>
              <w:left w:val="nil"/>
              <w:bottom w:val="single" w:sz="4" w:space="0" w:color="auto"/>
              <w:right w:val="single" w:sz="4" w:space="0" w:color="auto"/>
            </w:tcBorders>
            <w:noWrap/>
            <w:vAlign w:val="center"/>
          </w:tcPr>
          <w:p w14:paraId="3B84B1E4" w14:textId="77777777" w:rsidR="00A63E7F" w:rsidRPr="00B50C39" w:rsidRDefault="00A63E7F">
            <w:pPr>
              <w:spacing w:after="0" w:line="240" w:lineRule="auto"/>
              <w:ind w:left="0" w:firstLine="0"/>
              <w:rPr>
                <w:rFonts w:ascii="宋体" w:eastAsia="宋体" w:hAnsi="宋体" w:cs="宋体"/>
                <w:kern w:val="0"/>
                <w:szCs w:val="21"/>
              </w:rPr>
            </w:pPr>
            <w:r w:rsidRPr="00B50C39">
              <w:rPr>
                <w:rFonts w:ascii="宋体" w:eastAsia="宋体" w:hAnsi="宋体" w:cs="宋体" w:hint="eastAsia"/>
                <w:kern w:val="0"/>
                <w:szCs w:val="21"/>
              </w:rPr>
              <w:t>松开回路光</w:t>
            </w:r>
            <w:proofErr w:type="gramStart"/>
            <w:r w:rsidRPr="00B50C39">
              <w:rPr>
                <w:rFonts w:ascii="宋体" w:eastAsia="宋体" w:hAnsi="宋体" w:cs="宋体" w:hint="eastAsia"/>
                <w:kern w:val="0"/>
                <w:szCs w:val="21"/>
              </w:rPr>
              <w:t>耦</w:t>
            </w:r>
            <w:proofErr w:type="gramEnd"/>
            <w:r w:rsidRPr="00B50C39">
              <w:rPr>
                <w:rFonts w:ascii="宋体" w:eastAsia="宋体" w:hAnsi="宋体" w:cs="宋体" w:hint="eastAsia"/>
                <w:kern w:val="0"/>
                <w:szCs w:val="21"/>
              </w:rPr>
              <w:t>模块故障</w:t>
            </w:r>
          </w:p>
        </w:tc>
        <w:tc>
          <w:tcPr>
            <w:tcW w:w="997" w:type="pct"/>
            <w:tcBorders>
              <w:top w:val="nil"/>
              <w:left w:val="nil"/>
              <w:bottom w:val="single" w:sz="4" w:space="0" w:color="auto"/>
              <w:right w:val="single" w:sz="4" w:space="0" w:color="auto"/>
            </w:tcBorders>
          </w:tcPr>
          <w:p w14:paraId="2D92BDCA" w14:textId="77777777" w:rsidR="00A63E7F" w:rsidRDefault="00A63E7F">
            <w:pPr>
              <w:spacing w:after="0" w:line="240" w:lineRule="auto"/>
              <w:ind w:left="0" w:firstLine="0"/>
              <w:rPr>
                <w:rFonts w:ascii="等线" w:eastAsia="等线" w:hAnsi="等线" w:cs="宋体"/>
                <w:kern w:val="0"/>
                <w:sz w:val="22"/>
              </w:rPr>
            </w:pPr>
          </w:p>
        </w:tc>
      </w:tr>
      <w:tr w:rsidR="00A63E7F" w14:paraId="3B7A46AB" w14:textId="7187C5F9"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36642228" w14:textId="77777777" w:rsidR="00A63E7F" w:rsidRPr="00B50C39" w:rsidRDefault="00A63E7F">
            <w:pPr>
              <w:spacing w:after="0" w:line="240" w:lineRule="auto"/>
              <w:ind w:left="0" w:firstLine="0"/>
              <w:jc w:val="center"/>
              <w:rPr>
                <w:rFonts w:ascii="宋体" w:eastAsia="宋体" w:hAnsi="宋体" w:cs="宋体"/>
                <w:kern w:val="0"/>
                <w:szCs w:val="21"/>
              </w:rPr>
            </w:pPr>
            <w:r w:rsidRPr="00B50C39">
              <w:rPr>
                <w:rFonts w:ascii="宋体" w:eastAsia="宋体" w:hAnsi="宋体" w:cs="宋体" w:hint="eastAsia"/>
                <w:kern w:val="0"/>
                <w:szCs w:val="21"/>
              </w:rPr>
              <w:t>8</w:t>
            </w:r>
          </w:p>
        </w:tc>
        <w:tc>
          <w:tcPr>
            <w:tcW w:w="3357" w:type="pct"/>
            <w:tcBorders>
              <w:top w:val="nil"/>
              <w:left w:val="nil"/>
              <w:bottom w:val="single" w:sz="4" w:space="0" w:color="auto"/>
              <w:right w:val="single" w:sz="4" w:space="0" w:color="auto"/>
            </w:tcBorders>
            <w:noWrap/>
            <w:vAlign w:val="center"/>
          </w:tcPr>
          <w:p w14:paraId="3A7F29FB" w14:textId="77777777" w:rsidR="00A63E7F" w:rsidRPr="00B50C39" w:rsidRDefault="00A63E7F">
            <w:pPr>
              <w:spacing w:after="0" w:line="240" w:lineRule="auto"/>
              <w:ind w:left="0" w:firstLine="0"/>
              <w:rPr>
                <w:rFonts w:ascii="宋体" w:eastAsia="宋体" w:hAnsi="宋体" w:cs="宋体"/>
                <w:kern w:val="0"/>
                <w:szCs w:val="21"/>
              </w:rPr>
            </w:pPr>
            <w:r w:rsidRPr="00B50C39">
              <w:rPr>
                <w:rFonts w:ascii="宋体" w:eastAsia="宋体" w:hAnsi="宋体" w:cs="宋体" w:hint="eastAsia"/>
                <w:kern w:val="0"/>
                <w:szCs w:val="21"/>
              </w:rPr>
              <w:t>电磁阀控制继电器短路故障</w:t>
            </w:r>
          </w:p>
        </w:tc>
        <w:tc>
          <w:tcPr>
            <w:tcW w:w="997" w:type="pct"/>
            <w:tcBorders>
              <w:top w:val="nil"/>
              <w:left w:val="nil"/>
              <w:bottom w:val="single" w:sz="4" w:space="0" w:color="auto"/>
              <w:right w:val="single" w:sz="4" w:space="0" w:color="auto"/>
            </w:tcBorders>
          </w:tcPr>
          <w:p w14:paraId="00C2C843" w14:textId="77777777" w:rsidR="00A63E7F" w:rsidRDefault="00A63E7F">
            <w:pPr>
              <w:spacing w:after="0" w:line="240" w:lineRule="auto"/>
              <w:ind w:left="0" w:firstLine="0"/>
              <w:rPr>
                <w:rFonts w:ascii="等线" w:eastAsia="等线" w:hAnsi="等线" w:cs="宋体"/>
                <w:kern w:val="0"/>
                <w:sz w:val="22"/>
              </w:rPr>
            </w:pPr>
          </w:p>
        </w:tc>
      </w:tr>
      <w:tr w:rsidR="00A63E7F" w14:paraId="0C726DEF" w14:textId="4B896DE8"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5CF5E8B5" w14:textId="77777777" w:rsidR="00A63E7F" w:rsidRPr="00B50C39" w:rsidRDefault="00A63E7F">
            <w:pPr>
              <w:spacing w:after="0" w:line="240" w:lineRule="auto"/>
              <w:ind w:left="0" w:firstLine="0"/>
              <w:jc w:val="center"/>
              <w:rPr>
                <w:rFonts w:ascii="宋体" w:eastAsia="宋体" w:hAnsi="宋体" w:cs="宋体"/>
                <w:kern w:val="0"/>
                <w:szCs w:val="21"/>
              </w:rPr>
            </w:pPr>
            <w:r w:rsidRPr="00B50C39">
              <w:rPr>
                <w:rFonts w:ascii="宋体" w:eastAsia="宋体" w:hAnsi="宋体" w:cs="宋体" w:hint="eastAsia"/>
                <w:kern w:val="0"/>
                <w:szCs w:val="21"/>
              </w:rPr>
              <w:t>9</w:t>
            </w:r>
          </w:p>
        </w:tc>
        <w:tc>
          <w:tcPr>
            <w:tcW w:w="3357" w:type="pct"/>
            <w:tcBorders>
              <w:top w:val="nil"/>
              <w:left w:val="nil"/>
              <w:bottom w:val="single" w:sz="4" w:space="0" w:color="auto"/>
              <w:right w:val="single" w:sz="4" w:space="0" w:color="auto"/>
            </w:tcBorders>
            <w:noWrap/>
            <w:vAlign w:val="center"/>
          </w:tcPr>
          <w:p w14:paraId="60ED58BE" w14:textId="77777777" w:rsidR="00A63E7F" w:rsidRPr="00B50C39" w:rsidRDefault="00A63E7F">
            <w:pPr>
              <w:spacing w:after="0" w:line="240" w:lineRule="auto"/>
              <w:ind w:left="0" w:firstLine="0"/>
              <w:rPr>
                <w:rFonts w:ascii="宋体" w:eastAsia="宋体" w:hAnsi="宋体" w:cs="宋体"/>
                <w:kern w:val="0"/>
                <w:szCs w:val="21"/>
              </w:rPr>
            </w:pPr>
            <w:r w:rsidRPr="00B50C39">
              <w:rPr>
                <w:rFonts w:ascii="宋体" w:eastAsia="宋体" w:hAnsi="宋体" w:cs="宋体" w:hint="eastAsia"/>
                <w:kern w:val="0"/>
                <w:szCs w:val="21"/>
              </w:rPr>
              <w:t>电磁阀控制继电器开路故障</w:t>
            </w:r>
          </w:p>
        </w:tc>
        <w:tc>
          <w:tcPr>
            <w:tcW w:w="997" w:type="pct"/>
            <w:tcBorders>
              <w:top w:val="nil"/>
              <w:left w:val="nil"/>
              <w:bottom w:val="single" w:sz="4" w:space="0" w:color="auto"/>
              <w:right w:val="single" w:sz="4" w:space="0" w:color="auto"/>
            </w:tcBorders>
          </w:tcPr>
          <w:p w14:paraId="724A46A1" w14:textId="77777777" w:rsidR="00A63E7F" w:rsidRDefault="00A63E7F">
            <w:pPr>
              <w:spacing w:after="0" w:line="240" w:lineRule="auto"/>
              <w:ind w:left="0" w:firstLine="0"/>
              <w:rPr>
                <w:rFonts w:ascii="等线" w:eastAsia="等线" w:hAnsi="等线" w:cs="宋体"/>
                <w:kern w:val="0"/>
                <w:sz w:val="22"/>
              </w:rPr>
            </w:pPr>
          </w:p>
        </w:tc>
      </w:tr>
      <w:tr w:rsidR="00A63E7F" w14:paraId="768EF8CF" w14:textId="268482A1"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1CF0156F" w14:textId="77777777" w:rsidR="00A63E7F" w:rsidRPr="00B50C39" w:rsidRDefault="00A63E7F">
            <w:pPr>
              <w:spacing w:after="0" w:line="240" w:lineRule="auto"/>
              <w:ind w:left="0" w:firstLine="0"/>
              <w:jc w:val="center"/>
              <w:rPr>
                <w:rFonts w:ascii="宋体" w:eastAsia="宋体" w:hAnsi="宋体" w:cs="宋体"/>
                <w:kern w:val="0"/>
                <w:szCs w:val="21"/>
              </w:rPr>
            </w:pPr>
            <w:r w:rsidRPr="00B50C39">
              <w:rPr>
                <w:rFonts w:ascii="宋体" w:eastAsia="宋体" w:hAnsi="宋体" w:cs="宋体" w:hint="eastAsia"/>
                <w:kern w:val="0"/>
                <w:szCs w:val="21"/>
              </w:rPr>
              <w:t>10</w:t>
            </w:r>
          </w:p>
        </w:tc>
        <w:tc>
          <w:tcPr>
            <w:tcW w:w="3357" w:type="pct"/>
            <w:tcBorders>
              <w:top w:val="nil"/>
              <w:left w:val="nil"/>
              <w:bottom w:val="single" w:sz="4" w:space="0" w:color="auto"/>
              <w:right w:val="single" w:sz="4" w:space="0" w:color="auto"/>
            </w:tcBorders>
            <w:noWrap/>
            <w:vAlign w:val="center"/>
          </w:tcPr>
          <w:p w14:paraId="41731239" w14:textId="77777777" w:rsidR="00A63E7F" w:rsidRPr="00B50C39" w:rsidRDefault="00A63E7F">
            <w:pPr>
              <w:spacing w:after="0" w:line="240" w:lineRule="auto"/>
              <w:ind w:left="0" w:firstLine="0"/>
              <w:rPr>
                <w:rFonts w:ascii="宋体" w:eastAsia="宋体" w:hAnsi="宋体" w:cs="宋体"/>
                <w:kern w:val="0"/>
                <w:szCs w:val="21"/>
              </w:rPr>
            </w:pPr>
            <w:r w:rsidRPr="00B50C39">
              <w:rPr>
                <w:rFonts w:ascii="宋体" w:eastAsia="宋体" w:hAnsi="宋体" w:cs="宋体" w:hint="eastAsia"/>
                <w:kern w:val="0"/>
                <w:szCs w:val="21"/>
              </w:rPr>
              <w:t>电磁阀控制线路开路故障</w:t>
            </w:r>
          </w:p>
        </w:tc>
        <w:tc>
          <w:tcPr>
            <w:tcW w:w="997" w:type="pct"/>
            <w:tcBorders>
              <w:top w:val="nil"/>
              <w:left w:val="nil"/>
              <w:bottom w:val="single" w:sz="4" w:space="0" w:color="auto"/>
              <w:right w:val="single" w:sz="4" w:space="0" w:color="auto"/>
            </w:tcBorders>
          </w:tcPr>
          <w:p w14:paraId="449422F2" w14:textId="77777777" w:rsidR="00A63E7F" w:rsidRDefault="00A63E7F">
            <w:pPr>
              <w:spacing w:after="0" w:line="240" w:lineRule="auto"/>
              <w:ind w:left="0" w:firstLine="0"/>
              <w:rPr>
                <w:rFonts w:ascii="等线" w:eastAsia="等线" w:hAnsi="等线" w:cs="宋体"/>
                <w:kern w:val="0"/>
                <w:sz w:val="22"/>
              </w:rPr>
            </w:pPr>
          </w:p>
        </w:tc>
      </w:tr>
      <w:tr w:rsidR="00A63E7F" w14:paraId="42930FFC" w14:textId="020D6A32"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65EC10D0" w14:textId="77777777" w:rsidR="00A63E7F" w:rsidRPr="00B50C39" w:rsidRDefault="00A63E7F">
            <w:pPr>
              <w:spacing w:after="0" w:line="240" w:lineRule="auto"/>
              <w:ind w:left="0" w:firstLine="0"/>
              <w:jc w:val="center"/>
              <w:rPr>
                <w:rFonts w:ascii="宋体" w:eastAsia="宋体" w:hAnsi="宋体" w:cs="宋体"/>
                <w:kern w:val="0"/>
                <w:szCs w:val="21"/>
              </w:rPr>
            </w:pPr>
            <w:r w:rsidRPr="00B50C39">
              <w:rPr>
                <w:rFonts w:ascii="宋体" w:eastAsia="宋体" w:hAnsi="宋体" w:cs="宋体" w:hint="eastAsia"/>
                <w:kern w:val="0"/>
                <w:szCs w:val="21"/>
              </w:rPr>
              <w:t>11</w:t>
            </w:r>
          </w:p>
        </w:tc>
        <w:tc>
          <w:tcPr>
            <w:tcW w:w="3357" w:type="pct"/>
            <w:tcBorders>
              <w:top w:val="nil"/>
              <w:left w:val="nil"/>
              <w:bottom w:val="single" w:sz="4" w:space="0" w:color="auto"/>
              <w:right w:val="single" w:sz="4" w:space="0" w:color="auto"/>
            </w:tcBorders>
            <w:noWrap/>
            <w:vAlign w:val="center"/>
          </w:tcPr>
          <w:p w14:paraId="2C4DDFE5" w14:textId="77777777" w:rsidR="00A63E7F" w:rsidRPr="00B50C39" w:rsidRDefault="00A63E7F">
            <w:pPr>
              <w:spacing w:after="0" w:line="240" w:lineRule="auto"/>
              <w:ind w:left="0" w:firstLine="0"/>
              <w:rPr>
                <w:rFonts w:ascii="宋体" w:eastAsia="宋体" w:hAnsi="宋体" w:cs="宋体"/>
                <w:kern w:val="0"/>
                <w:szCs w:val="21"/>
              </w:rPr>
            </w:pPr>
            <w:r w:rsidRPr="00B50C39">
              <w:rPr>
                <w:rFonts w:ascii="宋体" w:eastAsia="宋体" w:hAnsi="宋体" w:cs="宋体" w:hint="eastAsia"/>
                <w:kern w:val="0"/>
                <w:szCs w:val="21"/>
              </w:rPr>
              <w:t>电磁阀控制线路短路故障</w:t>
            </w:r>
          </w:p>
        </w:tc>
        <w:tc>
          <w:tcPr>
            <w:tcW w:w="997" w:type="pct"/>
            <w:tcBorders>
              <w:top w:val="nil"/>
              <w:left w:val="nil"/>
              <w:bottom w:val="single" w:sz="4" w:space="0" w:color="auto"/>
              <w:right w:val="single" w:sz="4" w:space="0" w:color="auto"/>
            </w:tcBorders>
          </w:tcPr>
          <w:p w14:paraId="57AFB031" w14:textId="77777777" w:rsidR="00A63E7F" w:rsidRDefault="00A63E7F">
            <w:pPr>
              <w:spacing w:after="0" w:line="240" w:lineRule="auto"/>
              <w:ind w:left="0" w:firstLine="0"/>
              <w:rPr>
                <w:rFonts w:ascii="等线" w:eastAsia="等线" w:hAnsi="等线" w:cs="宋体"/>
                <w:kern w:val="0"/>
                <w:sz w:val="22"/>
              </w:rPr>
            </w:pPr>
          </w:p>
        </w:tc>
      </w:tr>
      <w:tr w:rsidR="00A63E7F" w14:paraId="4511C072" w14:textId="0A073234"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1ED90E71" w14:textId="77777777" w:rsidR="00A63E7F" w:rsidRPr="00B50C39" w:rsidRDefault="00A63E7F">
            <w:pPr>
              <w:spacing w:after="0" w:line="240" w:lineRule="auto"/>
              <w:ind w:left="0" w:firstLine="0"/>
              <w:jc w:val="center"/>
              <w:rPr>
                <w:rFonts w:ascii="宋体" w:eastAsia="宋体" w:hAnsi="宋体" w:cs="宋体"/>
                <w:kern w:val="0"/>
                <w:szCs w:val="21"/>
              </w:rPr>
            </w:pPr>
            <w:r w:rsidRPr="00B50C39">
              <w:rPr>
                <w:rFonts w:ascii="宋体" w:eastAsia="宋体" w:hAnsi="宋体" w:cs="宋体" w:hint="eastAsia"/>
                <w:kern w:val="0"/>
                <w:szCs w:val="21"/>
              </w:rPr>
              <w:t>12</w:t>
            </w:r>
          </w:p>
        </w:tc>
        <w:tc>
          <w:tcPr>
            <w:tcW w:w="3357" w:type="pct"/>
            <w:tcBorders>
              <w:top w:val="nil"/>
              <w:left w:val="nil"/>
              <w:bottom w:val="single" w:sz="4" w:space="0" w:color="auto"/>
              <w:right w:val="single" w:sz="4" w:space="0" w:color="auto"/>
            </w:tcBorders>
            <w:noWrap/>
            <w:vAlign w:val="center"/>
          </w:tcPr>
          <w:p w14:paraId="080BBB01" w14:textId="77777777" w:rsidR="00A63E7F" w:rsidRPr="00B50C39" w:rsidRDefault="00A63E7F">
            <w:pPr>
              <w:spacing w:after="0" w:line="240" w:lineRule="auto"/>
              <w:ind w:left="0" w:firstLine="0"/>
              <w:rPr>
                <w:rFonts w:ascii="宋体" w:eastAsia="宋体" w:hAnsi="宋体" w:cs="宋体"/>
                <w:kern w:val="0"/>
                <w:szCs w:val="21"/>
              </w:rPr>
            </w:pPr>
            <w:r w:rsidRPr="00B50C39">
              <w:rPr>
                <w:rFonts w:ascii="宋体" w:eastAsia="宋体" w:hAnsi="宋体" w:cs="宋体" w:hint="eastAsia"/>
                <w:kern w:val="0"/>
                <w:szCs w:val="21"/>
              </w:rPr>
              <w:t>电磁阀</w:t>
            </w:r>
            <w:proofErr w:type="gramStart"/>
            <w:r w:rsidRPr="00B50C39">
              <w:rPr>
                <w:rFonts w:ascii="宋体" w:eastAsia="宋体" w:hAnsi="宋体" w:cs="宋体" w:hint="eastAsia"/>
                <w:kern w:val="0"/>
                <w:szCs w:val="21"/>
              </w:rPr>
              <w:t>输出回检</w:t>
            </w:r>
            <w:proofErr w:type="gramEnd"/>
            <w:r w:rsidRPr="00B50C39">
              <w:rPr>
                <w:rFonts w:ascii="宋体" w:eastAsia="宋体" w:hAnsi="宋体" w:cs="宋体" w:hint="eastAsia"/>
                <w:kern w:val="0"/>
                <w:szCs w:val="21"/>
              </w:rPr>
              <w:t>电路故障</w:t>
            </w:r>
          </w:p>
        </w:tc>
        <w:tc>
          <w:tcPr>
            <w:tcW w:w="997" w:type="pct"/>
            <w:tcBorders>
              <w:top w:val="nil"/>
              <w:left w:val="nil"/>
              <w:bottom w:val="single" w:sz="4" w:space="0" w:color="auto"/>
              <w:right w:val="single" w:sz="4" w:space="0" w:color="auto"/>
            </w:tcBorders>
          </w:tcPr>
          <w:p w14:paraId="511DBCAC" w14:textId="77777777" w:rsidR="00A63E7F" w:rsidRDefault="00A63E7F">
            <w:pPr>
              <w:spacing w:after="0" w:line="240" w:lineRule="auto"/>
              <w:ind w:left="0" w:firstLine="0"/>
              <w:rPr>
                <w:rFonts w:ascii="等线" w:eastAsia="等线" w:hAnsi="等线" w:cs="宋体"/>
                <w:kern w:val="0"/>
                <w:sz w:val="22"/>
              </w:rPr>
            </w:pPr>
          </w:p>
        </w:tc>
      </w:tr>
      <w:tr w:rsidR="00A63E7F" w14:paraId="40400917" w14:textId="7CDBECC5"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5510C043" w14:textId="77777777" w:rsidR="00A63E7F" w:rsidRPr="00B50C39" w:rsidRDefault="00A63E7F">
            <w:pPr>
              <w:spacing w:after="0" w:line="240" w:lineRule="auto"/>
              <w:ind w:left="0" w:firstLine="0"/>
              <w:jc w:val="center"/>
              <w:rPr>
                <w:rFonts w:ascii="宋体" w:eastAsia="宋体" w:hAnsi="宋体" w:cs="宋体"/>
                <w:kern w:val="0"/>
                <w:szCs w:val="21"/>
              </w:rPr>
            </w:pPr>
            <w:r w:rsidRPr="00B50C39">
              <w:rPr>
                <w:rFonts w:ascii="宋体" w:eastAsia="宋体" w:hAnsi="宋体" w:cs="宋体" w:hint="eastAsia"/>
                <w:kern w:val="0"/>
                <w:szCs w:val="21"/>
              </w:rPr>
              <w:t>13</w:t>
            </w:r>
          </w:p>
        </w:tc>
        <w:tc>
          <w:tcPr>
            <w:tcW w:w="3357" w:type="pct"/>
            <w:tcBorders>
              <w:top w:val="nil"/>
              <w:left w:val="nil"/>
              <w:bottom w:val="single" w:sz="4" w:space="0" w:color="auto"/>
              <w:right w:val="single" w:sz="4" w:space="0" w:color="auto"/>
            </w:tcBorders>
            <w:noWrap/>
            <w:vAlign w:val="center"/>
          </w:tcPr>
          <w:p w14:paraId="7EACA4ED" w14:textId="77777777" w:rsidR="00A63E7F" w:rsidRPr="00B50C39" w:rsidRDefault="00A63E7F">
            <w:pPr>
              <w:spacing w:after="0" w:line="240" w:lineRule="auto"/>
              <w:ind w:left="0" w:firstLine="0"/>
              <w:rPr>
                <w:rFonts w:ascii="宋体" w:eastAsia="宋体" w:hAnsi="宋体" w:cs="宋体"/>
                <w:kern w:val="0"/>
                <w:szCs w:val="21"/>
              </w:rPr>
            </w:pPr>
            <w:r w:rsidRPr="00B50C39">
              <w:rPr>
                <w:rFonts w:ascii="宋体" w:eastAsia="宋体" w:hAnsi="宋体" w:cs="宋体" w:hint="eastAsia"/>
                <w:kern w:val="0"/>
                <w:szCs w:val="21"/>
              </w:rPr>
              <w:t>外围电源断开</w:t>
            </w:r>
          </w:p>
        </w:tc>
        <w:tc>
          <w:tcPr>
            <w:tcW w:w="997" w:type="pct"/>
            <w:tcBorders>
              <w:top w:val="nil"/>
              <w:left w:val="nil"/>
              <w:bottom w:val="single" w:sz="4" w:space="0" w:color="auto"/>
              <w:right w:val="single" w:sz="4" w:space="0" w:color="auto"/>
            </w:tcBorders>
          </w:tcPr>
          <w:p w14:paraId="1C173D0D" w14:textId="77777777" w:rsidR="00A63E7F" w:rsidRDefault="00A63E7F">
            <w:pPr>
              <w:spacing w:after="0" w:line="240" w:lineRule="auto"/>
              <w:ind w:left="0" w:firstLine="0"/>
              <w:rPr>
                <w:rFonts w:ascii="等线" w:eastAsia="等线" w:hAnsi="等线" w:cs="宋体"/>
                <w:kern w:val="0"/>
                <w:sz w:val="22"/>
              </w:rPr>
            </w:pPr>
          </w:p>
        </w:tc>
      </w:tr>
      <w:tr w:rsidR="00A63E7F" w14:paraId="305D4418" w14:textId="428DDC63"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73A98DE5" w14:textId="77777777" w:rsidR="00A63E7F" w:rsidRPr="00B50C39" w:rsidRDefault="00A63E7F">
            <w:pPr>
              <w:spacing w:after="0" w:line="240" w:lineRule="auto"/>
              <w:ind w:left="0" w:firstLine="0"/>
              <w:jc w:val="center"/>
              <w:rPr>
                <w:rFonts w:ascii="宋体" w:eastAsia="宋体" w:hAnsi="宋体" w:cs="宋体"/>
                <w:kern w:val="0"/>
                <w:szCs w:val="21"/>
              </w:rPr>
            </w:pPr>
            <w:r w:rsidRPr="00B50C39">
              <w:rPr>
                <w:rFonts w:ascii="宋体" w:eastAsia="宋体" w:hAnsi="宋体" w:cs="宋体" w:hint="eastAsia"/>
                <w:kern w:val="0"/>
                <w:szCs w:val="21"/>
              </w:rPr>
              <w:t>14</w:t>
            </w:r>
          </w:p>
        </w:tc>
        <w:tc>
          <w:tcPr>
            <w:tcW w:w="3357" w:type="pct"/>
            <w:tcBorders>
              <w:top w:val="nil"/>
              <w:left w:val="nil"/>
              <w:bottom w:val="single" w:sz="4" w:space="0" w:color="auto"/>
              <w:right w:val="single" w:sz="4" w:space="0" w:color="auto"/>
            </w:tcBorders>
            <w:noWrap/>
            <w:vAlign w:val="center"/>
          </w:tcPr>
          <w:p w14:paraId="4AB58287" w14:textId="77777777" w:rsidR="00A63E7F" w:rsidRPr="00B50C39" w:rsidRDefault="00A63E7F">
            <w:pPr>
              <w:spacing w:after="0" w:line="240" w:lineRule="auto"/>
              <w:ind w:left="0" w:firstLine="0"/>
              <w:rPr>
                <w:rFonts w:ascii="宋体" w:eastAsia="宋体" w:hAnsi="宋体" w:cs="宋体"/>
                <w:kern w:val="0"/>
                <w:szCs w:val="21"/>
              </w:rPr>
            </w:pPr>
            <w:r w:rsidRPr="00B50C39">
              <w:rPr>
                <w:rFonts w:ascii="宋体" w:eastAsia="宋体" w:hAnsi="宋体" w:cs="宋体" w:hint="eastAsia"/>
                <w:kern w:val="0"/>
                <w:szCs w:val="21"/>
              </w:rPr>
              <w:t>RTC故障</w:t>
            </w:r>
          </w:p>
        </w:tc>
        <w:tc>
          <w:tcPr>
            <w:tcW w:w="997" w:type="pct"/>
            <w:tcBorders>
              <w:top w:val="nil"/>
              <w:left w:val="nil"/>
              <w:bottom w:val="single" w:sz="4" w:space="0" w:color="auto"/>
              <w:right w:val="single" w:sz="4" w:space="0" w:color="auto"/>
            </w:tcBorders>
          </w:tcPr>
          <w:p w14:paraId="574C9270" w14:textId="77777777" w:rsidR="00A63E7F" w:rsidRDefault="00A63E7F">
            <w:pPr>
              <w:spacing w:after="0" w:line="240" w:lineRule="auto"/>
              <w:ind w:left="0" w:firstLine="0"/>
              <w:rPr>
                <w:rFonts w:ascii="等线" w:eastAsia="等线" w:hAnsi="等线" w:cs="宋体"/>
                <w:kern w:val="0"/>
                <w:sz w:val="22"/>
              </w:rPr>
            </w:pPr>
          </w:p>
        </w:tc>
      </w:tr>
      <w:tr w:rsidR="00A63E7F" w14:paraId="6EF938D0" w14:textId="2F9AAFAD"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050A1866" w14:textId="77777777" w:rsidR="00A63E7F" w:rsidRPr="00B50C39" w:rsidRDefault="00A63E7F">
            <w:pPr>
              <w:spacing w:after="0" w:line="240" w:lineRule="auto"/>
              <w:ind w:left="0" w:firstLine="0"/>
              <w:jc w:val="center"/>
              <w:rPr>
                <w:rFonts w:ascii="宋体" w:eastAsia="宋体" w:hAnsi="宋体" w:cs="宋体"/>
                <w:kern w:val="0"/>
                <w:szCs w:val="21"/>
              </w:rPr>
            </w:pPr>
            <w:r w:rsidRPr="00B50C39">
              <w:rPr>
                <w:rFonts w:ascii="宋体" w:eastAsia="宋体" w:hAnsi="宋体" w:cs="宋体" w:hint="eastAsia"/>
                <w:kern w:val="0"/>
                <w:szCs w:val="21"/>
              </w:rPr>
              <w:t>15</w:t>
            </w:r>
          </w:p>
        </w:tc>
        <w:tc>
          <w:tcPr>
            <w:tcW w:w="3357" w:type="pct"/>
            <w:tcBorders>
              <w:top w:val="nil"/>
              <w:left w:val="nil"/>
              <w:bottom w:val="single" w:sz="4" w:space="0" w:color="auto"/>
              <w:right w:val="single" w:sz="4" w:space="0" w:color="auto"/>
            </w:tcBorders>
            <w:noWrap/>
            <w:vAlign w:val="center"/>
          </w:tcPr>
          <w:p w14:paraId="6F56C610" w14:textId="77777777" w:rsidR="00A63E7F" w:rsidRPr="00B50C39" w:rsidRDefault="00A63E7F">
            <w:pPr>
              <w:spacing w:after="0" w:line="240" w:lineRule="auto"/>
              <w:ind w:left="0" w:firstLine="0"/>
              <w:rPr>
                <w:rFonts w:ascii="宋体" w:eastAsia="宋体" w:hAnsi="宋体" w:cs="宋体"/>
                <w:kern w:val="0"/>
                <w:szCs w:val="21"/>
              </w:rPr>
            </w:pPr>
            <w:r w:rsidRPr="00B50C39">
              <w:rPr>
                <w:rFonts w:ascii="宋体" w:eastAsia="宋体" w:hAnsi="宋体" w:cs="宋体" w:hint="eastAsia"/>
                <w:kern w:val="0"/>
                <w:szCs w:val="21"/>
              </w:rPr>
              <w:t>CAN通讯故障</w:t>
            </w:r>
          </w:p>
        </w:tc>
        <w:tc>
          <w:tcPr>
            <w:tcW w:w="997" w:type="pct"/>
            <w:tcBorders>
              <w:top w:val="nil"/>
              <w:left w:val="nil"/>
              <w:bottom w:val="single" w:sz="4" w:space="0" w:color="auto"/>
              <w:right w:val="single" w:sz="4" w:space="0" w:color="auto"/>
            </w:tcBorders>
          </w:tcPr>
          <w:p w14:paraId="5C524348" w14:textId="77777777" w:rsidR="00A63E7F" w:rsidRDefault="00A63E7F">
            <w:pPr>
              <w:spacing w:after="0" w:line="240" w:lineRule="auto"/>
              <w:ind w:left="0" w:firstLine="0"/>
              <w:rPr>
                <w:rFonts w:ascii="等线" w:eastAsia="等线" w:hAnsi="等线" w:cs="宋体"/>
                <w:kern w:val="0"/>
                <w:sz w:val="22"/>
              </w:rPr>
            </w:pPr>
          </w:p>
        </w:tc>
      </w:tr>
      <w:tr w:rsidR="00A63E7F" w14:paraId="0CC825F3" w14:textId="5AEC0D47"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6A057E11" w14:textId="77777777" w:rsidR="00A63E7F" w:rsidRPr="00B50C39" w:rsidRDefault="00A63E7F">
            <w:pPr>
              <w:spacing w:after="0" w:line="240" w:lineRule="auto"/>
              <w:ind w:left="0" w:firstLine="0"/>
              <w:jc w:val="center"/>
              <w:rPr>
                <w:rFonts w:ascii="宋体" w:eastAsia="宋体" w:hAnsi="宋体" w:cs="宋体"/>
                <w:kern w:val="0"/>
                <w:szCs w:val="21"/>
              </w:rPr>
            </w:pPr>
            <w:r w:rsidRPr="00B50C39">
              <w:rPr>
                <w:rFonts w:ascii="宋体" w:eastAsia="宋体" w:hAnsi="宋体" w:cs="宋体" w:hint="eastAsia"/>
                <w:kern w:val="0"/>
                <w:szCs w:val="21"/>
              </w:rPr>
              <w:t>16</w:t>
            </w:r>
          </w:p>
        </w:tc>
        <w:tc>
          <w:tcPr>
            <w:tcW w:w="3357" w:type="pct"/>
            <w:tcBorders>
              <w:top w:val="nil"/>
              <w:left w:val="nil"/>
              <w:bottom w:val="single" w:sz="4" w:space="0" w:color="auto"/>
              <w:right w:val="single" w:sz="4" w:space="0" w:color="auto"/>
            </w:tcBorders>
            <w:noWrap/>
            <w:vAlign w:val="center"/>
          </w:tcPr>
          <w:p w14:paraId="6FC251C7" w14:textId="77777777" w:rsidR="00A63E7F" w:rsidRPr="00B50C39" w:rsidRDefault="00A63E7F">
            <w:pPr>
              <w:spacing w:after="0" w:line="240" w:lineRule="auto"/>
              <w:ind w:left="0" w:firstLine="0"/>
              <w:rPr>
                <w:rFonts w:ascii="宋体" w:eastAsia="宋体" w:hAnsi="宋体" w:cs="宋体"/>
                <w:kern w:val="0"/>
                <w:szCs w:val="21"/>
              </w:rPr>
            </w:pPr>
            <w:r w:rsidRPr="00B50C39">
              <w:rPr>
                <w:rFonts w:ascii="宋体" w:eastAsia="宋体" w:hAnsi="宋体" w:cs="宋体" w:hint="eastAsia"/>
                <w:kern w:val="0"/>
                <w:szCs w:val="21"/>
              </w:rPr>
              <w:t>WiFi模块通讯故障</w:t>
            </w:r>
          </w:p>
        </w:tc>
        <w:tc>
          <w:tcPr>
            <w:tcW w:w="997" w:type="pct"/>
            <w:tcBorders>
              <w:top w:val="nil"/>
              <w:left w:val="nil"/>
              <w:bottom w:val="single" w:sz="4" w:space="0" w:color="auto"/>
              <w:right w:val="single" w:sz="4" w:space="0" w:color="auto"/>
            </w:tcBorders>
          </w:tcPr>
          <w:p w14:paraId="2CC63AC1" w14:textId="77777777" w:rsidR="00A63E7F" w:rsidRDefault="00A63E7F">
            <w:pPr>
              <w:spacing w:after="0" w:line="240" w:lineRule="auto"/>
              <w:ind w:left="0" w:firstLine="0"/>
              <w:rPr>
                <w:rFonts w:ascii="等线" w:eastAsia="等线" w:hAnsi="等线" w:cs="宋体"/>
                <w:kern w:val="0"/>
                <w:sz w:val="22"/>
              </w:rPr>
            </w:pPr>
          </w:p>
        </w:tc>
      </w:tr>
      <w:tr w:rsidR="00A63E7F" w14:paraId="4944AFDE" w14:textId="4BC8CF69"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7564890E" w14:textId="77777777" w:rsidR="00A63E7F" w:rsidRPr="00B50C39" w:rsidRDefault="00A63E7F">
            <w:pPr>
              <w:spacing w:after="0" w:line="240" w:lineRule="auto"/>
              <w:ind w:left="0" w:firstLine="0"/>
              <w:jc w:val="center"/>
              <w:rPr>
                <w:rFonts w:ascii="宋体" w:eastAsia="宋体" w:hAnsi="宋体" w:cs="宋体"/>
                <w:kern w:val="0"/>
                <w:szCs w:val="21"/>
              </w:rPr>
            </w:pPr>
            <w:r w:rsidRPr="00B50C39">
              <w:rPr>
                <w:rFonts w:ascii="宋体" w:eastAsia="宋体" w:hAnsi="宋体" w:cs="宋体" w:hint="eastAsia"/>
                <w:kern w:val="0"/>
                <w:szCs w:val="21"/>
              </w:rPr>
              <w:t>17</w:t>
            </w:r>
          </w:p>
        </w:tc>
        <w:tc>
          <w:tcPr>
            <w:tcW w:w="3357" w:type="pct"/>
            <w:tcBorders>
              <w:top w:val="nil"/>
              <w:left w:val="nil"/>
              <w:bottom w:val="single" w:sz="4" w:space="0" w:color="auto"/>
              <w:right w:val="single" w:sz="4" w:space="0" w:color="auto"/>
            </w:tcBorders>
            <w:noWrap/>
            <w:vAlign w:val="center"/>
          </w:tcPr>
          <w:p w14:paraId="2CEADD9E" w14:textId="77777777" w:rsidR="00A63E7F" w:rsidRPr="00B50C39" w:rsidRDefault="00A63E7F">
            <w:pPr>
              <w:spacing w:after="0" w:line="240" w:lineRule="auto"/>
              <w:ind w:left="0" w:firstLine="0"/>
              <w:rPr>
                <w:rFonts w:ascii="宋体" w:eastAsia="宋体" w:hAnsi="宋体" w:cs="宋体"/>
                <w:kern w:val="0"/>
                <w:szCs w:val="21"/>
              </w:rPr>
            </w:pPr>
            <w:r w:rsidRPr="00B50C39">
              <w:rPr>
                <w:rFonts w:ascii="宋体" w:eastAsia="宋体" w:hAnsi="宋体" w:cs="宋体" w:hint="eastAsia"/>
                <w:kern w:val="0"/>
                <w:szCs w:val="21"/>
              </w:rPr>
              <w:t>GPS不定位</w:t>
            </w:r>
          </w:p>
        </w:tc>
        <w:tc>
          <w:tcPr>
            <w:tcW w:w="997" w:type="pct"/>
            <w:tcBorders>
              <w:top w:val="nil"/>
              <w:left w:val="nil"/>
              <w:bottom w:val="single" w:sz="4" w:space="0" w:color="auto"/>
              <w:right w:val="single" w:sz="4" w:space="0" w:color="auto"/>
            </w:tcBorders>
          </w:tcPr>
          <w:p w14:paraId="71C9CC0E" w14:textId="77777777" w:rsidR="00A63E7F" w:rsidRDefault="00A63E7F">
            <w:pPr>
              <w:spacing w:after="0" w:line="240" w:lineRule="auto"/>
              <w:ind w:left="0" w:firstLine="0"/>
              <w:rPr>
                <w:rFonts w:ascii="等线" w:eastAsia="等线" w:hAnsi="等线" w:cs="宋体"/>
                <w:kern w:val="0"/>
                <w:sz w:val="22"/>
              </w:rPr>
            </w:pPr>
          </w:p>
        </w:tc>
      </w:tr>
      <w:tr w:rsidR="00A63E7F" w14:paraId="74B49D45" w14:textId="65A617EA" w:rsidTr="00B50C39">
        <w:trPr>
          <w:trHeight w:val="276"/>
        </w:trPr>
        <w:tc>
          <w:tcPr>
            <w:tcW w:w="645" w:type="pct"/>
            <w:tcBorders>
              <w:top w:val="nil"/>
              <w:left w:val="single" w:sz="4" w:space="0" w:color="auto"/>
              <w:bottom w:val="single" w:sz="4" w:space="0" w:color="auto"/>
              <w:right w:val="single" w:sz="4" w:space="0" w:color="auto"/>
            </w:tcBorders>
            <w:noWrap/>
            <w:vAlign w:val="center"/>
          </w:tcPr>
          <w:p w14:paraId="6B1BBDB3" w14:textId="77777777" w:rsidR="00A63E7F" w:rsidRPr="00B50C39" w:rsidRDefault="00A63E7F">
            <w:pPr>
              <w:spacing w:after="0" w:line="240" w:lineRule="auto"/>
              <w:ind w:left="0" w:firstLine="0"/>
              <w:jc w:val="center"/>
              <w:rPr>
                <w:rFonts w:ascii="宋体" w:eastAsia="宋体" w:hAnsi="宋体" w:cs="宋体"/>
                <w:kern w:val="0"/>
                <w:szCs w:val="21"/>
              </w:rPr>
            </w:pPr>
            <w:r w:rsidRPr="00B50C39">
              <w:rPr>
                <w:rFonts w:ascii="宋体" w:eastAsia="宋体" w:hAnsi="宋体" w:cs="宋体" w:hint="eastAsia"/>
                <w:kern w:val="0"/>
                <w:szCs w:val="21"/>
              </w:rPr>
              <w:t>18</w:t>
            </w:r>
          </w:p>
        </w:tc>
        <w:tc>
          <w:tcPr>
            <w:tcW w:w="3357" w:type="pct"/>
            <w:tcBorders>
              <w:top w:val="nil"/>
              <w:left w:val="nil"/>
              <w:bottom w:val="single" w:sz="4" w:space="0" w:color="auto"/>
              <w:right w:val="single" w:sz="4" w:space="0" w:color="auto"/>
            </w:tcBorders>
            <w:noWrap/>
            <w:vAlign w:val="center"/>
          </w:tcPr>
          <w:p w14:paraId="22496501" w14:textId="77777777" w:rsidR="00A63E7F" w:rsidRPr="00B50C39" w:rsidRDefault="00A63E7F">
            <w:pPr>
              <w:spacing w:after="0" w:line="240" w:lineRule="auto"/>
              <w:ind w:left="0" w:firstLine="0"/>
              <w:rPr>
                <w:rFonts w:ascii="宋体" w:eastAsia="宋体" w:hAnsi="宋体" w:cs="宋体"/>
                <w:kern w:val="0"/>
                <w:szCs w:val="21"/>
              </w:rPr>
            </w:pPr>
            <w:r w:rsidRPr="00B50C39">
              <w:rPr>
                <w:rFonts w:ascii="宋体" w:eastAsia="宋体" w:hAnsi="宋体" w:cs="宋体" w:hint="eastAsia"/>
                <w:kern w:val="0"/>
                <w:szCs w:val="21"/>
              </w:rPr>
              <w:t>EMMC故障，无法识别</w:t>
            </w:r>
          </w:p>
        </w:tc>
        <w:tc>
          <w:tcPr>
            <w:tcW w:w="997" w:type="pct"/>
            <w:tcBorders>
              <w:top w:val="nil"/>
              <w:left w:val="nil"/>
              <w:bottom w:val="single" w:sz="4" w:space="0" w:color="auto"/>
              <w:right w:val="single" w:sz="4" w:space="0" w:color="auto"/>
            </w:tcBorders>
          </w:tcPr>
          <w:p w14:paraId="2FF05C54" w14:textId="77777777" w:rsidR="00A63E7F" w:rsidRDefault="00A63E7F">
            <w:pPr>
              <w:spacing w:after="0" w:line="240" w:lineRule="auto"/>
              <w:ind w:left="0" w:firstLine="0"/>
              <w:rPr>
                <w:rFonts w:ascii="等线" w:eastAsia="等线" w:hAnsi="等线" w:cs="宋体"/>
                <w:kern w:val="0"/>
                <w:sz w:val="22"/>
              </w:rPr>
            </w:pPr>
          </w:p>
        </w:tc>
      </w:tr>
    </w:tbl>
    <w:p w14:paraId="58B5FBAE" w14:textId="77777777" w:rsidR="004E3A6D" w:rsidRPr="00B50C39" w:rsidRDefault="004E3A6D" w:rsidP="00B50C39">
      <w:pPr>
        <w:pStyle w:val="1"/>
        <w:numPr>
          <w:ilvl w:val="1"/>
          <w:numId w:val="4"/>
        </w:numPr>
        <w:spacing w:beforeLines="100" w:before="240" w:afterLines="100" w:after="240" w:line="240" w:lineRule="auto"/>
        <w:ind w:right="0"/>
        <w:rPr>
          <w:rFonts w:ascii="黑体" w:eastAsia="黑体" w:hAnsi="黑体"/>
          <w:sz w:val="21"/>
          <w:szCs w:val="21"/>
        </w:rPr>
      </w:pPr>
      <w:bookmarkStart w:id="948" w:name="_32960国标扩展本协议"/>
      <w:bookmarkStart w:id="949" w:name="_Toc119050760"/>
      <w:bookmarkEnd w:id="948"/>
      <w:r w:rsidRPr="00B50C39">
        <w:rPr>
          <w:rFonts w:ascii="黑体" w:eastAsia="黑体" w:hAnsi="黑体" w:hint="eastAsia"/>
          <w:sz w:val="21"/>
          <w:szCs w:val="21"/>
        </w:rPr>
        <w:t>3</w:t>
      </w:r>
      <w:r w:rsidRPr="00B50C39">
        <w:rPr>
          <w:rFonts w:ascii="黑体" w:eastAsia="黑体" w:hAnsi="黑体"/>
          <w:sz w:val="21"/>
          <w:szCs w:val="21"/>
        </w:rPr>
        <w:t>2960</w:t>
      </w:r>
      <w:r w:rsidRPr="00B50C39">
        <w:rPr>
          <w:rFonts w:ascii="黑体" w:eastAsia="黑体" w:hAnsi="黑体" w:hint="eastAsia"/>
          <w:sz w:val="21"/>
          <w:szCs w:val="21"/>
        </w:rPr>
        <w:t>国标扩展本协议</w:t>
      </w:r>
      <w:bookmarkEnd w:id="949"/>
    </w:p>
    <w:p w14:paraId="58851E00" w14:textId="68C90534" w:rsidR="004E3A6D" w:rsidRDefault="004E3A6D" w:rsidP="00B50C39">
      <w:pPr>
        <w:spacing w:after="0" w:line="400" w:lineRule="exact"/>
        <w:ind w:left="0" w:firstLineChars="200" w:firstLine="420"/>
        <w:rPr>
          <w:rFonts w:ascii="宋体" w:eastAsia="宋体" w:hAnsi="宋体"/>
        </w:rPr>
      </w:pPr>
      <w:r>
        <w:rPr>
          <w:rFonts w:ascii="宋体" w:eastAsia="宋体" w:hAnsi="宋体" w:hint="eastAsia"/>
        </w:rPr>
        <w:t>按照《</w:t>
      </w:r>
      <w:r>
        <w:rPr>
          <w:rFonts w:ascii="宋体" w:eastAsia="宋体" w:hAnsi="宋体"/>
        </w:rPr>
        <w:t xml:space="preserve">GBT 32960.3-2016 </w:t>
      </w:r>
      <w:r>
        <w:rPr>
          <w:rFonts w:ascii="宋体" w:eastAsia="宋体" w:hAnsi="宋体" w:hint="eastAsia"/>
        </w:rPr>
        <w:t>电动汽车远程服务与管理系统技术规范</w:t>
      </w:r>
      <w:r>
        <w:rPr>
          <w:rFonts w:ascii="宋体" w:eastAsia="宋体" w:hAnsi="宋体"/>
        </w:rPr>
        <w:t xml:space="preserve"> </w:t>
      </w:r>
      <w:r>
        <w:rPr>
          <w:rFonts w:ascii="宋体" w:eastAsia="宋体" w:hAnsi="宋体" w:hint="eastAsia"/>
        </w:rPr>
        <w:t>第</w:t>
      </w:r>
      <w:r>
        <w:rPr>
          <w:rFonts w:ascii="宋体" w:eastAsia="宋体" w:hAnsi="宋体"/>
        </w:rPr>
        <w:t>3</w:t>
      </w:r>
      <w:r>
        <w:rPr>
          <w:rFonts w:ascii="宋体" w:eastAsia="宋体" w:hAnsi="宋体" w:hint="eastAsia"/>
        </w:rPr>
        <w:t>部分：通讯协议及数据格式》中的定义，国标报文的帧格式如下：</w:t>
      </w:r>
    </w:p>
    <w:p w14:paraId="02D97E0D" w14:textId="26883E80" w:rsidR="00B50C39" w:rsidRDefault="00B50C39" w:rsidP="00B50C39">
      <w:pPr>
        <w:spacing w:beforeLines="50" w:before="120" w:after="0" w:line="240" w:lineRule="auto"/>
        <w:ind w:left="0" w:firstLine="0"/>
        <w:jc w:val="center"/>
        <w:rPr>
          <w:rFonts w:ascii="宋体" w:eastAsia="宋体" w:hAnsi="宋体"/>
        </w:rPr>
      </w:pPr>
      <w:r>
        <w:rPr>
          <w:rFonts w:ascii="宋体" w:eastAsia="宋体" w:hAnsi="宋体" w:hint="eastAsia"/>
        </w:rPr>
        <w:t>附表4</w:t>
      </w:r>
      <w:r>
        <w:rPr>
          <w:rFonts w:ascii="宋体" w:eastAsia="宋体" w:hAnsi="宋体"/>
        </w:rPr>
        <w:t>-2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2"/>
        <w:gridCol w:w="849"/>
        <w:gridCol w:w="992"/>
        <w:gridCol w:w="1276"/>
        <w:gridCol w:w="4104"/>
      </w:tblGrid>
      <w:tr w:rsidR="006E2E0E" w:rsidRPr="006E2E0E" w14:paraId="3C4B965A" w14:textId="77777777" w:rsidTr="00B50C39">
        <w:trPr>
          <w:trHeight w:val="407"/>
        </w:trPr>
        <w:tc>
          <w:tcPr>
            <w:tcW w:w="749" w:type="pct"/>
            <w:shd w:val="clear" w:color="auto" w:fill="D9D9D9" w:themeFill="background1" w:themeFillShade="D9"/>
            <w:vAlign w:val="center"/>
          </w:tcPr>
          <w:p w14:paraId="05DCC40A" w14:textId="77777777" w:rsidR="004E3A6D" w:rsidRPr="006E2E0E" w:rsidRDefault="004E3A6D" w:rsidP="00B50C39">
            <w:pPr>
              <w:ind w:left="0" w:firstLine="0"/>
              <w:jc w:val="center"/>
              <w:rPr>
                <w:rFonts w:ascii="宋体" w:eastAsia="宋体" w:hAnsi="宋体"/>
                <w:b/>
              </w:rPr>
            </w:pPr>
            <w:r w:rsidRPr="006E2E0E">
              <w:rPr>
                <w:rFonts w:ascii="宋体" w:eastAsia="宋体" w:hAnsi="宋体" w:hint="eastAsia"/>
                <w:b/>
              </w:rPr>
              <w:t>起始字节</w:t>
            </w:r>
          </w:p>
        </w:tc>
        <w:tc>
          <w:tcPr>
            <w:tcW w:w="1084" w:type="pct"/>
            <w:gridSpan w:val="2"/>
            <w:shd w:val="clear" w:color="auto" w:fill="D9D9D9" w:themeFill="background1" w:themeFillShade="D9"/>
            <w:vAlign w:val="center"/>
          </w:tcPr>
          <w:p w14:paraId="0159658A" w14:textId="77777777" w:rsidR="004E3A6D" w:rsidRPr="006E2E0E" w:rsidRDefault="004E3A6D" w:rsidP="00B50C39">
            <w:pPr>
              <w:ind w:left="0" w:firstLine="0"/>
              <w:jc w:val="center"/>
              <w:rPr>
                <w:rFonts w:ascii="宋体" w:eastAsia="宋体" w:hAnsi="宋体"/>
                <w:b/>
              </w:rPr>
            </w:pPr>
            <w:r w:rsidRPr="006E2E0E">
              <w:rPr>
                <w:rFonts w:ascii="宋体" w:eastAsia="宋体" w:hAnsi="宋体" w:hint="eastAsia"/>
                <w:b/>
              </w:rPr>
              <w:t>定义</w:t>
            </w:r>
          </w:p>
        </w:tc>
        <w:tc>
          <w:tcPr>
            <w:tcW w:w="751" w:type="pct"/>
            <w:shd w:val="clear" w:color="auto" w:fill="D9D9D9" w:themeFill="background1" w:themeFillShade="D9"/>
            <w:vAlign w:val="center"/>
          </w:tcPr>
          <w:p w14:paraId="5D99118F" w14:textId="77777777" w:rsidR="004E3A6D" w:rsidRPr="006E2E0E" w:rsidRDefault="004E3A6D" w:rsidP="00B50C39">
            <w:pPr>
              <w:ind w:left="0" w:firstLine="0"/>
              <w:jc w:val="center"/>
              <w:rPr>
                <w:rFonts w:ascii="宋体" w:eastAsia="宋体" w:hAnsi="宋体"/>
                <w:b/>
              </w:rPr>
            </w:pPr>
            <w:r w:rsidRPr="006E2E0E">
              <w:rPr>
                <w:rFonts w:ascii="宋体" w:eastAsia="宋体" w:hAnsi="宋体" w:hint="eastAsia"/>
                <w:b/>
              </w:rPr>
              <w:t>数据类型</w:t>
            </w:r>
          </w:p>
        </w:tc>
        <w:tc>
          <w:tcPr>
            <w:tcW w:w="2416" w:type="pct"/>
            <w:shd w:val="clear" w:color="auto" w:fill="D9D9D9" w:themeFill="background1" w:themeFillShade="D9"/>
            <w:vAlign w:val="center"/>
          </w:tcPr>
          <w:p w14:paraId="54437E28" w14:textId="77777777" w:rsidR="004E3A6D" w:rsidRPr="006E2E0E" w:rsidRDefault="004E3A6D" w:rsidP="00B50C39">
            <w:pPr>
              <w:ind w:left="0" w:firstLine="0"/>
              <w:jc w:val="center"/>
              <w:rPr>
                <w:rFonts w:ascii="宋体" w:eastAsia="宋体" w:hAnsi="宋体"/>
                <w:b/>
              </w:rPr>
            </w:pPr>
            <w:r w:rsidRPr="006E2E0E">
              <w:rPr>
                <w:rFonts w:ascii="宋体" w:eastAsia="宋体" w:hAnsi="宋体" w:hint="eastAsia"/>
                <w:b/>
              </w:rPr>
              <w:t>提出要求</w:t>
            </w:r>
          </w:p>
        </w:tc>
      </w:tr>
      <w:tr w:rsidR="006E2E0E" w:rsidRPr="006E2E0E" w14:paraId="38823FD6" w14:textId="77777777" w:rsidTr="00B50C39">
        <w:tc>
          <w:tcPr>
            <w:tcW w:w="749" w:type="pct"/>
            <w:shd w:val="clear" w:color="auto" w:fill="auto"/>
          </w:tcPr>
          <w:p w14:paraId="3AD3E206"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0</w:t>
            </w:r>
          </w:p>
        </w:tc>
        <w:tc>
          <w:tcPr>
            <w:tcW w:w="1084" w:type="pct"/>
            <w:gridSpan w:val="2"/>
            <w:shd w:val="clear" w:color="auto" w:fill="auto"/>
          </w:tcPr>
          <w:p w14:paraId="6D92C629" w14:textId="77777777" w:rsidR="004E3A6D" w:rsidRPr="006E2E0E" w:rsidRDefault="004E3A6D" w:rsidP="006E2E0E">
            <w:pPr>
              <w:ind w:left="0" w:firstLine="0"/>
              <w:jc w:val="center"/>
              <w:rPr>
                <w:rFonts w:ascii="宋体" w:eastAsia="宋体" w:hAnsi="宋体"/>
              </w:rPr>
            </w:pPr>
          </w:p>
        </w:tc>
        <w:tc>
          <w:tcPr>
            <w:tcW w:w="751" w:type="pct"/>
            <w:shd w:val="clear" w:color="auto" w:fill="auto"/>
          </w:tcPr>
          <w:p w14:paraId="32C905C3"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S</w:t>
            </w:r>
            <w:r w:rsidRPr="006E2E0E">
              <w:rPr>
                <w:rFonts w:ascii="宋体" w:eastAsia="宋体" w:hAnsi="宋体"/>
              </w:rPr>
              <w:t>TRING</w:t>
            </w:r>
          </w:p>
        </w:tc>
        <w:tc>
          <w:tcPr>
            <w:tcW w:w="2416" w:type="pct"/>
            <w:shd w:val="clear" w:color="auto" w:fill="auto"/>
          </w:tcPr>
          <w:p w14:paraId="64EECED9" w14:textId="77777777" w:rsidR="004E3A6D" w:rsidRPr="006E2E0E" w:rsidRDefault="004E3A6D" w:rsidP="006E2E0E">
            <w:pPr>
              <w:ind w:left="0" w:firstLine="0"/>
              <w:rPr>
                <w:rFonts w:ascii="宋体" w:eastAsia="宋体" w:hAnsi="宋体"/>
              </w:rPr>
            </w:pPr>
            <w:r w:rsidRPr="006E2E0E">
              <w:rPr>
                <w:rFonts w:ascii="宋体" w:eastAsia="宋体" w:hAnsi="宋体" w:hint="eastAsia"/>
              </w:rPr>
              <w:t>固定为“0x</w:t>
            </w:r>
            <w:r w:rsidRPr="006E2E0E">
              <w:rPr>
                <w:rFonts w:ascii="宋体" w:eastAsia="宋体" w:hAnsi="宋体"/>
              </w:rPr>
              <w:t xml:space="preserve">23 </w:t>
            </w:r>
            <w:r w:rsidRPr="006E2E0E">
              <w:rPr>
                <w:rFonts w:ascii="宋体" w:eastAsia="宋体" w:hAnsi="宋体" w:hint="eastAsia"/>
              </w:rPr>
              <w:t>0x</w:t>
            </w:r>
            <w:r w:rsidRPr="006E2E0E">
              <w:rPr>
                <w:rFonts w:ascii="宋体" w:eastAsia="宋体" w:hAnsi="宋体"/>
              </w:rPr>
              <w:t>23</w:t>
            </w:r>
            <w:r w:rsidRPr="006E2E0E">
              <w:rPr>
                <w:rFonts w:ascii="宋体" w:eastAsia="宋体" w:hAnsi="宋体" w:hint="eastAsia"/>
              </w:rPr>
              <w:t>”</w:t>
            </w:r>
          </w:p>
        </w:tc>
      </w:tr>
      <w:tr w:rsidR="006E2E0E" w:rsidRPr="006E2E0E" w14:paraId="47AAC511" w14:textId="77777777" w:rsidTr="00B50C39">
        <w:tc>
          <w:tcPr>
            <w:tcW w:w="749" w:type="pct"/>
            <w:shd w:val="clear" w:color="auto" w:fill="auto"/>
            <w:vAlign w:val="center"/>
          </w:tcPr>
          <w:p w14:paraId="77D7C8E2"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2</w:t>
            </w:r>
          </w:p>
        </w:tc>
        <w:tc>
          <w:tcPr>
            <w:tcW w:w="500" w:type="pct"/>
            <w:vMerge w:val="restart"/>
            <w:shd w:val="clear" w:color="auto" w:fill="auto"/>
            <w:vAlign w:val="center"/>
          </w:tcPr>
          <w:p w14:paraId="7A73AFCD" w14:textId="2FB6C262" w:rsidR="004E3A6D" w:rsidRPr="006E2E0E" w:rsidRDefault="004E3A6D" w:rsidP="00B50C39">
            <w:pPr>
              <w:ind w:left="0" w:firstLine="0"/>
              <w:jc w:val="center"/>
              <w:rPr>
                <w:rFonts w:ascii="宋体" w:eastAsia="宋体" w:hAnsi="宋体"/>
              </w:rPr>
            </w:pPr>
            <w:r w:rsidRPr="006E2E0E">
              <w:rPr>
                <w:rFonts w:ascii="宋体" w:eastAsia="宋体" w:hAnsi="宋体" w:hint="eastAsia"/>
              </w:rPr>
              <w:t>命令单元</w:t>
            </w:r>
          </w:p>
        </w:tc>
        <w:tc>
          <w:tcPr>
            <w:tcW w:w="583" w:type="pct"/>
            <w:shd w:val="clear" w:color="auto" w:fill="auto"/>
            <w:vAlign w:val="center"/>
          </w:tcPr>
          <w:p w14:paraId="7E6EC769"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命令标识</w:t>
            </w:r>
          </w:p>
        </w:tc>
        <w:tc>
          <w:tcPr>
            <w:tcW w:w="751" w:type="pct"/>
            <w:shd w:val="clear" w:color="auto" w:fill="auto"/>
            <w:vAlign w:val="center"/>
          </w:tcPr>
          <w:p w14:paraId="4F2DC653"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B</w:t>
            </w:r>
            <w:r w:rsidRPr="006E2E0E">
              <w:rPr>
                <w:rFonts w:ascii="宋体" w:eastAsia="宋体" w:hAnsi="宋体"/>
              </w:rPr>
              <w:t>YTE</w:t>
            </w:r>
          </w:p>
        </w:tc>
        <w:tc>
          <w:tcPr>
            <w:tcW w:w="2416" w:type="pct"/>
            <w:shd w:val="clear" w:color="auto" w:fill="auto"/>
          </w:tcPr>
          <w:p w14:paraId="2A1E31D9" w14:textId="77777777" w:rsidR="004E3A6D" w:rsidRPr="006E2E0E" w:rsidRDefault="004E3A6D" w:rsidP="006E2E0E">
            <w:pPr>
              <w:ind w:left="0" w:firstLine="0"/>
              <w:rPr>
                <w:rFonts w:ascii="宋体" w:eastAsia="宋体" w:hAnsi="宋体"/>
              </w:rPr>
            </w:pPr>
            <w:r w:rsidRPr="006E2E0E">
              <w:rPr>
                <w:rFonts w:ascii="宋体" w:eastAsia="宋体" w:hAnsi="宋体" w:hint="eastAsia"/>
              </w:rPr>
              <w:t>0x</w:t>
            </w:r>
            <w:r w:rsidRPr="006E2E0E">
              <w:rPr>
                <w:rFonts w:ascii="宋体" w:eastAsia="宋体" w:hAnsi="宋体"/>
              </w:rPr>
              <w:t xml:space="preserve">01 - </w:t>
            </w:r>
            <w:r w:rsidRPr="006E2E0E">
              <w:rPr>
                <w:rFonts w:ascii="宋体" w:eastAsia="宋体" w:hAnsi="宋体" w:hint="eastAsia"/>
              </w:rPr>
              <w:t>车辆登入，上行</w:t>
            </w:r>
          </w:p>
          <w:p w14:paraId="636B278C" w14:textId="77777777" w:rsidR="004E3A6D" w:rsidRPr="006E2E0E" w:rsidRDefault="004E3A6D" w:rsidP="006E2E0E">
            <w:pPr>
              <w:ind w:left="0" w:firstLine="0"/>
              <w:rPr>
                <w:rFonts w:ascii="宋体" w:eastAsia="宋体" w:hAnsi="宋体"/>
              </w:rPr>
            </w:pPr>
            <w:r w:rsidRPr="00585200">
              <w:rPr>
                <w:rFonts w:ascii="宋体" w:eastAsia="宋体" w:hAnsi="宋体" w:hint="eastAsia"/>
              </w:rPr>
              <w:t>0x</w:t>
            </w:r>
            <w:r w:rsidRPr="00585200">
              <w:rPr>
                <w:rFonts w:ascii="宋体" w:eastAsia="宋体" w:hAnsi="宋体"/>
              </w:rPr>
              <w:t xml:space="preserve">02 </w:t>
            </w:r>
            <w:r w:rsidRPr="00585200">
              <w:rPr>
                <w:rFonts w:ascii="宋体" w:eastAsia="宋体" w:hAnsi="宋体" w:hint="eastAsia"/>
              </w:rPr>
              <w:t>-</w:t>
            </w:r>
            <w:r w:rsidRPr="00585200">
              <w:rPr>
                <w:rFonts w:ascii="宋体" w:eastAsia="宋体" w:hAnsi="宋体"/>
              </w:rPr>
              <w:t xml:space="preserve"> </w:t>
            </w:r>
            <w:r w:rsidRPr="00585200">
              <w:rPr>
                <w:rFonts w:ascii="宋体" w:eastAsia="宋体" w:hAnsi="宋体" w:hint="eastAsia"/>
              </w:rPr>
              <w:t>实时信息上报，上行</w:t>
            </w:r>
          </w:p>
          <w:p w14:paraId="20D91E45" w14:textId="77777777" w:rsidR="004E3A6D" w:rsidRPr="006E2E0E" w:rsidRDefault="004E3A6D" w:rsidP="006E2E0E">
            <w:pPr>
              <w:ind w:left="0" w:firstLine="0"/>
              <w:rPr>
                <w:rFonts w:ascii="宋体" w:eastAsia="宋体" w:hAnsi="宋体"/>
              </w:rPr>
            </w:pPr>
            <w:r w:rsidRPr="006E2E0E">
              <w:rPr>
                <w:rFonts w:ascii="宋体" w:eastAsia="宋体" w:hAnsi="宋体" w:hint="eastAsia"/>
              </w:rPr>
              <w:t>0x</w:t>
            </w:r>
            <w:r w:rsidRPr="006E2E0E">
              <w:rPr>
                <w:rFonts w:ascii="宋体" w:eastAsia="宋体" w:hAnsi="宋体"/>
              </w:rPr>
              <w:t xml:space="preserve">03 - </w:t>
            </w:r>
            <w:r w:rsidRPr="006E2E0E">
              <w:rPr>
                <w:rFonts w:ascii="宋体" w:eastAsia="宋体" w:hAnsi="宋体" w:hint="eastAsia"/>
              </w:rPr>
              <w:t>补发信息上报，上行</w:t>
            </w:r>
          </w:p>
          <w:p w14:paraId="446B12EF" w14:textId="77777777" w:rsidR="004E3A6D" w:rsidRPr="006E2E0E" w:rsidRDefault="004E3A6D" w:rsidP="006E2E0E">
            <w:pPr>
              <w:ind w:left="0" w:firstLine="0"/>
              <w:rPr>
                <w:rFonts w:ascii="宋体" w:eastAsia="宋体" w:hAnsi="宋体"/>
              </w:rPr>
            </w:pPr>
            <w:r w:rsidRPr="006E2E0E">
              <w:rPr>
                <w:rFonts w:ascii="宋体" w:eastAsia="宋体" w:hAnsi="宋体" w:hint="eastAsia"/>
              </w:rPr>
              <w:t>0x</w:t>
            </w:r>
            <w:r w:rsidRPr="006E2E0E">
              <w:rPr>
                <w:rFonts w:ascii="宋体" w:eastAsia="宋体" w:hAnsi="宋体"/>
              </w:rPr>
              <w:t xml:space="preserve">04 - </w:t>
            </w:r>
            <w:r w:rsidRPr="006E2E0E">
              <w:rPr>
                <w:rFonts w:ascii="宋体" w:eastAsia="宋体" w:hAnsi="宋体" w:hint="eastAsia"/>
              </w:rPr>
              <w:t>车辆登出，上行</w:t>
            </w:r>
          </w:p>
          <w:p w14:paraId="5AC23ACE" w14:textId="77777777" w:rsidR="004E3A6D" w:rsidRPr="006E2E0E" w:rsidRDefault="004E3A6D" w:rsidP="006E2E0E">
            <w:pPr>
              <w:ind w:left="0" w:firstLine="0"/>
              <w:rPr>
                <w:rFonts w:ascii="宋体" w:eastAsia="宋体" w:hAnsi="宋体"/>
              </w:rPr>
            </w:pPr>
            <w:r w:rsidRPr="006E2E0E">
              <w:rPr>
                <w:rFonts w:ascii="宋体" w:eastAsia="宋体" w:hAnsi="宋体" w:hint="eastAsia"/>
              </w:rPr>
              <w:t>0</w:t>
            </w:r>
            <w:r w:rsidRPr="006E2E0E">
              <w:rPr>
                <w:rFonts w:ascii="宋体" w:eastAsia="宋体" w:hAnsi="宋体"/>
              </w:rPr>
              <w:t>x</w:t>
            </w:r>
            <w:r w:rsidRPr="006E2E0E">
              <w:rPr>
                <w:rFonts w:ascii="宋体" w:eastAsia="宋体" w:hAnsi="宋体" w:hint="eastAsia"/>
              </w:rPr>
              <w:t>0</w:t>
            </w:r>
            <w:r w:rsidRPr="006E2E0E">
              <w:rPr>
                <w:rFonts w:ascii="宋体" w:eastAsia="宋体" w:hAnsi="宋体"/>
              </w:rPr>
              <w:t xml:space="preserve">5 – </w:t>
            </w:r>
            <w:r w:rsidRPr="006E2E0E">
              <w:rPr>
                <w:rFonts w:ascii="宋体" w:eastAsia="宋体" w:hAnsi="宋体" w:hint="eastAsia"/>
              </w:rPr>
              <w:t>平台登入，上行</w:t>
            </w:r>
          </w:p>
          <w:p w14:paraId="6856E4D3" w14:textId="77777777" w:rsidR="004E3A6D" w:rsidRPr="006E2E0E" w:rsidRDefault="004E3A6D" w:rsidP="006E2E0E">
            <w:pPr>
              <w:ind w:left="0" w:firstLine="0"/>
              <w:rPr>
                <w:rFonts w:ascii="宋体" w:eastAsia="宋体" w:hAnsi="宋体"/>
              </w:rPr>
            </w:pPr>
            <w:r w:rsidRPr="006E2E0E">
              <w:rPr>
                <w:rFonts w:ascii="宋体" w:eastAsia="宋体" w:hAnsi="宋体" w:hint="eastAsia"/>
              </w:rPr>
              <w:t>0x</w:t>
            </w:r>
            <w:r w:rsidRPr="006E2E0E">
              <w:rPr>
                <w:rFonts w:ascii="宋体" w:eastAsia="宋体" w:hAnsi="宋体"/>
              </w:rPr>
              <w:t xml:space="preserve">06 – </w:t>
            </w:r>
            <w:r w:rsidRPr="006E2E0E">
              <w:rPr>
                <w:rFonts w:ascii="宋体" w:eastAsia="宋体" w:hAnsi="宋体" w:hint="eastAsia"/>
              </w:rPr>
              <w:t>平台登出，上行</w:t>
            </w:r>
          </w:p>
          <w:p w14:paraId="68955362" w14:textId="77777777" w:rsidR="004E3A6D" w:rsidRPr="006E2E0E" w:rsidRDefault="004E3A6D" w:rsidP="006E2E0E">
            <w:pPr>
              <w:ind w:left="0" w:firstLine="0"/>
              <w:rPr>
                <w:rFonts w:ascii="宋体" w:eastAsia="宋体" w:hAnsi="宋体"/>
              </w:rPr>
            </w:pPr>
            <w:r w:rsidRPr="006E2E0E">
              <w:rPr>
                <w:rFonts w:ascii="宋体" w:eastAsia="宋体" w:hAnsi="宋体" w:hint="eastAsia"/>
              </w:rPr>
              <w:t>0x</w:t>
            </w:r>
            <w:r w:rsidRPr="006E2E0E">
              <w:rPr>
                <w:rFonts w:ascii="宋体" w:eastAsia="宋体" w:hAnsi="宋体"/>
              </w:rPr>
              <w:t xml:space="preserve">07 – </w:t>
            </w:r>
            <w:r w:rsidRPr="006E2E0E">
              <w:rPr>
                <w:rFonts w:ascii="宋体" w:eastAsia="宋体" w:hAnsi="宋体" w:hint="eastAsia"/>
              </w:rPr>
              <w:t>心跳，上行</w:t>
            </w:r>
          </w:p>
          <w:p w14:paraId="43ACC38C" w14:textId="77777777" w:rsidR="004E3A6D" w:rsidRPr="006E2E0E" w:rsidRDefault="004E3A6D" w:rsidP="006E2E0E">
            <w:pPr>
              <w:ind w:left="0" w:firstLine="0"/>
              <w:rPr>
                <w:rFonts w:ascii="宋体" w:eastAsia="宋体" w:hAnsi="宋体"/>
              </w:rPr>
            </w:pPr>
            <w:r w:rsidRPr="006E2E0E">
              <w:rPr>
                <w:rFonts w:ascii="宋体" w:eastAsia="宋体" w:hAnsi="宋体" w:hint="eastAsia"/>
              </w:rPr>
              <w:t>0x</w:t>
            </w:r>
            <w:r w:rsidRPr="006E2E0E">
              <w:rPr>
                <w:rFonts w:ascii="宋体" w:eastAsia="宋体" w:hAnsi="宋体"/>
              </w:rPr>
              <w:t xml:space="preserve">08 – </w:t>
            </w:r>
            <w:r w:rsidRPr="006E2E0E">
              <w:rPr>
                <w:rFonts w:ascii="宋体" w:eastAsia="宋体" w:hAnsi="宋体" w:hint="eastAsia"/>
              </w:rPr>
              <w:t>终端校时，上行</w:t>
            </w:r>
          </w:p>
          <w:p w14:paraId="55D6AFBE" w14:textId="77777777" w:rsidR="004E3A6D" w:rsidRPr="006E2E0E" w:rsidRDefault="004E3A6D" w:rsidP="006E2E0E">
            <w:pPr>
              <w:ind w:left="0" w:firstLine="0"/>
              <w:rPr>
                <w:rFonts w:ascii="宋体" w:eastAsia="宋体" w:hAnsi="宋体"/>
              </w:rPr>
            </w:pPr>
            <w:r w:rsidRPr="006E2E0E">
              <w:rPr>
                <w:rFonts w:ascii="宋体" w:eastAsia="宋体" w:hAnsi="宋体" w:hint="eastAsia"/>
              </w:rPr>
              <w:t>0x</w:t>
            </w:r>
            <w:r w:rsidRPr="006E2E0E">
              <w:rPr>
                <w:rFonts w:ascii="宋体" w:eastAsia="宋体" w:hAnsi="宋体"/>
              </w:rPr>
              <w:t>09</w:t>
            </w:r>
            <w:r w:rsidRPr="006E2E0E">
              <w:rPr>
                <w:rFonts w:ascii="宋体" w:eastAsia="宋体" w:hAnsi="宋体" w:hint="eastAsia"/>
              </w:rPr>
              <w:t>-</w:t>
            </w:r>
            <w:r w:rsidRPr="006E2E0E">
              <w:rPr>
                <w:rFonts w:ascii="宋体" w:eastAsia="宋体" w:hAnsi="宋体"/>
              </w:rPr>
              <w:t>0</w:t>
            </w:r>
            <w:r w:rsidRPr="006E2E0E">
              <w:rPr>
                <w:rFonts w:ascii="宋体" w:eastAsia="宋体" w:hAnsi="宋体" w:hint="eastAsia"/>
              </w:rPr>
              <w:t>x</w:t>
            </w:r>
            <w:r w:rsidRPr="006E2E0E">
              <w:rPr>
                <w:rFonts w:ascii="宋体" w:eastAsia="宋体" w:hAnsi="宋体"/>
              </w:rPr>
              <w:t xml:space="preserve">7F – </w:t>
            </w:r>
            <w:r w:rsidRPr="006E2E0E">
              <w:rPr>
                <w:rFonts w:ascii="宋体" w:eastAsia="宋体" w:hAnsi="宋体" w:hint="eastAsia"/>
              </w:rPr>
              <w:t>上行数据系统预留，上行</w:t>
            </w:r>
          </w:p>
          <w:p w14:paraId="2820FCB8" w14:textId="77777777" w:rsidR="004E3A6D" w:rsidRPr="006E2E0E" w:rsidRDefault="004E3A6D" w:rsidP="006E2E0E">
            <w:pPr>
              <w:ind w:left="0" w:firstLine="0"/>
              <w:rPr>
                <w:rFonts w:ascii="宋体" w:eastAsia="宋体" w:hAnsi="宋体"/>
              </w:rPr>
            </w:pPr>
            <w:r w:rsidRPr="006E2E0E">
              <w:rPr>
                <w:rFonts w:ascii="宋体" w:eastAsia="宋体" w:hAnsi="宋体" w:hint="eastAsia"/>
              </w:rPr>
              <w:t>0x</w:t>
            </w:r>
            <w:r w:rsidRPr="006E2E0E">
              <w:rPr>
                <w:rFonts w:ascii="宋体" w:eastAsia="宋体" w:hAnsi="宋体"/>
              </w:rPr>
              <w:t xml:space="preserve">80 – </w:t>
            </w:r>
            <w:r w:rsidRPr="006E2E0E">
              <w:rPr>
                <w:rFonts w:ascii="宋体" w:eastAsia="宋体" w:hAnsi="宋体" w:hint="eastAsia"/>
              </w:rPr>
              <w:t>查询命令，下行</w:t>
            </w:r>
          </w:p>
          <w:p w14:paraId="148BD984" w14:textId="77777777" w:rsidR="004E3A6D" w:rsidRPr="006E2E0E" w:rsidRDefault="004E3A6D" w:rsidP="006E2E0E">
            <w:pPr>
              <w:ind w:left="0" w:firstLine="0"/>
              <w:rPr>
                <w:rFonts w:ascii="宋体" w:eastAsia="宋体" w:hAnsi="宋体"/>
              </w:rPr>
            </w:pPr>
            <w:r w:rsidRPr="006E2E0E">
              <w:rPr>
                <w:rFonts w:ascii="宋体" w:eastAsia="宋体" w:hAnsi="宋体" w:hint="eastAsia"/>
              </w:rPr>
              <w:lastRenderedPageBreak/>
              <w:t>0x</w:t>
            </w:r>
            <w:r w:rsidRPr="006E2E0E">
              <w:rPr>
                <w:rFonts w:ascii="宋体" w:eastAsia="宋体" w:hAnsi="宋体"/>
              </w:rPr>
              <w:t xml:space="preserve">81 – </w:t>
            </w:r>
            <w:r w:rsidRPr="006E2E0E">
              <w:rPr>
                <w:rFonts w:ascii="宋体" w:eastAsia="宋体" w:hAnsi="宋体" w:hint="eastAsia"/>
              </w:rPr>
              <w:t>设置命令，下行</w:t>
            </w:r>
          </w:p>
          <w:p w14:paraId="5424590B" w14:textId="77777777" w:rsidR="004E3A6D" w:rsidRPr="006E2E0E" w:rsidRDefault="004E3A6D" w:rsidP="006E2E0E">
            <w:pPr>
              <w:ind w:left="0" w:firstLine="0"/>
              <w:rPr>
                <w:rFonts w:ascii="宋体" w:eastAsia="宋体" w:hAnsi="宋体"/>
              </w:rPr>
            </w:pPr>
            <w:r w:rsidRPr="00585200">
              <w:rPr>
                <w:rFonts w:ascii="宋体" w:eastAsia="宋体" w:hAnsi="宋体" w:hint="eastAsia"/>
              </w:rPr>
              <w:t>0x</w:t>
            </w:r>
            <w:r w:rsidRPr="00585200">
              <w:rPr>
                <w:rFonts w:ascii="宋体" w:eastAsia="宋体" w:hAnsi="宋体"/>
              </w:rPr>
              <w:t xml:space="preserve">82 – </w:t>
            </w:r>
            <w:r w:rsidRPr="00585200">
              <w:rPr>
                <w:rFonts w:ascii="宋体" w:eastAsia="宋体" w:hAnsi="宋体" w:hint="eastAsia"/>
              </w:rPr>
              <w:t>车载终端控制命令，下行</w:t>
            </w:r>
          </w:p>
          <w:p w14:paraId="1178EEC3" w14:textId="77777777" w:rsidR="004E3A6D" w:rsidRPr="006E2E0E" w:rsidRDefault="004E3A6D" w:rsidP="006E2E0E">
            <w:pPr>
              <w:ind w:left="0" w:firstLine="0"/>
              <w:rPr>
                <w:rFonts w:ascii="宋体" w:eastAsia="宋体" w:hAnsi="宋体"/>
              </w:rPr>
            </w:pPr>
            <w:r w:rsidRPr="006E2E0E">
              <w:rPr>
                <w:rFonts w:ascii="宋体" w:eastAsia="宋体" w:hAnsi="宋体" w:hint="eastAsia"/>
              </w:rPr>
              <w:t>0x</w:t>
            </w:r>
            <w:r w:rsidRPr="006E2E0E">
              <w:rPr>
                <w:rFonts w:ascii="宋体" w:eastAsia="宋体" w:hAnsi="宋体"/>
              </w:rPr>
              <w:t>83</w:t>
            </w:r>
            <w:r w:rsidRPr="006E2E0E">
              <w:rPr>
                <w:rFonts w:ascii="宋体" w:eastAsia="宋体" w:hAnsi="宋体" w:hint="eastAsia"/>
              </w:rPr>
              <w:t>-</w:t>
            </w:r>
            <w:r w:rsidRPr="006E2E0E">
              <w:rPr>
                <w:rFonts w:ascii="宋体" w:eastAsia="宋体" w:hAnsi="宋体"/>
              </w:rPr>
              <w:t>0</w:t>
            </w:r>
            <w:r w:rsidRPr="006E2E0E">
              <w:rPr>
                <w:rFonts w:ascii="宋体" w:eastAsia="宋体" w:hAnsi="宋体" w:hint="eastAsia"/>
              </w:rPr>
              <w:t>x</w:t>
            </w:r>
            <w:r w:rsidRPr="006E2E0E">
              <w:rPr>
                <w:rFonts w:ascii="宋体" w:eastAsia="宋体" w:hAnsi="宋体"/>
              </w:rPr>
              <w:t xml:space="preserve">BF – </w:t>
            </w:r>
            <w:r w:rsidRPr="006E2E0E">
              <w:rPr>
                <w:rFonts w:ascii="宋体" w:eastAsia="宋体" w:hAnsi="宋体" w:hint="eastAsia"/>
              </w:rPr>
              <w:t>下行数据系统预留，下行</w:t>
            </w:r>
          </w:p>
          <w:p w14:paraId="676C7AAA" w14:textId="77777777" w:rsidR="004E3A6D" w:rsidRPr="006E2E0E" w:rsidRDefault="004E3A6D" w:rsidP="006E2E0E">
            <w:pPr>
              <w:ind w:left="0" w:firstLine="0"/>
              <w:rPr>
                <w:rFonts w:ascii="宋体" w:eastAsia="宋体" w:hAnsi="宋体"/>
              </w:rPr>
            </w:pPr>
            <w:r w:rsidRPr="006E2E0E">
              <w:rPr>
                <w:rFonts w:ascii="宋体" w:eastAsia="宋体" w:hAnsi="宋体" w:hint="eastAsia"/>
              </w:rPr>
              <w:t>0</w:t>
            </w:r>
            <w:r w:rsidRPr="006E2E0E">
              <w:rPr>
                <w:rFonts w:ascii="宋体" w:eastAsia="宋体" w:hAnsi="宋体"/>
              </w:rPr>
              <w:t>xC0</w:t>
            </w:r>
            <w:r w:rsidRPr="006E2E0E">
              <w:rPr>
                <w:rFonts w:ascii="宋体" w:eastAsia="宋体" w:hAnsi="宋体" w:hint="eastAsia"/>
              </w:rPr>
              <w:t>-</w:t>
            </w:r>
            <w:r w:rsidRPr="006E2E0E">
              <w:rPr>
                <w:rFonts w:ascii="宋体" w:eastAsia="宋体" w:hAnsi="宋体"/>
              </w:rPr>
              <w:t>0</w:t>
            </w:r>
            <w:r w:rsidRPr="006E2E0E">
              <w:rPr>
                <w:rFonts w:ascii="宋体" w:eastAsia="宋体" w:hAnsi="宋体" w:hint="eastAsia"/>
              </w:rPr>
              <w:t>x</w:t>
            </w:r>
            <w:r w:rsidRPr="006E2E0E">
              <w:rPr>
                <w:rFonts w:ascii="宋体" w:eastAsia="宋体" w:hAnsi="宋体"/>
              </w:rPr>
              <w:t xml:space="preserve">FE – </w:t>
            </w:r>
            <w:r w:rsidRPr="006E2E0E">
              <w:rPr>
                <w:rFonts w:ascii="宋体" w:eastAsia="宋体" w:hAnsi="宋体" w:hint="eastAsia"/>
              </w:rPr>
              <w:t>平台交换自定义数据，自定义</w:t>
            </w:r>
          </w:p>
        </w:tc>
      </w:tr>
      <w:tr w:rsidR="006E2E0E" w:rsidRPr="006E2E0E" w14:paraId="7E7B5357" w14:textId="77777777" w:rsidTr="00B50C39">
        <w:tc>
          <w:tcPr>
            <w:tcW w:w="749" w:type="pct"/>
            <w:shd w:val="clear" w:color="auto" w:fill="auto"/>
            <w:vAlign w:val="center"/>
          </w:tcPr>
          <w:p w14:paraId="7D56F9EF"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lastRenderedPageBreak/>
              <w:t>3</w:t>
            </w:r>
          </w:p>
        </w:tc>
        <w:tc>
          <w:tcPr>
            <w:tcW w:w="500" w:type="pct"/>
            <w:vMerge/>
            <w:shd w:val="clear" w:color="auto" w:fill="auto"/>
          </w:tcPr>
          <w:p w14:paraId="0CBF4116" w14:textId="77777777" w:rsidR="004E3A6D" w:rsidRPr="006E2E0E" w:rsidRDefault="004E3A6D" w:rsidP="006E2E0E">
            <w:pPr>
              <w:ind w:left="0" w:firstLine="0"/>
              <w:jc w:val="center"/>
              <w:rPr>
                <w:rFonts w:ascii="宋体" w:eastAsia="宋体" w:hAnsi="宋体"/>
              </w:rPr>
            </w:pPr>
          </w:p>
        </w:tc>
        <w:tc>
          <w:tcPr>
            <w:tcW w:w="583" w:type="pct"/>
            <w:shd w:val="clear" w:color="auto" w:fill="auto"/>
          </w:tcPr>
          <w:p w14:paraId="203094D4" w14:textId="77777777" w:rsidR="004E3A6D" w:rsidRPr="006E2E0E" w:rsidRDefault="004E3A6D" w:rsidP="006E2E0E">
            <w:pPr>
              <w:ind w:left="0" w:firstLine="0"/>
              <w:jc w:val="center"/>
              <w:rPr>
                <w:rFonts w:ascii="宋体" w:eastAsia="宋体" w:hAnsi="宋体"/>
              </w:rPr>
            </w:pPr>
          </w:p>
          <w:p w14:paraId="02CA4676"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应答标志</w:t>
            </w:r>
          </w:p>
        </w:tc>
        <w:tc>
          <w:tcPr>
            <w:tcW w:w="751" w:type="pct"/>
            <w:shd w:val="clear" w:color="auto" w:fill="auto"/>
          </w:tcPr>
          <w:p w14:paraId="24FDCE3F"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B</w:t>
            </w:r>
            <w:r w:rsidRPr="006E2E0E">
              <w:rPr>
                <w:rFonts w:ascii="宋体" w:eastAsia="宋体" w:hAnsi="宋体"/>
              </w:rPr>
              <w:t>YTE</w:t>
            </w:r>
          </w:p>
        </w:tc>
        <w:tc>
          <w:tcPr>
            <w:tcW w:w="2416" w:type="pct"/>
            <w:shd w:val="clear" w:color="auto" w:fill="auto"/>
          </w:tcPr>
          <w:p w14:paraId="37DE1544" w14:textId="77777777" w:rsidR="004E3A6D" w:rsidRPr="006E2E0E" w:rsidRDefault="004E3A6D" w:rsidP="006E2E0E">
            <w:pPr>
              <w:ind w:left="0" w:firstLine="0"/>
              <w:rPr>
                <w:rFonts w:ascii="宋体" w:eastAsia="宋体" w:hAnsi="宋体"/>
              </w:rPr>
            </w:pPr>
            <w:r w:rsidRPr="006E2E0E">
              <w:rPr>
                <w:rFonts w:ascii="宋体" w:eastAsia="宋体" w:hAnsi="宋体" w:hint="eastAsia"/>
              </w:rPr>
              <w:t>Ox</w:t>
            </w:r>
            <w:r w:rsidRPr="006E2E0E">
              <w:rPr>
                <w:rFonts w:ascii="宋体" w:eastAsia="宋体" w:hAnsi="宋体"/>
              </w:rPr>
              <w:t xml:space="preserve">FE – </w:t>
            </w:r>
            <w:r w:rsidRPr="006E2E0E">
              <w:rPr>
                <w:rFonts w:ascii="宋体" w:eastAsia="宋体" w:hAnsi="宋体" w:hint="eastAsia"/>
              </w:rPr>
              <w:t>命令，</w:t>
            </w:r>
            <w:proofErr w:type="gramStart"/>
            <w:r w:rsidRPr="006E2E0E">
              <w:rPr>
                <w:rFonts w:ascii="宋体" w:eastAsia="宋体" w:hAnsi="宋体" w:hint="eastAsia"/>
              </w:rPr>
              <w:t>命令包非应答</w:t>
            </w:r>
            <w:proofErr w:type="gramEnd"/>
            <w:r w:rsidRPr="006E2E0E">
              <w:rPr>
                <w:rFonts w:ascii="宋体" w:eastAsia="宋体" w:hAnsi="宋体" w:hint="eastAsia"/>
              </w:rPr>
              <w:t>包</w:t>
            </w:r>
          </w:p>
          <w:p w14:paraId="5DE29C08" w14:textId="77777777" w:rsidR="004E3A6D" w:rsidRPr="006E2E0E" w:rsidRDefault="004E3A6D" w:rsidP="006E2E0E">
            <w:pPr>
              <w:ind w:left="0" w:firstLine="0"/>
              <w:rPr>
                <w:rFonts w:ascii="宋体" w:eastAsia="宋体" w:hAnsi="宋体"/>
              </w:rPr>
            </w:pPr>
            <w:r w:rsidRPr="006E2E0E">
              <w:rPr>
                <w:rFonts w:ascii="宋体" w:eastAsia="宋体" w:hAnsi="宋体" w:hint="eastAsia"/>
              </w:rPr>
              <w:t>0x</w:t>
            </w:r>
            <w:r w:rsidRPr="006E2E0E">
              <w:rPr>
                <w:rFonts w:ascii="宋体" w:eastAsia="宋体" w:hAnsi="宋体"/>
              </w:rPr>
              <w:t xml:space="preserve">01 – </w:t>
            </w:r>
            <w:r w:rsidRPr="006E2E0E">
              <w:rPr>
                <w:rFonts w:ascii="宋体" w:eastAsia="宋体" w:hAnsi="宋体" w:hint="eastAsia"/>
              </w:rPr>
              <w:t>成功，接收到正确信息</w:t>
            </w:r>
          </w:p>
          <w:p w14:paraId="5988BFF0" w14:textId="77777777" w:rsidR="004E3A6D" w:rsidRPr="006E2E0E" w:rsidRDefault="004E3A6D" w:rsidP="006E2E0E">
            <w:pPr>
              <w:ind w:left="0" w:firstLine="0"/>
              <w:rPr>
                <w:rFonts w:ascii="宋体" w:eastAsia="宋体" w:hAnsi="宋体"/>
              </w:rPr>
            </w:pPr>
            <w:r w:rsidRPr="006E2E0E">
              <w:rPr>
                <w:rFonts w:ascii="宋体" w:eastAsia="宋体" w:hAnsi="宋体" w:hint="eastAsia"/>
              </w:rPr>
              <w:t>0x</w:t>
            </w:r>
            <w:r w:rsidRPr="006E2E0E">
              <w:rPr>
                <w:rFonts w:ascii="宋体" w:eastAsia="宋体" w:hAnsi="宋体"/>
              </w:rPr>
              <w:t xml:space="preserve">02 – </w:t>
            </w:r>
            <w:r w:rsidRPr="006E2E0E">
              <w:rPr>
                <w:rFonts w:ascii="宋体" w:eastAsia="宋体" w:hAnsi="宋体" w:hint="eastAsia"/>
              </w:rPr>
              <w:t>错误，设置未成功</w:t>
            </w:r>
          </w:p>
          <w:p w14:paraId="6E383CA4" w14:textId="77777777" w:rsidR="004E3A6D" w:rsidRPr="006E2E0E" w:rsidRDefault="004E3A6D" w:rsidP="006E2E0E">
            <w:pPr>
              <w:ind w:left="0" w:firstLine="0"/>
              <w:rPr>
                <w:rFonts w:ascii="宋体" w:eastAsia="宋体" w:hAnsi="宋体"/>
              </w:rPr>
            </w:pPr>
            <w:r w:rsidRPr="006E2E0E">
              <w:rPr>
                <w:rFonts w:ascii="宋体" w:eastAsia="宋体" w:hAnsi="宋体" w:hint="eastAsia"/>
              </w:rPr>
              <w:t>0x</w:t>
            </w:r>
            <w:r w:rsidRPr="006E2E0E">
              <w:rPr>
                <w:rFonts w:ascii="宋体" w:eastAsia="宋体" w:hAnsi="宋体"/>
              </w:rPr>
              <w:t>03 – VIN</w:t>
            </w:r>
            <w:r w:rsidRPr="006E2E0E">
              <w:rPr>
                <w:rFonts w:ascii="宋体" w:eastAsia="宋体" w:hAnsi="宋体" w:hint="eastAsia"/>
              </w:rPr>
              <w:t>重复，V</w:t>
            </w:r>
            <w:r w:rsidRPr="006E2E0E">
              <w:rPr>
                <w:rFonts w:ascii="宋体" w:eastAsia="宋体" w:hAnsi="宋体"/>
              </w:rPr>
              <w:t>IN</w:t>
            </w:r>
            <w:r w:rsidRPr="006E2E0E">
              <w:rPr>
                <w:rFonts w:ascii="宋体" w:eastAsia="宋体" w:hAnsi="宋体" w:hint="eastAsia"/>
              </w:rPr>
              <w:t>重复错误</w:t>
            </w:r>
          </w:p>
        </w:tc>
      </w:tr>
      <w:tr w:rsidR="006E2E0E" w:rsidRPr="006E2E0E" w14:paraId="09784644" w14:textId="77777777" w:rsidTr="00B50C39">
        <w:tc>
          <w:tcPr>
            <w:tcW w:w="749" w:type="pct"/>
            <w:shd w:val="clear" w:color="auto" w:fill="auto"/>
            <w:vAlign w:val="center"/>
          </w:tcPr>
          <w:p w14:paraId="5C3922DF"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4</w:t>
            </w:r>
          </w:p>
        </w:tc>
        <w:tc>
          <w:tcPr>
            <w:tcW w:w="1084" w:type="pct"/>
            <w:gridSpan w:val="2"/>
            <w:shd w:val="clear" w:color="auto" w:fill="auto"/>
            <w:vAlign w:val="center"/>
          </w:tcPr>
          <w:p w14:paraId="16FB9F01"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唯一识别码</w:t>
            </w:r>
          </w:p>
        </w:tc>
        <w:tc>
          <w:tcPr>
            <w:tcW w:w="751" w:type="pct"/>
            <w:shd w:val="clear" w:color="auto" w:fill="auto"/>
            <w:vAlign w:val="center"/>
          </w:tcPr>
          <w:p w14:paraId="4E0FA29C"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S</w:t>
            </w:r>
            <w:r w:rsidRPr="006E2E0E">
              <w:rPr>
                <w:rFonts w:ascii="宋体" w:eastAsia="宋体" w:hAnsi="宋体"/>
              </w:rPr>
              <w:t>TRING</w:t>
            </w:r>
          </w:p>
        </w:tc>
        <w:tc>
          <w:tcPr>
            <w:tcW w:w="2416" w:type="pct"/>
            <w:shd w:val="clear" w:color="auto" w:fill="auto"/>
          </w:tcPr>
          <w:p w14:paraId="48DE0BD2" w14:textId="77777777" w:rsidR="004E3A6D" w:rsidRPr="006E2E0E" w:rsidRDefault="004E3A6D" w:rsidP="006E2E0E">
            <w:pPr>
              <w:ind w:left="0" w:firstLine="0"/>
              <w:rPr>
                <w:rFonts w:ascii="宋体" w:eastAsia="宋体" w:hAnsi="宋体"/>
              </w:rPr>
            </w:pPr>
            <w:r w:rsidRPr="006E2E0E">
              <w:rPr>
                <w:rFonts w:ascii="宋体" w:eastAsia="宋体" w:hAnsi="宋体" w:hint="eastAsia"/>
              </w:rPr>
              <w:t>传输车辆数据时，使用车辆V</w:t>
            </w:r>
            <w:r w:rsidRPr="006E2E0E">
              <w:rPr>
                <w:rFonts w:ascii="宋体" w:eastAsia="宋体" w:hAnsi="宋体"/>
              </w:rPr>
              <w:t>IN</w:t>
            </w:r>
            <w:r w:rsidRPr="006E2E0E">
              <w:rPr>
                <w:rFonts w:ascii="宋体" w:eastAsia="宋体" w:hAnsi="宋体" w:hint="eastAsia"/>
              </w:rPr>
              <w:t>，其字码符合G</w:t>
            </w:r>
            <w:r w:rsidRPr="006E2E0E">
              <w:rPr>
                <w:rFonts w:ascii="宋体" w:eastAsia="宋体" w:hAnsi="宋体"/>
              </w:rPr>
              <w:t>B 16735</w:t>
            </w:r>
            <w:r w:rsidRPr="006E2E0E">
              <w:rPr>
                <w:rFonts w:ascii="宋体" w:eastAsia="宋体" w:hAnsi="宋体" w:hint="eastAsia"/>
              </w:rPr>
              <w:t>的规定。如传输其他数据，则使用唯一自定义编码。</w:t>
            </w:r>
          </w:p>
        </w:tc>
      </w:tr>
      <w:tr w:rsidR="006E2E0E" w:rsidRPr="006E2E0E" w14:paraId="1E6EF501" w14:textId="77777777" w:rsidTr="00B50C39">
        <w:tc>
          <w:tcPr>
            <w:tcW w:w="749" w:type="pct"/>
            <w:shd w:val="clear" w:color="auto" w:fill="auto"/>
            <w:vAlign w:val="center"/>
          </w:tcPr>
          <w:p w14:paraId="662C6369"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2</w:t>
            </w:r>
            <w:r w:rsidRPr="006E2E0E">
              <w:rPr>
                <w:rFonts w:ascii="宋体" w:eastAsia="宋体" w:hAnsi="宋体"/>
              </w:rPr>
              <w:t>1</w:t>
            </w:r>
          </w:p>
        </w:tc>
        <w:tc>
          <w:tcPr>
            <w:tcW w:w="1084" w:type="pct"/>
            <w:gridSpan w:val="2"/>
            <w:shd w:val="clear" w:color="auto" w:fill="auto"/>
            <w:vAlign w:val="center"/>
          </w:tcPr>
          <w:p w14:paraId="4FEEA2A3"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数据单元加密方式</w:t>
            </w:r>
          </w:p>
        </w:tc>
        <w:tc>
          <w:tcPr>
            <w:tcW w:w="751" w:type="pct"/>
            <w:shd w:val="clear" w:color="auto" w:fill="auto"/>
            <w:vAlign w:val="center"/>
          </w:tcPr>
          <w:p w14:paraId="10E22BD9"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B</w:t>
            </w:r>
            <w:r w:rsidRPr="006E2E0E">
              <w:rPr>
                <w:rFonts w:ascii="宋体" w:eastAsia="宋体" w:hAnsi="宋体"/>
              </w:rPr>
              <w:t>YTE</w:t>
            </w:r>
          </w:p>
        </w:tc>
        <w:tc>
          <w:tcPr>
            <w:tcW w:w="2416" w:type="pct"/>
            <w:shd w:val="clear" w:color="auto" w:fill="auto"/>
          </w:tcPr>
          <w:p w14:paraId="4FB8D522" w14:textId="77777777" w:rsidR="004E3A6D" w:rsidRPr="006E2E0E" w:rsidRDefault="004E3A6D" w:rsidP="006E2E0E">
            <w:pPr>
              <w:ind w:left="0" w:firstLine="0"/>
              <w:rPr>
                <w:rFonts w:ascii="宋体" w:eastAsia="宋体" w:hAnsi="宋体"/>
              </w:rPr>
            </w:pPr>
            <w:r w:rsidRPr="006E2E0E">
              <w:rPr>
                <w:rFonts w:ascii="宋体" w:eastAsia="宋体" w:hAnsi="宋体" w:hint="eastAsia"/>
              </w:rPr>
              <w:t>0x</w:t>
            </w:r>
            <w:r w:rsidRPr="006E2E0E">
              <w:rPr>
                <w:rFonts w:ascii="宋体" w:eastAsia="宋体" w:hAnsi="宋体"/>
              </w:rPr>
              <w:t>01</w:t>
            </w:r>
            <w:r w:rsidRPr="006E2E0E">
              <w:rPr>
                <w:rFonts w:ascii="宋体" w:eastAsia="宋体" w:hAnsi="宋体" w:hint="eastAsia"/>
              </w:rPr>
              <w:t>：不加密；</w:t>
            </w:r>
          </w:p>
          <w:p w14:paraId="00D56720" w14:textId="77777777" w:rsidR="004E3A6D" w:rsidRPr="006E2E0E" w:rsidRDefault="004E3A6D" w:rsidP="006E2E0E">
            <w:pPr>
              <w:ind w:left="0" w:firstLine="0"/>
              <w:rPr>
                <w:rFonts w:ascii="宋体" w:eastAsia="宋体" w:hAnsi="宋体"/>
              </w:rPr>
            </w:pPr>
            <w:r w:rsidRPr="006E2E0E">
              <w:rPr>
                <w:rFonts w:ascii="宋体" w:eastAsia="宋体" w:hAnsi="宋体" w:hint="eastAsia"/>
              </w:rPr>
              <w:t>0x</w:t>
            </w:r>
            <w:r w:rsidRPr="006E2E0E">
              <w:rPr>
                <w:rFonts w:ascii="宋体" w:eastAsia="宋体" w:hAnsi="宋体"/>
              </w:rPr>
              <w:t>02</w:t>
            </w:r>
            <w:r w:rsidRPr="006E2E0E">
              <w:rPr>
                <w:rFonts w:ascii="宋体" w:eastAsia="宋体" w:hAnsi="宋体" w:hint="eastAsia"/>
              </w:rPr>
              <w:t>：R</w:t>
            </w:r>
            <w:r w:rsidRPr="006E2E0E">
              <w:rPr>
                <w:rFonts w:ascii="宋体" w:eastAsia="宋体" w:hAnsi="宋体"/>
              </w:rPr>
              <w:t>SA</w:t>
            </w:r>
            <w:r w:rsidRPr="006E2E0E">
              <w:rPr>
                <w:rFonts w:ascii="宋体" w:eastAsia="宋体" w:hAnsi="宋体" w:hint="eastAsia"/>
              </w:rPr>
              <w:t>加密；</w:t>
            </w:r>
          </w:p>
          <w:p w14:paraId="15E1EE13" w14:textId="77777777" w:rsidR="004E3A6D" w:rsidRPr="006E2E0E" w:rsidRDefault="004E3A6D" w:rsidP="006E2E0E">
            <w:pPr>
              <w:ind w:left="0" w:firstLine="0"/>
              <w:rPr>
                <w:rFonts w:ascii="宋体" w:eastAsia="宋体" w:hAnsi="宋体"/>
              </w:rPr>
            </w:pPr>
            <w:r w:rsidRPr="006E2E0E">
              <w:rPr>
                <w:rFonts w:ascii="宋体" w:eastAsia="宋体" w:hAnsi="宋体" w:hint="eastAsia"/>
              </w:rPr>
              <w:t>0x</w:t>
            </w:r>
            <w:r w:rsidRPr="006E2E0E">
              <w:rPr>
                <w:rFonts w:ascii="宋体" w:eastAsia="宋体" w:hAnsi="宋体"/>
              </w:rPr>
              <w:t>03</w:t>
            </w:r>
            <w:r w:rsidRPr="006E2E0E">
              <w:rPr>
                <w:rFonts w:ascii="宋体" w:eastAsia="宋体" w:hAnsi="宋体" w:hint="eastAsia"/>
              </w:rPr>
              <w:t>：A</w:t>
            </w:r>
            <w:r w:rsidRPr="006E2E0E">
              <w:rPr>
                <w:rFonts w:ascii="宋体" w:eastAsia="宋体" w:hAnsi="宋体"/>
              </w:rPr>
              <w:t>ES128</w:t>
            </w:r>
            <w:r w:rsidRPr="006E2E0E">
              <w:rPr>
                <w:rFonts w:ascii="宋体" w:eastAsia="宋体" w:hAnsi="宋体" w:hint="eastAsia"/>
              </w:rPr>
              <w:t>加密；</w:t>
            </w:r>
          </w:p>
          <w:p w14:paraId="17771244" w14:textId="77777777" w:rsidR="004E3A6D" w:rsidRPr="006E2E0E" w:rsidRDefault="004E3A6D" w:rsidP="006E2E0E">
            <w:pPr>
              <w:ind w:left="0" w:firstLine="0"/>
              <w:rPr>
                <w:rFonts w:ascii="宋体" w:eastAsia="宋体" w:hAnsi="宋体"/>
              </w:rPr>
            </w:pPr>
            <w:r w:rsidRPr="006E2E0E">
              <w:rPr>
                <w:rFonts w:ascii="宋体" w:eastAsia="宋体" w:hAnsi="宋体" w:hint="eastAsia"/>
              </w:rPr>
              <w:t>0x</w:t>
            </w:r>
            <w:r w:rsidRPr="006E2E0E">
              <w:rPr>
                <w:rFonts w:ascii="宋体" w:eastAsia="宋体" w:hAnsi="宋体"/>
              </w:rPr>
              <w:t>FE</w:t>
            </w:r>
            <w:r w:rsidRPr="006E2E0E">
              <w:rPr>
                <w:rFonts w:ascii="宋体" w:eastAsia="宋体" w:hAnsi="宋体" w:hint="eastAsia"/>
              </w:rPr>
              <w:t>：异常</w:t>
            </w:r>
          </w:p>
          <w:p w14:paraId="4E0484FE" w14:textId="77777777" w:rsidR="004E3A6D" w:rsidRPr="006E2E0E" w:rsidRDefault="004E3A6D" w:rsidP="006E2E0E">
            <w:pPr>
              <w:ind w:left="0" w:firstLine="0"/>
              <w:rPr>
                <w:rFonts w:ascii="宋体" w:eastAsia="宋体" w:hAnsi="宋体"/>
              </w:rPr>
            </w:pPr>
            <w:r w:rsidRPr="006E2E0E">
              <w:rPr>
                <w:rFonts w:ascii="宋体" w:eastAsia="宋体" w:hAnsi="宋体" w:hint="eastAsia"/>
              </w:rPr>
              <w:t>0x</w:t>
            </w:r>
            <w:r w:rsidRPr="006E2E0E">
              <w:rPr>
                <w:rFonts w:ascii="宋体" w:eastAsia="宋体" w:hAnsi="宋体"/>
              </w:rPr>
              <w:t>FF</w:t>
            </w:r>
            <w:r w:rsidRPr="006E2E0E">
              <w:rPr>
                <w:rFonts w:ascii="宋体" w:eastAsia="宋体" w:hAnsi="宋体" w:hint="eastAsia"/>
              </w:rPr>
              <w:t>：无效</w:t>
            </w:r>
          </w:p>
        </w:tc>
      </w:tr>
      <w:tr w:rsidR="006E2E0E" w:rsidRPr="006E2E0E" w14:paraId="332C2575" w14:textId="77777777" w:rsidTr="00B50C39">
        <w:tc>
          <w:tcPr>
            <w:tcW w:w="749" w:type="pct"/>
            <w:shd w:val="clear" w:color="auto" w:fill="auto"/>
            <w:vAlign w:val="center"/>
          </w:tcPr>
          <w:p w14:paraId="21B9F8BD"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2</w:t>
            </w:r>
            <w:r w:rsidRPr="006E2E0E">
              <w:rPr>
                <w:rFonts w:ascii="宋体" w:eastAsia="宋体" w:hAnsi="宋体"/>
              </w:rPr>
              <w:t>2</w:t>
            </w:r>
          </w:p>
        </w:tc>
        <w:tc>
          <w:tcPr>
            <w:tcW w:w="1084" w:type="pct"/>
            <w:gridSpan w:val="2"/>
            <w:shd w:val="clear" w:color="auto" w:fill="auto"/>
            <w:vAlign w:val="center"/>
          </w:tcPr>
          <w:p w14:paraId="7688282C"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数据单元长度</w:t>
            </w:r>
          </w:p>
        </w:tc>
        <w:tc>
          <w:tcPr>
            <w:tcW w:w="751" w:type="pct"/>
            <w:shd w:val="clear" w:color="auto" w:fill="auto"/>
            <w:vAlign w:val="center"/>
          </w:tcPr>
          <w:p w14:paraId="607A250E"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W</w:t>
            </w:r>
            <w:r w:rsidRPr="006E2E0E">
              <w:rPr>
                <w:rFonts w:ascii="宋体" w:eastAsia="宋体" w:hAnsi="宋体"/>
              </w:rPr>
              <w:t>ORD</w:t>
            </w:r>
          </w:p>
        </w:tc>
        <w:tc>
          <w:tcPr>
            <w:tcW w:w="2416" w:type="pct"/>
            <w:shd w:val="clear" w:color="auto" w:fill="auto"/>
          </w:tcPr>
          <w:p w14:paraId="48EC7AB4" w14:textId="77777777" w:rsidR="004E3A6D" w:rsidRPr="006E2E0E" w:rsidRDefault="004E3A6D" w:rsidP="006E2E0E">
            <w:pPr>
              <w:ind w:left="0" w:firstLine="0"/>
              <w:rPr>
                <w:rFonts w:ascii="宋体" w:eastAsia="宋体" w:hAnsi="宋体"/>
              </w:rPr>
            </w:pPr>
            <w:r w:rsidRPr="006E2E0E">
              <w:rPr>
                <w:rFonts w:ascii="宋体" w:eastAsia="宋体" w:hAnsi="宋体" w:hint="eastAsia"/>
              </w:rPr>
              <w:t>数据单元的总字节数，0-</w:t>
            </w:r>
            <w:r w:rsidRPr="006E2E0E">
              <w:rPr>
                <w:rFonts w:ascii="宋体" w:eastAsia="宋体" w:hAnsi="宋体"/>
              </w:rPr>
              <w:t>65531</w:t>
            </w:r>
          </w:p>
        </w:tc>
      </w:tr>
      <w:tr w:rsidR="006E2E0E" w:rsidRPr="006E2E0E" w14:paraId="4ADE8958" w14:textId="77777777" w:rsidTr="00B50C39">
        <w:tc>
          <w:tcPr>
            <w:tcW w:w="749" w:type="pct"/>
            <w:shd w:val="clear" w:color="auto" w:fill="auto"/>
            <w:vAlign w:val="center"/>
          </w:tcPr>
          <w:p w14:paraId="3FA5B9B8"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2</w:t>
            </w:r>
            <w:r w:rsidRPr="006E2E0E">
              <w:rPr>
                <w:rFonts w:ascii="宋体" w:eastAsia="宋体" w:hAnsi="宋体"/>
              </w:rPr>
              <w:t>4</w:t>
            </w:r>
          </w:p>
        </w:tc>
        <w:tc>
          <w:tcPr>
            <w:tcW w:w="1084" w:type="pct"/>
            <w:gridSpan w:val="2"/>
            <w:shd w:val="clear" w:color="auto" w:fill="auto"/>
            <w:vAlign w:val="center"/>
          </w:tcPr>
          <w:p w14:paraId="53D294DF"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数据单元</w:t>
            </w:r>
          </w:p>
        </w:tc>
        <w:tc>
          <w:tcPr>
            <w:tcW w:w="751" w:type="pct"/>
            <w:shd w:val="clear" w:color="auto" w:fill="auto"/>
            <w:vAlign w:val="center"/>
          </w:tcPr>
          <w:p w14:paraId="50A5FE5C"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w:t>
            </w:r>
          </w:p>
        </w:tc>
        <w:tc>
          <w:tcPr>
            <w:tcW w:w="2416" w:type="pct"/>
            <w:shd w:val="clear" w:color="auto" w:fill="auto"/>
          </w:tcPr>
          <w:p w14:paraId="0B1BF6FA" w14:textId="77777777" w:rsidR="004E3A6D" w:rsidRPr="006E2E0E" w:rsidRDefault="004E3A6D" w:rsidP="006E2E0E">
            <w:pPr>
              <w:ind w:left="0" w:firstLine="0"/>
              <w:rPr>
                <w:rFonts w:ascii="宋体" w:eastAsia="宋体" w:hAnsi="宋体"/>
              </w:rPr>
            </w:pPr>
          </w:p>
        </w:tc>
      </w:tr>
      <w:tr w:rsidR="006E2E0E" w:rsidRPr="006E2E0E" w14:paraId="7EB79C0D" w14:textId="77777777" w:rsidTr="00B50C39">
        <w:tc>
          <w:tcPr>
            <w:tcW w:w="749" w:type="pct"/>
            <w:shd w:val="clear" w:color="auto" w:fill="auto"/>
            <w:vAlign w:val="center"/>
          </w:tcPr>
          <w:p w14:paraId="5647DB78"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倒数第一位</w:t>
            </w:r>
          </w:p>
        </w:tc>
        <w:tc>
          <w:tcPr>
            <w:tcW w:w="1084" w:type="pct"/>
            <w:gridSpan w:val="2"/>
            <w:shd w:val="clear" w:color="auto" w:fill="auto"/>
            <w:vAlign w:val="center"/>
          </w:tcPr>
          <w:p w14:paraId="1DBB7704"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校验码</w:t>
            </w:r>
          </w:p>
        </w:tc>
        <w:tc>
          <w:tcPr>
            <w:tcW w:w="751" w:type="pct"/>
            <w:shd w:val="clear" w:color="auto" w:fill="auto"/>
            <w:vAlign w:val="center"/>
          </w:tcPr>
          <w:p w14:paraId="3BD1A7EC"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B</w:t>
            </w:r>
            <w:r w:rsidRPr="006E2E0E">
              <w:rPr>
                <w:rFonts w:ascii="宋体" w:eastAsia="宋体" w:hAnsi="宋体"/>
              </w:rPr>
              <w:t>YTE</w:t>
            </w:r>
          </w:p>
        </w:tc>
        <w:tc>
          <w:tcPr>
            <w:tcW w:w="2416" w:type="pct"/>
            <w:shd w:val="clear" w:color="auto" w:fill="auto"/>
          </w:tcPr>
          <w:p w14:paraId="7523EFE8" w14:textId="77777777" w:rsidR="004E3A6D" w:rsidRPr="006E2E0E" w:rsidRDefault="004E3A6D" w:rsidP="006E2E0E">
            <w:pPr>
              <w:ind w:left="0" w:firstLine="0"/>
              <w:rPr>
                <w:rFonts w:ascii="宋体" w:eastAsia="宋体" w:hAnsi="宋体"/>
              </w:rPr>
            </w:pPr>
            <w:r w:rsidRPr="006E2E0E">
              <w:rPr>
                <w:rFonts w:ascii="宋体" w:eastAsia="宋体" w:hAnsi="宋体" w:hint="eastAsia"/>
              </w:rPr>
              <w:t>B</w:t>
            </w:r>
            <w:r w:rsidRPr="006E2E0E">
              <w:rPr>
                <w:rFonts w:ascii="宋体" w:eastAsia="宋体" w:hAnsi="宋体"/>
              </w:rPr>
              <w:t>CC</w:t>
            </w:r>
            <w:r w:rsidRPr="006E2E0E">
              <w:rPr>
                <w:rFonts w:ascii="宋体" w:eastAsia="宋体" w:hAnsi="宋体" w:hint="eastAsia"/>
              </w:rPr>
              <w:t>（异或校验），从命令单元的第一个字节开始，同后一个字节异或，直到</w:t>
            </w:r>
            <w:proofErr w:type="gramStart"/>
            <w:r w:rsidRPr="006E2E0E">
              <w:rPr>
                <w:rFonts w:ascii="宋体" w:eastAsia="宋体" w:hAnsi="宋体" w:hint="eastAsia"/>
              </w:rPr>
              <w:t>校验码前一</w:t>
            </w:r>
            <w:proofErr w:type="gramEnd"/>
            <w:r w:rsidRPr="006E2E0E">
              <w:rPr>
                <w:rFonts w:ascii="宋体" w:eastAsia="宋体" w:hAnsi="宋体" w:hint="eastAsia"/>
              </w:rPr>
              <w:t>字节为止。当数据单元存在加密时，应先加密后校验，先校验后解密。</w:t>
            </w:r>
          </w:p>
        </w:tc>
      </w:tr>
    </w:tbl>
    <w:p w14:paraId="64EA99D4" w14:textId="77777777" w:rsidR="004E3A6D" w:rsidRPr="00585200" w:rsidRDefault="004E3A6D">
      <w:pPr>
        <w:ind w:left="0" w:firstLine="0"/>
        <w:rPr>
          <w:rFonts w:ascii="宋体" w:eastAsia="宋体" w:hAnsi="宋体"/>
        </w:rPr>
      </w:pPr>
      <w:r w:rsidRPr="00585200">
        <w:rPr>
          <w:rFonts w:ascii="宋体" w:eastAsia="宋体" w:hAnsi="宋体" w:hint="eastAsia"/>
        </w:rPr>
        <w:t>注：</w:t>
      </w:r>
    </w:p>
    <w:p w14:paraId="171C44A4" w14:textId="77777777" w:rsidR="004E3A6D" w:rsidRPr="00585200" w:rsidRDefault="004E3A6D">
      <w:pPr>
        <w:rPr>
          <w:rFonts w:ascii="宋体" w:eastAsia="宋体" w:hAnsi="宋体"/>
        </w:rPr>
      </w:pPr>
      <w:r w:rsidRPr="00585200">
        <w:rPr>
          <w:rFonts w:ascii="宋体" w:eastAsia="宋体" w:hAnsi="宋体" w:hint="eastAsia"/>
        </w:rPr>
        <w:t>1、命令标识</w:t>
      </w:r>
      <w:r w:rsidRPr="00585200">
        <w:rPr>
          <w:rFonts w:ascii="宋体" w:eastAsia="宋体" w:hAnsi="宋体" w:hint="eastAsia"/>
          <w:b/>
        </w:rPr>
        <w:t>0x</w:t>
      </w:r>
      <w:r w:rsidRPr="00585200">
        <w:rPr>
          <w:rFonts w:ascii="宋体" w:eastAsia="宋体" w:hAnsi="宋体"/>
          <w:b/>
        </w:rPr>
        <w:t>02</w:t>
      </w:r>
      <w:r w:rsidRPr="00585200">
        <w:rPr>
          <w:rFonts w:ascii="宋体" w:eastAsia="宋体" w:hAnsi="宋体"/>
        </w:rPr>
        <w:t xml:space="preserve"> </w:t>
      </w:r>
      <w:r w:rsidRPr="00585200">
        <w:rPr>
          <w:rFonts w:ascii="宋体" w:eastAsia="宋体" w:hAnsi="宋体" w:hint="eastAsia"/>
        </w:rPr>
        <w:t>用来传输T</w:t>
      </w:r>
      <w:r w:rsidRPr="00585200">
        <w:rPr>
          <w:rFonts w:ascii="宋体" w:eastAsia="宋体" w:hAnsi="宋体"/>
        </w:rPr>
        <w:t>BOX</w:t>
      </w:r>
      <w:r w:rsidRPr="00585200">
        <w:rPr>
          <w:rFonts w:ascii="宋体" w:eastAsia="宋体" w:hAnsi="宋体" w:hint="eastAsia"/>
        </w:rPr>
        <w:t>上传到平台的国电投私有协议数据；</w:t>
      </w:r>
    </w:p>
    <w:p w14:paraId="32820D43" w14:textId="114BF79B" w:rsidR="004E3A6D" w:rsidRPr="00585200" w:rsidRDefault="004E3A6D">
      <w:pPr>
        <w:ind w:left="0" w:firstLine="0"/>
        <w:rPr>
          <w:rFonts w:ascii="宋体" w:eastAsia="宋体" w:hAnsi="宋体"/>
        </w:rPr>
      </w:pPr>
      <w:r w:rsidRPr="00585200">
        <w:rPr>
          <w:rFonts w:ascii="宋体" w:eastAsia="宋体" w:hAnsi="宋体"/>
        </w:rPr>
        <w:t>2</w:t>
      </w:r>
      <w:r w:rsidRPr="00585200">
        <w:rPr>
          <w:rFonts w:ascii="宋体" w:eastAsia="宋体" w:hAnsi="宋体" w:hint="eastAsia"/>
        </w:rPr>
        <w:t>、命令标识</w:t>
      </w:r>
      <w:r w:rsidRPr="00585200">
        <w:rPr>
          <w:rFonts w:ascii="宋体" w:eastAsia="宋体" w:hAnsi="宋体" w:hint="eastAsia"/>
          <w:b/>
        </w:rPr>
        <w:t>0x</w:t>
      </w:r>
      <w:r w:rsidRPr="00585200">
        <w:rPr>
          <w:rFonts w:ascii="宋体" w:eastAsia="宋体" w:hAnsi="宋体"/>
          <w:b/>
        </w:rPr>
        <w:t>82</w:t>
      </w:r>
      <w:r w:rsidRPr="00585200">
        <w:rPr>
          <w:rFonts w:ascii="宋体" w:eastAsia="宋体" w:hAnsi="宋体"/>
        </w:rPr>
        <w:t xml:space="preserve"> </w:t>
      </w:r>
      <w:r w:rsidRPr="00585200">
        <w:rPr>
          <w:rFonts w:ascii="宋体" w:eastAsia="宋体" w:hAnsi="宋体" w:hint="eastAsia"/>
        </w:rPr>
        <w:t>用来传输平台下发到T</w:t>
      </w:r>
      <w:r w:rsidRPr="00585200">
        <w:rPr>
          <w:rFonts w:ascii="宋体" w:eastAsia="宋体" w:hAnsi="宋体"/>
        </w:rPr>
        <w:t>BOX</w:t>
      </w:r>
      <w:r w:rsidRPr="00585200">
        <w:rPr>
          <w:rFonts w:ascii="宋体" w:eastAsia="宋体" w:hAnsi="宋体" w:hint="eastAsia"/>
        </w:rPr>
        <w:t>的国电投私有协议数据。</w:t>
      </w:r>
    </w:p>
    <w:p w14:paraId="42439A55" w14:textId="77777777" w:rsidR="004E3A6D" w:rsidRPr="00585200" w:rsidRDefault="004E3A6D">
      <w:pPr>
        <w:rPr>
          <w:rFonts w:ascii="宋体" w:eastAsia="宋体" w:hAnsi="宋体"/>
        </w:rPr>
      </w:pPr>
      <w:r w:rsidRPr="00585200">
        <w:rPr>
          <w:rFonts w:ascii="宋体" w:eastAsia="宋体" w:hAnsi="宋体" w:hint="eastAsia"/>
        </w:rPr>
        <w:t>3、私有协议指令码在原来基础上+</w:t>
      </w:r>
      <w:r w:rsidRPr="00585200">
        <w:rPr>
          <w:rFonts w:ascii="宋体" w:eastAsia="宋体" w:hAnsi="宋体"/>
        </w:rPr>
        <w:t>0</w:t>
      </w:r>
      <w:r w:rsidRPr="00585200">
        <w:rPr>
          <w:rFonts w:ascii="宋体" w:eastAsia="宋体" w:hAnsi="宋体" w:hint="eastAsia"/>
        </w:rPr>
        <w:t>x</w:t>
      </w:r>
      <w:r w:rsidRPr="00585200">
        <w:rPr>
          <w:rFonts w:ascii="宋体" w:eastAsia="宋体" w:hAnsi="宋体"/>
        </w:rPr>
        <w:t>80</w:t>
      </w:r>
      <w:r w:rsidRPr="00585200">
        <w:rPr>
          <w:rFonts w:ascii="宋体" w:eastAsia="宋体" w:hAnsi="宋体" w:hint="eastAsia"/>
        </w:rPr>
        <w:t>；</w:t>
      </w:r>
    </w:p>
    <w:p w14:paraId="3684844C" w14:textId="77777777" w:rsidR="004E3A6D" w:rsidRDefault="004E3A6D">
      <w:pPr>
        <w:rPr>
          <w:rFonts w:ascii="宋体" w:eastAsia="宋体" w:hAnsi="宋体"/>
        </w:rPr>
      </w:pPr>
      <w:r w:rsidRPr="00585200">
        <w:rPr>
          <w:rFonts w:ascii="宋体" w:eastAsia="宋体" w:hAnsi="宋体"/>
        </w:rPr>
        <w:t>4</w:t>
      </w:r>
      <w:r w:rsidRPr="00585200">
        <w:rPr>
          <w:rFonts w:ascii="宋体" w:eastAsia="宋体" w:hAnsi="宋体" w:hint="eastAsia"/>
        </w:rPr>
        <w:t>、</w:t>
      </w:r>
      <w:r w:rsidRPr="00585200">
        <w:rPr>
          <w:rFonts w:ascii="宋体" w:eastAsia="宋体" w:hAnsi="宋体" w:hint="eastAsia"/>
          <w:b/>
        </w:rPr>
        <w:t>0x</w:t>
      </w:r>
      <w:r w:rsidRPr="00585200">
        <w:rPr>
          <w:rFonts w:ascii="宋体" w:eastAsia="宋体" w:hAnsi="宋体"/>
          <w:b/>
        </w:rPr>
        <w:t>02</w:t>
      </w:r>
      <w:proofErr w:type="gramStart"/>
      <w:r w:rsidRPr="00585200">
        <w:rPr>
          <w:rFonts w:ascii="宋体" w:eastAsia="宋体" w:hAnsi="宋体" w:hint="eastAsia"/>
        </w:rPr>
        <w:t>数据域前补</w:t>
      </w:r>
      <w:proofErr w:type="gramEnd"/>
      <w:r w:rsidRPr="00585200">
        <w:rPr>
          <w:rFonts w:ascii="宋体" w:eastAsia="宋体" w:hAnsi="宋体" w:hint="eastAsia"/>
        </w:rPr>
        <w:t>2个字节的数据长度；</w:t>
      </w:r>
      <w:r w:rsidRPr="00585200">
        <w:rPr>
          <w:rFonts w:ascii="宋体" w:eastAsia="宋体" w:hAnsi="宋体" w:hint="eastAsia"/>
          <w:b/>
        </w:rPr>
        <w:t>0x</w:t>
      </w:r>
      <w:r w:rsidRPr="00585200">
        <w:rPr>
          <w:rFonts w:ascii="宋体" w:eastAsia="宋体" w:hAnsi="宋体"/>
          <w:b/>
        </w:rPr>
        <w:t>82</w:t>
      </w:r>
      <w:r w:rsidRPr="00585200">
        <w:rPr>
          <w:rFonts w:ascii="宋体" w:eastAsia="宋体" w:hAnsi="宋体" w:hint="eastAsia"/>
        </w:rPr>
        <w:t>数据域不变。</w:t>
      </w:r>
    </w:p>
    <w:p w14:paraId="14D43426" w14:textId="77777777" w:rsidR="004E3A6D" w:rsidRPr="00B50C39" w:rsidRDefault="004E3A6D" w:rsidP="00B50C39">
      <w:pPr>
        <w:pStyle w:val="2"/>
        <w:numPr>
          <w:ilvl w:val="2"/>
          <w:numId w:val="4"/>
        </w:numPr>
        <w:spacing w:beforeLines="100" w:before="240" w:afterLines="100" w:after="240" w:line="240" w:lineRule="auto"/>
        <w:rPr>
          <w:rFonts w:ascii="黑体" w:eastAsia="黑体" w:hAnsi="黑体"/>
          <w:b w:val="0"/>
          <w:sz w:val="21"/>
          <w:szCs w:val="21"/>
        </w:rPr>
      </w:pPr>
      <w:bookmarkStart w:id="950" w:name="_Toc118125478"/>
      <w:bookmarkStart w:id="951" w:name="_Toc119050761"/>
      <w:r w:rsidRPr="00B50C39">
        <w:rPr>
          <w:rFonts w:ascii="黑体" w:eastAsia="黑体" w:hAnsi="黑体" w:hint="eastAsia"/>
          <w:b w:val="0"/>
          <w:sz w:val="21"/>
          <w:szCs w:val="21"/>
        </w:rPr>
        <w:t>实时信息上报（0x</w:t>
      </w:r>
      <w:r w:rsidRPr="00B50C39">
        <w:rPr>
          <w:rFonts w:ascii="黑体" w:eastAsia="黑体" w:hAnsi="黑体"/>
          <w:b w:val="0"/>
          <w:sz w:val="21"/>
          <w:szCs w:val="21"/>
        </w:rPr>
        <w:t>02</w:t>
      </w:r>
      <w:r w:rsidRPr="00B50C39">
        <w:rPr>
          <w:rFonts w:ascii="黑体" w:eastAsia="黑体" w:hAnsi="黑体" w:hint="eastAsia"/>
          <w:b w:val="0"/>
          <w:sz w:val="21"/>
          <w:szCs w:val="21"/>
        </w:rPr>
        <w:t>）</w:t>
      </w:r>
      <w:bookmarkEnd w:id="950"/>
      <w:bookmarkEnd w:id="951"/>
    </w:p>
    <w:p w14:paraId="2BE155CC" w14:textId="11267FE7" w:rsidR="004E3A6D" w:rsidRDefault="004E3A6D" w:rsidP="00B50C39">
      <w:pPr>
        <w:spacing w:after="0" w:line="400" w:lineRule="exact"/>
        <w:ind w:left="0" w:firstLineChars="200" w:firstLine="420"/>
        <w:rPr>
          <w:rFonts w:ascii="宋体" w:eastAsia="宋体" w:hAnsi="宋体"/>
        </w:rPr>
      </w:pPr>
      <w:r w:rsidRPr="00B50C39">
        <w:rPr>
          <w:rFonts w:ascii="宋体" w:eastAsia="宋体" w:hAnsi="宋体" w:hint="eastAsia"/>
        </w:rPr>
        <w:t>G</w:t>
      </w:r>
      <w:r w:rsidRPr="00B50C39">
        <w:rPr>
          <w:rFonts w:ascii="宋体" w:eastAsia="宋体" w:hAnsi="宋体"/>
        </w:rPr>
        <w:t>B32960</w:t>
      </w:r>
      <w:r w:rsidRPr="00B50C39">
        <w:rPr>
          <w:rFonts w:ascii="宋体" w:eastAsia="宋体" w:hAnsi="宋体" w:hint="eastAsia"/>
        </w:rPr>
        <w:t>实时信息上报数据格式和定义</w:t>
      </w:r>
      <w:r w:rsidR="00B50C39">
        <w:rPr>
          <w:rFonts w:ascii="宋体" w:eastAsia="宋体" w:hAnsi="宋体" w:hint="eastAsia"/>
        </w:rPr>
        <w:t>。</w:t>
      </w:r>
    </w:p>
    <w:p w14:paraId="0D057153" w14:textId="7CDF1F08" w:rsidR="00B50C39" w:rsidRPr="00B50C39" w:rsidRDefault="00B50C39" w:rsidP="00B50C39">
      <w:pPr>
        <w:spacing w:beforeLines="50" w:before="120" w:after="0" w:line="240" w:lineRule="auto"/>
        <w:ind w:left="0" w:firstLine="0"/>
        <w:jc w:val="center"/>
        <w:rPr>
          <w:rFonts w:ascii="宋体" w:eastAsia="宋体" w:hAnsi="宋体"/>
        </w:rPr>
      </w:pPr>
      <w:r>
        <w:rPr>
          <w:rFonts w:ascii="宋体" w:eastAsia="宋体" w:hAnsi="宋体" w:hint="eastAsia"/>
        </w:rPr>
        <w:t>附表4</w:t>
      </w:r>
      <w:r>
        <w:rPr>
          <w:rFonts w:ascii="宋体" w:eastAsia="宋体" w:hAnsi="宋体"/>
        </w:rPr>
        <w:t>-3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1"/>
        <w:gridCol w:w="2020"/>
        <w:gridCol w:w="2020"/>
        <w:gridCol w:w="2432"/>
      </w:tblGrid>
      <w:tr w:rsidR="006E2E0E" w:rsidRPr="006E2E0E" w14:paraId="40635209" w14:textId="77777777" w:rsidTr="00B50C39">
        <w:trPr>
          <w:trHeight w:val="434"/>
        </w:trPr>
        <w:tc>
          <w:tcPr>
            <w:tcW w:w="1189" w:type="pct"/>
            <w:shd w:val="clear" w:color="auto" w:fill="D9D9D9" w:themeFill="background1" w:themeFillShade="D9"/>
            <w:vAlign w:val="center"/>
          </w:tcPr>
          <w:p w14:paraId="7EA52B3A" w14:textId="77777777" w:rsidR="004E3A6D" w:rsidRPr="00B50C39" w:rsidRDefault="004E3A6D" w:rsidP="00B50C39">
            <w:pPr>
              <w:ind w:left="0" w:firstLine="0"/>
              <w:jc w:val="center"/>
              <w:rPr>
                <w:rFonts w:ascii="宋体" w:eastAsia="宋体" w:hAnsi="宋体"/>
                <w:bCs/>
              </w:rPr>
            </w:pPr>
            <w:r w:rsidRPr="00B50C39">
              <w:rPr>
                <w:rFonts w:ascii="宋体" w:eastAsia="宋体" w:hAnsi="宋体" w:hint="eastAsia"/>
                <w:bCs/>
              </w:rPr>
              <w:t>数据表示内容</w:t>
            </w:r>
          </w:p>
        </w:tc>
        <w:tc>
          <w:tcPr>
            <w:tcW w:w="1189" w:type="pct"/>
            <w:shd w:val="clear" w:color="auto" w:fill="D9D9D9" w:themeFill="background1" w:themeFillShade="D9"/>
            <w:vAlign w:val="center"/>
          </w:tcPr>
          <w:p w14:paraId="21785226" w14:textId="77777777" w:rsidR="004E3A6D" w:rsidRPr="00B50C39" w:rsidRDefault="004E3A6D" w:rsidP="00B50C39">
            <w:pPr>
              <w:ind w:left="0" w:firstLine="0"/>
              <w:jc w:val="center"/>
              <w:rPr>
                <w:rFonts w:ascii="宋体" w:eastAsia="宋体" w:hAnsi="宋体"/>
                <w:bCs/>
              </w:rPr>
            </w:pPr>
            <w:r w:rsidRPr="00B50C39">
              <w:rPr>
                <w:rFonts w:ascii="宋体" w:eastAsia="宋体" w:hAnsi="宋体" w:hint="eastAsia"/>
                <w:bCs/>
              </w:rPr>
              <w:t>长度/字节</w:t>
            </w:r>
          </w:p>
        </w:tc>
        <w:tc>
          <w:tcPr>
            <w:tcW w:w="1189" w:type="pct"/>
            <w:shd w:val="clear" w:color="auto" w:fill="D9D9D9" w:themeFill="background1" w:themeFillShade="D9"/>
            <w:vAlign w:val="center"/>
          </w:tcPr>
          <w:p w14:paraId="1FF43BDF" w14:textId="77777777" w:rsidR="004E3A6D" w:rsidRPr="00B50C39" w:rsidRDefault="004E3A6D" w:rsidP="00B50C39">
            <w:pPr>
              <w:ind w:left="0" w:firstLine="0"/>
              <w:jc w:val="center"/>
              <w:rPr>
                <w:rFonts w:ascii="宋体" w:eastAsia="宋体" w:hAnsi="宋体"/>
                <w:bCs/>
              </w:rPr>
            </w:pPr>
            <w:r w:rsidRPr="00B50C39">
              <w:rPr>
                <w:rFonts w:ascii="宋体" w:eastAsia="宋体" w:hAnsi="宋体" w:hint="eastAsia"/>
                <w:bCs/>
              </w:rPr>
              <w:t>数据类型</w:t>
            </w:r>
          </w:p>
        </w:tc>
        <w:tc>
          <w:tcPr>
            <w:tcW w:w="1432" w:type="pct"/>
            <w:shd w:val="clear" w:color="auto" w:fill="D9D9D9" w:themeFill="background1" w:themeFillShade="D9"/>
            <w:vAlign w:val="center"/>
          </w:tcPr>
          <w:p w14:paraId="77A99919" w14:textId="77777777" w:rsidR="004E3A6D" w:rsidRPr="00B50C39" w:rsidRDefault="004E3A6D" w:rsidP="00B50C39">
            <w:pPr>
              <w:ind w:left="0" w:firstLine="0"/>
              <w:jc w:val="center"/>
              <w:rPr>
                <w:rFonts w:ascii="宋体" w:eastAsia="宋体" w:hAnsi="宋体"/>
                <w:bCs/>
              </w:rPr>
            </w:pPr>
            <w:r w:rsidRPr="00B50C39">
              <w:rPr>
                <w:rFonts w:ascii="宋体" w:eastAsia="宋体" w:hAnsi="宋体" w:hint="eastAsia"/>
                <w:bCs/>
              </w:rPr>
              <w:t>描述及要求</w:t>
            </w:r>
          </w:p>
        </w:tc>
      </w:tr>
      <w:tr w:rsidR="006E2E0E" w:rsidRPr="006E2E0E" w14:paraId="487998C3" w14:textId="77777777" w:rsidTr="00B50C39">
        <w:tc>
          <w:tcPr>
            <w:tcW w:w="1189" w:type="pct"/>
            <w:shd w:val="clear" w:color="auto" w:fill="auto"/>
            <w:vAlign w:val="center"/>
          </w:tcPr>
          <w:p w14:paraId="3D4F0A26" w14:textId="77777777" w:rsidR="004E3A6D" w:rsidRPr="00B50C39" w:rsidRDefault="004E3A6D" w:rsidP="00B50C39">
            <w:pPr>
              <w:ind w:left="0" w:firstLine="0"/>
              <w:jc w:val="center"/>
              <w:rPr>
                <w:rFonts w:ascii="宋体" w:eastAsia="宋体" w:hAnsi="宋体"/>
              </w:rPr>
            </w:pPr>
            <w:r w:rsidRPr="00B50C39">
              <w:rPr>
                <w:rFonts w:ascii="宋体" w:eastAsia="宋体" w:hAnsi="宋体" w:hint="eastAsia"/>
              </w:rPr>
              <w:t>数据采集时间</w:t>
            </w:r>
          </w:p>
        </w:tc>
        <w:tc>
          <w:tcPr>
            <w:tcW w:w="1189" w:type="pct"/>
            <w:shd w:val="clear" w:color="auto" w:fill="auto"/>
          </w:tcPr>
          <w:p w14:paraId="1C451658" w14:textId="77777777" w:rsidR="004E3A6D" w:rsidRPr="00B50C39" w:rsidRDefault="004E3A6D" w:rsidP="006E2E0E">
            <w:pPr>
              <w:ind w:left="0" w:firstLine="0"/>
              <w:jc w:val="center"/>
              <w:rPr>
                <w:rFonts w:ascii="宋体" w:eastAsia="宋体" w:hAnsi="宋体"/>
              </w:rPr>
            </w:pPr>
            <w:r w:rsidRPr="00B50C39">
              <w:rPr>
                <w:rFonts w:ascii="宋体" w:eastAsia="宋体" w:hAnsi="宋体" w:hint="eastAsia"/>
              </w:rPr>
              <w:t>6</w:t>
            </w:r>
          </w:p>
        </w:tc>
        <w:tc>
          <w:tcPr>
            <w:tcW w:w="1189" w:type="pct"/>
            <w:shd w:val="clear" w:color="auto" w:fill="auto"/>
          </w:tcPr>
          <w:p w14:paraId="2176ECD6" w14:textId="77777777" w:rsidR="004E3A6D" w:rsidRPr="00B50C39" w:rsidRDefault="004E3A6D" w:rsidP="006E2E0E">
            <w:pPr>
              <w:ind w:left="0" w:firstLine="0"/>
              <w:jc w:val="center"/>
              <w:rPr>
                <w:rFonts w:ascii="宋体" w:eastAsia="宋体" w:hAnsi="宋体"/>
              </w:rPr>
            </w:pPr>
            <w:r w:rsidRPr="00B50C39">
              <w:rPr>
                <w:rFonts w:ascii="宋体" w:eastAsia="宋体" w:hAnsi="宋体" w:hint="eastAsia"/>
              </w:rPr>
              <w:t>B</w:t>
            </w:r>
            <w:r w:rsidRPr="00B50C39">
              <w:rPr>
                <w:rFonts w:ascii="宋体" w:eastAsia="宋体" w:hAnsi="宋体"/>
              </w:rPr>
              <w:t>YTE[6]</w:t>
            </w:r>
          </w:p>
        </w:tc>
        <w:tc>
          <w:tcPr>
            <w:tcW w:w="1432" w:type="pct"/>
            <w:shd w:val="clear" w:color="auto" w:fill="auto"/>
          </w:tcPr>
          <w:p w14:paraId="6A68906D" w14:textId="77777777" w:rsidR="004E3A6D" w:rsidRPr="00B50C39" w:rsidRDefault="004E3A6D" w:rsidP="006E2E0E">
            <w:pPr>
              <w:ind w:left="0" w:firstLine="0"/>
              <w:rPr>
                <w:rFonts w:ascii="宋体" w:eastAsia="宋体" w:hAnsi="宋体"/>
              </w:rPr>
            </w:pPr>
          </w:p>
        </w:tc>
      </w:tr>
      <w:tr w:rsidR="006E2E0E" w:rsidRPr="006E2E0E" w14:paraId="42D7EFF6" w14:textId="77777777" w:rsidTr="00B50C39">
        <w:tc>
          <w:tcPr>
            <w:tcW w:w="1189" w:type="pct"/>
            <w:shd w:val="clear" w:color="auto" w:fill="auto"/>
            <w:vAlign w:val="center"/>
          </w:tcPr>
          <w:p w14:paraId="7BE651A5" w14:textId="77777777" w:rsidR="004E3A6D" w:rsidRPr="00B50C39" w:rsidRDefault="004E3A6D" w:rsidP="00B50C39">
            <w:pPr>
              <w:ind w:left="0" w:firstLine="0"/>
              <w:jc w:val="center"/>
              <w:rPr>
                <w:rFonts w:ascii="宋体" w:eastAsia="宋体" w:hAnsi="宋体"/>
              </w:rPr>
            </w:pPr>
            <w:r w:rsidRPr="00B50C39">
              <w:rPr>
                <w:rFonts w:ascii="宋体" w:eastAsia="宋体" w:hAnsi="宋体" w:hint="eastAsia"/>
              </w:rPr>
              <w:t>信息类型标志（1）</w:t>
            </w:r>
          </w:p>
        </w:tc>
        <w:tc>
          <w:tcPr>
            <w:tcW w:w="1189" w:type="pct"/>
            <w:shd w:val="clear" w:color="auto" w:fill="auto"/>
          </w:tcPr>
          <w:p w14:paraId="4DD71ADB" w14:textId="77777777" w:rsidR="004E3A6D" w:rsidRPr="00B50C39" w:rsidRDefault="004E3A6D" w:rsidP="006E2E0E">
            <w:pPr>
              <w:ind w:left="0" w:firstLine="0"/>
              <w:jc w:val="center"/>
              <w:rPr>
                <w:rFonts w:ascii="宋体" w:eastAsia="宋体" w:hAnsi="宋体"/>
              </w:rPr>
            </w:pPr>
            <w:r w:rsidRPr="00B50C39">
              <w:rPr>
                <w:rFonts w:ascii="宋体" w:eastAsia="宋体" w:hAnsi="宋体" w:hint="eastAsia"/>
              </w:rPr>
              <w:t>1</w:t>
            </w:r>
          </w:p>
        </w:tc>
        <w:tc>
          <w:tcPr>
            <w:tcW w:w="1189" w:type="pct"/>
            <w:shd w:val="clear" w:color="auto" w:fill="auto"/>
          </w:tcPr>
          <w:p w14:paraId="502E1D66" w14:textId="77777777" w:rsidR="004E3A6D" w:rsidRPr="00B50C39" w:rsidRDefault="004E3A6D" w:rsidP="006E2E0E">
            <w:pPr>
              <w:ind w:left="0" w:firstLine="0"/>
              <w:jc w:val="center"/>
              <w:rPr>
                <w:rFonts w:ascii="宋体" w:eastAsia="宋体" w:hAnsi="宋体"/>
              </w:rPr>
            </w:pPr>
            <w:r w:rsidRPr="00B50C39">
              <w:rPr>
                <w:rFonts w:ascii="宋体" w:eastAsia="宋体" w:hAnsi="宋体" w:hint="eastAsia"/>
              </w:rPr>
              <w:t>B</w:t>
            </w:r>
            <w:r w:rsidRPr="00B50C39">
              <w:rPr>
                <w:rFonts w:ascii="宋体" w:eastAsia="宋体" w:hAnsi="宋体"/>
              </w:rPr>
              <w:t>YTE</w:t>
            </w:r>
          </w:p>
        </w:tc>
        <w:tc>
          <w:tcPr>
            <w:tcW w:w="1432" w:type="pct"/>
            <w:shd w:val="clear" w:color="auto" w:fill="auto"/>
          </w:tcPr>
          <w:p w14:paraId="142AA3BB" w14:textId="77777777" w:rsidR="004E3A6D" w:rsidRPr="00B50C39" w:rsidRDefault="004E3A6D" w:rsidP="006E2E0E">
            <w:pPr>
              <w:ind w:left="0" w:firstLine="0"/>
              <w:rPr>
                <w:rFonts w:ascii="宋体" w:eastAsia="宋体" w:hAnsi="宋体"/>
              </w:rPr>
            </w:pPr>
            <w:r w:rsidRPr="00B50C39">
              <w:rPr>
                <w:rFonts w:ascii="宋体" w:eastAsia="宋体" w:hAnsi="宋体" w:hint="eastAsia"/>
              </w:rPr>
              <w:t>信息类型标志定义见下表</w:t>
            </w:r>
          </w:p>
        </w:tc>
      </w:tr>
      <w:tr w:rsidR="006E2E0E" w:rsidRPr="006E2E0E" w14:paraId="20117AAA" w14:textId="77777777" w:rsidTr="00B50C39">
        <w:tc>
          <w:tcPr>
            <w:tcW w:w="1189" w:type="pct"/>
            <w:shd w:val="clear" w:color="auto" w:fill="auto"/>
            <w:vAlign w:val="center"/>
          </w:tcPr>
          <w:p w14:paraId="711D7E97" w14:textId="77777777" w:rsidR="004E3A6D" w:rsidRPr="00B50C39" w:rsidRDefault="004E3A6D" w:rsidP="00B50C39">
            <w:pPr>
              <w:ind w:left="0" w:firstLine="0"/>
              <w:jc w:val="center"/>
              <w:rPr>
                <w:rFonts w:ascii="宋体" w:eastAsia="宋体" w:hAnsi="宋体"/>
              </w:rPr>
            </w:pPr>
            <w:r w:rsidRPr="00B50C39">
              <w:rPr>
                <w:rFonts w:ascii="宋体" w:eastAsia="宋体" w:hAnsi="宋体" w:hint="eastAsia"/>
              </w:rPr>
              <w:t>信息体（1）</w:t>
            </w:r>
          </w:p>
        </w:tc>
        <w:tc>
          <w:tcPr>
            <w:tcW w:w="1189" w:type="pct"/>
            <w:shd w:val="clear" w:color="auto" w:fill="auto"/>
          </w:tcPr>
          <w:p w14:paraId="138E58F9" w14:textId="77777777" w:rsidR="004E3A6D" w:rsidRPr="00B50C39" w:rsidRDefault="004E3A6D" w:rsidP="006E2E0E">
            <w:pPr>
              <w:ind w:left="0" w:firstLine="0"/>
              <w:jc w:val="center"/>
              <w:rPr>
                <w:rFonts w:ascii="宋体" w:eastAsia="宋体" w:hAnsi="宋体"/>
              </w:rPr>
            </w:pPr>
            <w:r w:rsidRPr="00B50C39">
              <w:rPr>
                <w:rFonts w:ascii="宋体" w:eastAsia="宋体" w:hAnsi="宋体" w:hint="eastAsia"/>
              </w:rPr>
              <w:t>-</w:t>
            </w:r>
          </w:p>
        </w:tc>
        <w:tc>
          <w:tcPr>
            <w:tcW w:w="1189" w:type="pct"/>
            <w:shd w:val="clear" w:color="auto" w:fill="auto"/>
          </w:tcPr>
          <w:p w14:paraId="56F81482" w14:textId="77777777" w:rsidR="004E3A6D" w:rsidRPr="00B50C39" w:rsidRDefault="004E3A6D" w:rsidP="006E2E0E">
            <w:pPr>
              <w:ind w:left="0" w:firstLine="0"/>
              <w:jc w:val="center"/>
              <w:rPr>
                <w:rFonts w:ascii="宋体" w:eastAsia="宋体" w:hAnsi="宋体"/>
              </w:rPr>
            </w:pPr>
            <w:r w:rsidRPr="00B50C39">
              <w:rPr>
                <w:rFonts w:ascii="宋体" w:eastAsia="宋体" w:hAnsi="宋体" w:hint="eastAsia"/>
              </w:rPr>
              <w:t>-</w:t>
            </w:r>
          </w:p>
        </w:tc>
        <w:tc>
          <w:tcPr>
            <w:tcW w:w="1432" w:type="pct"/>
            <w:shd w:val="clear" w:color="auto" w:fill="auto"/>
          </w:tcPr>
          <w:p w14:paraId="0637A715" w14:textId="77777777" w:rsidR="004E3A6D" w:rsidRPr="00B50C39" w:rsidRDefault="004E3A6D" w:rsidP="006E2E0E">
            <w:pPr>
              <w:ind w:left="0" w:firstLine="0"/>
              <w:rPr>
                <w:rFonts w:ascii="宋体" w:eastAsia="宋体" w:hAnsi="宋体"/>
              </w:rPr>
            </w:pPr>
            <w:r w:rsidRPr="00B50C39">
              <w:rPr>
                <w:rFonts w:ascii="宋体" w:eastAsia="宋体" w:hAnsi="宋体" w:hint="eastAsia"/>
              </w:rPr>
              <w:t>信息类型不同，长度和数据类型不同。</w:t>
            </w:r>
          </w:p>
        </w:tc>
      </w:tr>
      <w:tr w:rsidR="006E2E0E" w:rsidRPr="006E2E0E" w14:paraId="6D9C27C9" w14:textId="77777777" w:rsidTr="00B50C39">
        <w:tc>
          <w:tcPr>
            <w:tcW w:w="1189" w:type="pct"/>
            <w:shd w:val="clear" w:color="auto" w:fill="auto"/>
            <w:vAlign w:val="center"/>
          </w:tcPr>
          <w:p w14:paraId="599BA1C6" w14:textId="77777777" w:rsidR="004E3A6D" w:rsidRPr="00B50C39" w:rsidRDefault="004E3A6D" w:rsidP="00B50C39">
            <w:pPr>
              <w:ind w:left="0" w:firstLine="0"/>
              <w:jc w:val="center"/>
              <w:rPr>
                <w:rFonts w:ascii="宋体" w:eastAsia="宋体" w:hAnsi="宋体"/>
              </w:rPr>
            </w:pPr>
            <w:r w:rsidRPr="00B50C39">
              <w:rPr>
                <w:rFonts w:ascii="宋体" w:eastAsia="宋体" w:hAnsi="宋体"/>
              </w:rPr>
              <w:t>……</w:t>
            </w:r>
          </w:p>
        </w:tc>
        <w:tc>
          <w:tcPr>
            <w:tcW w:w="1189" w:type="pct"/>
            <w:shd w:val="clear" w:color="auto" w:fill="auto"/>
          </w:tcPr>
          <w:p w14:paraId="429A16DA" w14:textId="77777777" w:rsidR="004E3A6D" w:rsidRPr="00B50C39" w:rsidRDefault="004E3A6D" w:rsidP="006E2E0E">
            <w:pPr>
              <w:ind w:left="0" w:firstLine="0"/>
              <w:jc w:val="center"/>
              <w:rPr>
                <w:rFonts w:ascii="宋体" w:eastAsia="宋体" w:hAnsi="宋体"/>
              </w:rPr>
            </w:pPr>
            <w:r w:rsidRPr="00B50C39">
              <w:rPr>
                <w:rFonts w:ascii="宋体" w:eastAsia="宋体" w:hAnsi="宋体" w:hint="eastAsia"/>
              </w:rPr>
              <w:t>-</w:t>
            </w:r>
          </w:p>
        </w:tc>
        <w:tc>
          <w:tcPr>
            <w:tcW w:w="1189" w:type="pct"/>
            <w:shd w:val="clear" w:color="auto" w:fill="auto"/>
          </w:tcPr>
          <w:p w14:paraId="2C6B6E95" w14:textId="77777777" w:rsidR="004E3A6D" w:rsidRPr="00B50C39" w:rsidRDefault="004E3A6D" w:rsidP="006E2E0E">
            <w:pPr>
              <w:ind w:left="0" w:firstLine="0"/>
              <w:jc w:val="center"/>
              <w:rPr>
                <w:rFonts w:ascii="宋体" w:eastAsia="宋体" w:hAnsi="宋体"/>
              </w:rPr>
            </w:pPr>
            <w:r w:rsidRPr="00B50C39">
              <w:rPr>
                <w:rFonts w:ascii="宋体" w:eastAsia="宋体" w:hAnsi="宋体" w:hint="eastAsia"/>
              </w:rPr>
              <w:t>-</w:t>
            </w:r>
          </w:p>
        </w:tc>
        <w:tc>
          <w:tcPr>
            <w:tcW w:w="1432" w:type="pct"/>
            <w:shd w:val="clear" w:color="auto" w:fill="auto"/>
          </w:tcPr>
          <w:p w14:paraId="307E0540" w14:textId="77777777" w:rsidR="004E3A6D" w:rsidRPr="00B50C39" w:rsidRDefault="004E3A6D" w:rsidP="006E2E0E">
            <w:pPr>
              <w:ind w:left="0" w:firstLine="0"/>
              <w:rPr>
                <w:rFonts w:ascii="宋体" w:eastAsia="宋体" w:hAnsi="宋体"/>
              </w:rPr>
            </w:pPr>
          </w:p>
        </w:tc>
      </w:tr>
      <w:tr w:rsidR="006E2E0E" w:rsidRPr="006E2E0E" w14:paraId="19469C58" w14:textId="77777777" w:rsidTr="00B50C39">
        <w:tc>
          <w:tcPr>
            <w:tcW w:w="1189" w:type="pct"/>
            <w:shd w:val="clear" w:color="auto" w:fill="auto"/>
            <w:vAlign w:val="center"/>
          </w:tcPr>
          <w:p w14:paraId="1AAF4B6C" w14:textId="77777777" w:rsidR="004E3A6D" w:rsidRPr="00B50C39" w:rsidRDefault="004E3A6D" w:rsidP="00B50C39">
            <w:pPr>
              <w:ind w:left="0" w:firstLine="0"/>
              <w:jc w:val="center"/>
              <w:rPr>
                <w:rFonts w:ascii="宋体" w:eastAsia="宋体" w:hAnsi="宋体"/>
              </w:rPr>
            </w:pPr>
            <w:r w:rsidRPr="00B50C39">
              <w:rPr>
                <w:rFonts w:ascii="宋体" w:eastAsia="宋体" w:hAnsi="宋体" w:hint="eastAsia"/>
              </w:rPr>
              <w:t>信息类型标志（n）</w:t>
            </w:r>
          </w:p>
        </w:tc>
        <w:tc>
          <w:tcPr>
            <w:tcW w:w="1189" w:type="pct"/>
            <w:shd w:val="clear" w:color="auto" w:fill="auto"/>
          </w:tcPr>
          <w:p w14:paraId="51ED3C62" w14:textId="77777777" w:rsidR="004E3A6D" w:rsidRPr="00B50C39" w:rsidRDefault="004E3A6D" w:rsidP="006E2E0E">
            <w:pPr>
              <w:ind w:left="0" w:firstLine="0"/>
              <w:jc w:val="center"/>
              <w:rPr>
                <w:rFonts w:ascii="宋体" w:eastAsia="宋体" w:hAnsi="宋体"/>
              </w:rPr>
            </w:pPr>
            <w:r w:rsidRPr="00B50C39">
              <w:rPr>
                <w:rFonts w:ascii="宋体" w:eastAsia="宋体" w:hAnsi="宋体" w:hint="eastAsia"/>
              </w:rPr>
              <w:t>1</w:t>
            </w:r>
          </w:p>
        </w:tc>
        <w:tc>
          <w:tcPr>
            <w:tcW w:w="1189" w:type="pct"/>
            <w:shd w:val="clear" w:color="auto" w:fill="auto"/>
          </w:tcPr>
          <w:p w14:paraId="153266C1" w14:textId="77777777" w:rsidR="004E3A6D" w:rsidRPr="00B50C39" w:rsidRDefault="004E3A6D" w:rsidP="006E2E0E">
            <w:pPr>
              <w:ind w:left="0" w:firstLine="0"/>
              <w:jc w:val="center"/>
              <w:rPr>
                <w:rFonts w:ascii="宋体" w:eastAsia="宋体" w:hAnsi="宋体"/>
              </w:rPr>
            </w:pPr>
            <w:r w:rsidRPr="00B50C39">
              <w:rPr>
                <w:rFonts w:ascii="宋体" w:eastAsia="宋体" w:hAnsi="宋体" w:hint="eastAsia"/>
              </w:rPr>
              <w:t>B</w:t>
            </w:r>
            <w:r w:rsidRPr="00B50C39">
              <w:rPr>
                <w:rFonts w:ascii="宋体" w:eastAsia="宋体" w:hAnsi="宋体"/>
              </w:rPr>
              <w:t>YTE</w:t>
            </w:r>
          </w:p>
        </w:tc>
        <w:tc>
          <w:tcPr>
            <w:tcW w:w="1432" w:type="pct"/>
            <w:shd w:val="clear" w:color="auto" w:fill="auto"/>
          </w:tcPr>
          <w:p w14:paraId="499CA3D9" w14:textId="77777777" w:rsidR="004E3A6D" w:rsidRPr="00B50C39" w:rsidRDefault="004E3A6D" w:rsidP="006E2E0E">
            <w:pPr>
              <w:ind w:left="0" w:firstLine="0"/>
              <w:rPr>
                <w:rFonts w:ascii="宋体" w:eastAsia="宋体" w:hAnsi="宋体"/>
              </w:rPr>
            </w:pPr>
            <w:r w:rsidRPr="00B50C39">
              <w:rPr>
                <w:rFonts w:ascii="宋体" w:eastAsia="宋体" w:hAnsi="宋体" w:hint="eastAsia"/>
              </w:rPr>
              <w:t>信息类型标志定义见下表</w:t>
            </w:r>
          </w:p>
        </w:tc>
      </w:tr>
      <w:tr w:rsidR="006E2E0E" w:rsidRPr="006E2E0E" w14:paraId="2C1417EA" w14:textId="77777777" w:rsidTr="00B50C39">
        <w:tc>
          <w:tcPr>
            <w:tcW w:w="1189" w:type="pct"/>
            <w:shd w:val="clear" w:color="auto" w:fill="auto"/>
            <w:vAlign w:val="center"/>
          </w:tcPr>
          <w:p w14:paraId="44E88DA5" w14:textId="77777777" w:rsidR="004E3A6D" w:rsidRPr="00B50C39" w:rsidRDefault="004E3A6D" w:rsidP="00B50C39">
            <w:pPr>
              <w:ind w:left="0" w:firstLine="0"/>
              <w:jc w:val="center"/>
              <w:rPr>
                <w:rFonts w:ascii="宋体" w:eastAsia="宋体" w:hAnsi="宋体"/>
              </w:rPr>
            </w:pPr>
            <w:r w:rsidRPr="00B50C39">
              <w:rPr>
                <w:rFonts w:ascii="宋体" w:eastAsia="宋体" w:hAnsi="宋体" w:hint="eastAsia"/>
              </w:rPr>
              <w:lastRenderedPageBreak/>
              <w:t>信息体（n）</w:t>
            </w:r>
          </w:p>
        </w:tc>
        <w:tc>
          <w:tcPr>
            <w:tcW w:w="1189" w:type="pct"/>
            <w:shd w:val="clear" w:color="auto" w:fill="auto"/>
          </w:tcPr>
          <w:p w14:paraId="288EDD31" w14:textId="77777777" w:rsidR="004E3A6D" w:rsidRPr="00B50C39" w:rsidRDefault="004E3A6D" w:rsidP="006E2E0E">
            <w:pPr>
              <w:ind w:left="0" w:firstLine="0"/>
              <w:jc w:val="center"/>
              <w:rPr>
                <w:rFonts w:ascii="宋体" w:eastAsia="宋体" w:hAnsi="宋体"/>
              </w:rPr>
            </w:pPr>
            <w:r w:rsidRPr="00B50C39">
              <w:rPr>
                <w:rFonts w:ascii="宋体" w:eastAsia="宋体" w:hAnsi="宋体" w:hint="eastAsia"/>
              </w:rPr>
              <w:t>-</w:t>
            </w:r>
          </w:p>
        </w:tc>
        <w:tc>
          <w:tcPr>
            <w:tcW w:w="1189" w:type="pct"/>
            <w:shd w:val="clear" w:color="auto" w:fill="auto"/>
          </w:tcPr>
          <w:p w14:paraId="0BC86A02" w14:textId="77777777" w:rsidR="004E3A6D" w:rsidRPr="00B50C39" w:rsidRDefault="004E3A6D" w:rsidP="006E2E0E">
            <w:pPr>
              <w:ind w:left="0" w:firstLine="0"/>
              <w:jc w:val="center"/>
              <w:rPr>
                <w:rFonts w:ascii="宋体" w:eastAsia="宋体" w:hAnsi="宋体"/>
              </w:rPr>
            </w:pPr>
            <w:r w:rsidRPr="00B50C39">
              <w:rPr>
                <w:rFonts w:ascii="宋体" w:eastAsia="宋体" w:hAnsi="宋体" w:hint="eastAsia"/>
              </w:rPr>
              <w:t>-</w:t>
            </w:r>
          </w:p>
        </w:tc>
        <w:tc>
          <w:tcPr>
            <w:tcW w:w="1432" w:type="pct"/>
            <w:shd w:val="clear" w:color="auto" w:fill="auto"/>
          </w:tcPr>
          <w:p w14:paraId="229793F6" w14:textId="77777777" w:rsidR="004E3A6D" w:rsidRPr="00B50C39" w:rsidRDefault="004E3A6D" w:rsidP="006E2E0E">
            <w:pPr>
              <w:ind w:left="0" w:firstLine="0"/>
              <w:rPr>
                <w:rFonts w:ascii="宋体" w:eastAsia="宋体" w:hAnsi="宋体"/>
              </w:rPr>
            </w:pPr>
            <w:r w:rsidRPr="00B50C39">
              <w:rPr>
                <w:rFonts w:ascii="宋体" w:eastAsia="宋体" w:hAnsi="宋体" w:hint="eastAsia"/>
              </w:rPr>
              <w:t>信息类型不同，长度和数据类型不同。</w:t>
            </w:r>
          </w:p>
        </w:tc>
      </w:tr>
    </w:tbl>
    <w:p w14:paraId="2F5DA6AC" w14:textId="68271228" w:rsidR="004E3A6D" w:rsidRPr="00B50C39" w:rsidRDefault="00B50C39" w:rsidP="00B50C39">
      <w:pPr>
        <w:spacing w:beforeLines="50" w:before="120" w:after="0" w:line="240" w:lineRule="auto"/>
        <w:ind w:left="0" w:firstLine="0"/>
        <w:jc w:val="center"/>
        <w:rPr>
          <w:rFonts w:ascii="宋体" w:eastAsia="宋体" w:hAnsi="宋体"/>
        </w:rPr>
      </w:pPr>
      <w:r w:rsidRPr="00B50C39">
        <w:rPr>
          <w:rFonts w:ascii="宋体" w:eastAsia="宋体" w:hAnsi="宋体" w:hint="eastAsia"/>
        </w:rPr>
        <w:t>附表4</w:t>
      </w:r>
      <w:r w:rsidRPr="00B50C39">
        <w:rPr>
          <w:rFonts w:ascii="宋体" w:eastAsia="宋体" w:hAnsi="宋体"/>
        </w:rPr>
        <w:t>-4</w:t>
      </w:r>
    </w:p>
    <w:tbl>
      <w:tblPr>
        <w:tblW w:w="891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1"/>
        <w:gridCol w:w="2693"/>
        <w:gridCol w:w="4962"/>
      </w:tblGrid>
      <w:tr w:rsidR="004E3A6D" w:rsidRPr="006E2E0E" w14:paraId="5D0EFE72" w14:textId="77777777" w:rsidTr="00B50C39">
        <w:trPr>
          <w:trHeight w:val="511"/>
        </w:trPr>
        <w:tc>
          <w:tcPr>
            <w:tcW w:w="1261" w:type="dxa"/>
            <w:shd w:val="clear" w:color="auto" w:fill="D9D9D9" w:themeFill="background1" w:themeFillShade="D9"/>
            <w:vAlign w:val="center"/>
          </w:tcPr>
          <w:p w14:paraId="36CFE99B" w14:textId="77777777" w:rsidR="004E3A6D" w:rsidRPr="00B50C39" w:rsidRDefault="004E3A6D" w:rsidP="00B50C39">
            <w:pPr>
              <w:ind w:left="0" w:firstLine="0"/>
              <w:jc w:val="center"/>
              <w:rPr>
                <w:rFonts w:ascii="宋体" w:eastAsia="宋体" w:hAnsi="宋体"/>
                <w:bCs/>
              </w:rPr>
            </w:pPr>
            <w:r w:rsidRPr="00B50C39">
              <w:rPr>
                <w:rFonts w:ascii="宋体" w:eastAsia="宋体" w:hAnsi="宋体" w:hint="eastAsia"/>
                <w:bCs/>
              </w:rPr>
              <w:t>类型编码</w:t>
            </w:r>
          </w:p>
        </w:tc>
        <w:tc>
          <w:tcPr>
            <w:tcW w:w="2693" w:type="dxa"/>
            <w:shd w:val="clear" w:color="auto" w:fill="D9D9D9" w:themeFill="background1" w:themeFillShade="D9"/>
            <w:vAlign w:val="center"/>
          </w:tcPr>
          <w:p w14:paraId="61419FF8" w14:textId="77777777" w:rsidR="004E3A6D" w:rsidRPr="00B50C39" w:rsidRDefault="004E3A6D" w:rsidP="00B50C39">
            <w:pPr>
              <w:ind w:left="0" w:firstLine="0"/>
              <w:jc w:val="center"/>
              <w:rPr>
                <w:rFonts w:ascii="宋体" w:eastAsia="宋体" w:hAnsi="宋体"/>
                <w:bCs/>
              </w:rPr>
            </w:pPr>
            <w:r w:rsidRPr="00B50C39">
              <w:rPr>
                <w:rFonts w:ascii="宋体" w:eastAsia="宋体" w:hAnsi="宋体" w:hint="eastAsia"/>
                <w:bCs/>
              </w:rPr>
              <w:t>说明</w:t>
            </w:r>
          </w:p>
        </w:tc>
        <w:tc>
          <w:tcPr>
            <w:tcW w:w="4962" w:type="dxa"/>
            <w:shd w:val="clear" w:color="auto" w:fill="D9D9D9" w:themeFill="background1" w:themeFillShade="D9"/>
            <w:vAlign w:val="center"/>
          </w:tcPr>
          <w:p w14:paraId="2DA2E3EE" w14:textId="77777777" w:rsidR="004E3A6D" w:rsidRPr="00B50C39" w:rsidRDefault="004E3A6D" w:rsidP="00B50C39">
            <w:pPr>
              <w:ind w:left="0" w:firstLine="0"/>
              <w:jc w:val="center"/>
              <w:rPr>
                <w:rFonts w:ascii="宋体" w:eastAsia="宋体" w:hAnsi="宋体"/>
                <w:bCs/>
              </w:rPr>
            </w:pPr>
            <w:r w:rsidRPr="00B50C39">
              <w:rPr>
                <w:rFonts w:ascii="宋体" w:eastAsia="宋体" w:hAnsi="宋体" w:hint="eastAsia"/>
                <w:bCs/>
              </w:rPr>
              <w:t>备注</w:t>
            </w:r>
          </w:p>
        </w:tc>
      </w:tr>
      <w:tr w:rsidR="004E3A6D" w:rsidRPr="006E2E0E" w14:paraId="7F2EC90E" w14:textId="77777777" w:rsidTr="006E2E0E">
        <w:tc>
          <w:tcPr>
            <w:tcW w:w="1261" w:type="dxa"/>
            <w:shd w:val="clear" w:color="auto" w:fill="auto"/>
          </w:tcPr>
          <w:p w14:paraId="23444537"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0x</w:t>
            </w:r>
            <w:r w:rsidRPr="006E2E0E">
              <w:rPr>
                <w:rFonts w:ascii="宋体" w:eastAsia="宋体" w:hAnsi="宋体"/>
              </w:rPr>
              <w:t>01</w:t>
            </w:r>
          </w:p>
        </w:tc>
        <w:tc>
          <w:tcPr>
            <w:tcW w:w="2693" w:type="dxa"/>
            <w:shd w:val="clear" w:color="auto" w:fill="auto"/>
          </w:tcPr>
          <w:p w14:paraId="0D2014BE"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整车数据</w:t>
            </w:r>
          </w:p>
        </w:tc>
        <w:tc>
          <w:tcPr>
            <w:tcW w:w="4962" w:type="dxa"/>
            <w:shd w:val="clear" w:color="auto" w:fill="auto"/>
          </w:tcPr>
          <w:p w14:paraId="22C8749F" w14:textId="77777777" w:rsidR="004E3A6D" w:rsidRPr="006E2E0E" w:rsidRDefault="004E3A6D" w:rsidP="006E2E0E">
            <w:pPr>
              <w:ind w:left="0" w:firstLine="0"/>
              <w:rPr>
                <w:rFonts w:ascii="宋体" w:eastAsia="宋体" w:hAnsi="宋体"/>
              </w:rPr>
            </w:pPr>
          </w:p>
        </w:tc>
      </w:tr>
      <w:tr w:rsidR="004E3A6D" w:rsidRPr="006E2E0E" w14:paraId="48827B5C" w14:textId="77777777" w:rsidTr="006E2E0E">
        <w:tc>
          <w:tcPr>
            <w:tcW w:w="1261" w:type="dxa"/>
            <w:shd w:val="clear" w:color="auto" w:fill="auto"/>
          </w:tcPr>
          <w:p w14:paraId="40E4215C"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0</w:t>
            </w:r>
            <w:r w:rsidRPr="006E2E0E">
              <w:rPr>
                <w:rFonts w:ascii="宋体" w:eastAsia="宋体" w:hAnsi="宋体"/>
              </w:rPr>
              <w:t>x02</w:t>
            </w:r>
          </w:p>
        </w:tc>
        <w:tc>
          <w:tcPr>
            <w:tcW w:w="2693" w:type="dxa"/>
            <w:shd w:val="clear" w:color="auto" w:fill="auto"/>
          </w:tcPr>
          <w:p w14:paraId="0AE0A941"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驱动电机数据</w:t>
            </w:r>
          </w:p>
        </w:tc>
        <w:tc>
          <w:tcPr>
            <w:tcW w:w="4962" w:type="dxa"/>
            <w:shd w:val="clear" w:color="auto" w:fill="auto"/>
          </w:tcPr>
          <w:p w14:paraId="67C9EC7E" w14:textId="77777777" w:rsidR="004E3A6D" w:rsidRPr="006E2E0E" w:rsidRDefault="004E3A6D" w:rsidP="006E2E0E">
            <w:pPr>
              <w:ind w:left="0" w:firstLine="0"/>
              <w:rPr>
                <w:rFonts w:ascii="宋体" w:eastAsia="宋体" w:hAnsi="宋体"/>
              </w:rPr>
            </w:pPr>
          </w:p>
        </w:tc>
      </w:tr>
      <w:tr w:rsidR="004E3A6D" w:rsidRPr="006E2E0E" w14:paraId="1682317A" w14:textId="77777777" w:rsidTr="006E2E0E">
        <w:tc>
          <w:tcPr>
            <w:tcW w:w="1261" w:type="dxa"/>
            <w:shd w:val="clear" w:color="auto" w:fill="auto"/>
          </w:tcPr>
          <w:p w14:paraId="50C34D3D"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0</w:t>
            </w:r>
            <w:r w:rsidRPr="006E2E0E">
              <w:rPr>
                <w:rFonts w:ascii="宋体" w:eastAsia="宋体" w:hAnsi="宋体"/>
              </w:rPr>
              <w:t>x03</w:t>
            </w:r>
          </w:p>
        </w:tc>
        <w:tc>
          <w:tcPr>
            <w:tcW w:w="2693" w:type="dxa"/>
            <w:shd w:val="clear" w:color="auto" w:fill="auto"/>
          </w:tcPr>
          <w:p w14:paraId="6F770EAD"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燃料电池数据</w:t>
            </w:r>
          </w:p>
        </w:tc>
        <w:tc>
          <w:tcPr>
            <w:tcW w:w="4962" w:type="dxa"/>
            <w:shd w:val="clear" w:color="auto" w:fill="auto"/>
          </w:tcPr>
          <w:p w14:paraId="457AE3CE" w14:textId="77777777" w:rsidR="004E3A6D" w:rsidRPr="006E2E0E" w:rsidRDefault="004E3A6D" w:rsidP="006E2E0E">
            <w:pPr>
              <w:ind w:left="0" w:firstLine="0"/>
              <w:rPr>
                <w:rFonts w:ascii="宋体" w:eastAsia="宋体" w:hAnsi="宋体"/>
              </w:rPr>
            </w:pPr>
          </w:p>
        </w:tc>
      </w:tr>
      <w:tr w:rsidR="004E3A6D" w:rsidRPr="006E2E0E" w14:paraId="050006CC" w14:textId="77777777" w:rsidTr="006E2E0E">
        <w:tc>
          <w:tcPr>
            <w:tcW w:w="1261" w:type="dxa"/>
            <w:shd w:val="clear" w:color="auto" w:fill="auto"/>
          </w:tcPr>
          <w:p w14:paraId="1BB0CE6B"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0</w:t>
            </w:r>
            <w:r w:rsidRPr="006E2E0E">
              <w:rPr>
                <w:rFonts w:ascii="宋体" w:eastAsia="宋体" w:hAnsi="宋体"/>
              </w:rPr>
              <w:t>x04</w:t>
            </w:r>
          </w:p>
        </w:tc>
        <w:tc>
          <w:tcPr>
            <w:tcW w:w="2693" w:type="dxa"/>
            <w:shd w:val="clear" w:color="auto" w:fill="auto"/>
          </w:tcPr>
          <w:p w14:paraId="68EBA214"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发动机数据</w:t>
            </w:r>
          </w:p>
        </w:tc>
        <w:tc>
          <w:tcPr>
            <w:tcW w:w="4962" w:type="dxa"/>
            <w:shd w:val="clear" w:color="auto" w:fill="auto"/>
          </w:tcPr>
          <w:p w14:paraId="32B5D6D9" w14:textId="77777777" w:rsidR="004E3A6D" w:rsidRPr="006E2E0E" w:rsidRDefault="004E3A6D" w:rsidP="006E2E0E">
            <w:pPr>
              <w:ind w:left="0" w:firstLine="0"/>
              <w:rPr>
                <w:rFonts w:ascii="宋体" w:eastAsia="宋体" w:hAnsi="宋体"/>
              </w:rPr>
            </w:pPr>
          </w:p>
        </w:tc>
      </w:tr>
      <w:tr w:rsidR="004E3A6D" w:rsidRPr="006E2E0E" w14:paraId="3D02233E" w14:textId="77777777" w:rsidTr="006E2E0E">
        <w:tc>
          <w:tcPr>
            <w:tcW w:w="1261" w:type="dxa"/>
            <w:shd w:val="clear" w:color="auto" w:fill="auto"/>
          </w:tcPr>
          <w:p w14:paraId="6D1169EB"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0</w:t>
            </w:r>
            <w:r w:rsidRPr="006E2E0E">
              <w:rPr>
                <w:rFonts w:ascii="宋体" w:eastAsia="宋体" w:hAnsi="宋体"/>
              </w:rPr>
              <w:t>x05</w:t>
            </w:r>
          </w:p>
        </w:tc>
        <w:tc>
          <w:tcPr>
            <w:tcW w:w="2693" w:type="dxa"/>
            <w:shd w:val="clear" w:color="auto" w:fill="auto"/>
          </w:tcPr>
          <w:p w14:paraId="501943D9"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车辆位置数据</w:t>
            </w:r>
          </w:p>
        </w:tc>
        <w:tc>
          <w:tcPr>
            <w:tcW w:w="4962" w:type="dxa"/>
            <w:shd w:val="clear" w:color="auto" w:fill="auto"/>
          </w:tcPr>
          <w:p w14:paraId="744CAFD3" w14:textId="77777777" w:rsidR="004E3A6D" w:rsidRPr="006E2E0E" w:rsidRDefault="004E3A6D" w:rsidP="006E2E0E">
            <w:pPr>
              <w:ind w:left="0" w:firstLine="0"/>
              <w:rPr>
                <w:rFonts w:ascii="宋体" w:eastAsia="宋体" w:hAnsi="宋体"/>
              </w:rPr>
            </w:pPr>
          </w:p>
        </w:tc>
      </w:tr>
      <w:tr w:rsidR="004E3A6D" w:rsidRPr="006E2E0E" w14:paraId="758A1289" w14:textId="77777777" w:rsidTr="006E2E0E">
        <w:tc>
          <w:tcPr>
            <w:tcW w:w="1261" w:type="dxa"/>
            <w:shd w:val="clear" w:color="auto" w:fill="auto"/>
          </w:tcPr>
          <w:p w14:paraId="160EE974"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0</w:t>
            </w:r>
            <w:r w:rsidRPr="006E2E0E">
              <w:rPr>
                <w:rFonts w:ascii="宋体" w:eastAsia="宋体" w:hAnsi="宋体"/>
              </w:rPr>
              <w:t>x06</w:t>
            </w:r>
          </w:p>
        </w:tc>
        <w:tc>
          <w:tcPr>
            <w:tcW w:w="2693" w:type="dxa"/>
            <w:shd w:val="clear" w:color="auto" w:fill="auto"/>
          </w:tcPr>
          <w:p w14:paraId="551EB825"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极值数据</w:t>
            </w:r>
          </w:p>
        </w:tc>
        <w:tc>
          <w:tcPr>
            <w:tcW w:w="4962" w:type="dxa"/>
            <w:shd w:val="clear" w:color="auto" w:fill="auto"/>
          </w:tcPr>
          <w:p w14:paraId="168B3557" w14:textId="77777777" w:rsidR="004E3A6D" w:rsidRPr="006E2E0E" w:rsidRDefault="004E3A6D" w:rsidP="006E2E0E">
            <w:pPr>
              <w:ind w:left="0" w:firstLine="0"/>
              <w:rPr>
                <w:rFonts w:ascii="宋体" w:eastAsia="宋体" w:hAnsi="宋体"/>
              </w:rPr>
            </w:pPr>
          </w:p>
        </w:tc>
      </w:tr>
      <w:tr w:rsidR="004E3A6D" w:rsidRPr="006E2E0E" w14:paraId="60234678" w14:textId="77777777" w:rsidTr="006E2E0E">
        <w:tc>
          <w:tcPr>
            <w:tcW w:w="1261" w:type="dxa"/>
            <w:shd w:val="clear" w:color="auto" w:fill="auto"/>
          </w:tcPr>
          <w:p w14:paraId="4CF5F9FF"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0</w:t>
            </w:r>
            <w:r w:rsidRPr="006E2E0E">
              <w:rPr>
                <w:rFonts w:ascii="宋体" w:eastAsia="宋体" w:hAnsi="宋体"/>
              </w:rPr>
              <w:t>x07</w:t>
            </w:r>
          </w:p>
        </w:tc>
        <w:tc>
          <w:tcPr>
            <w:tcW w:w="2693" w:type="dxa"/>
            <w:shd w:val="clear" w:color="auto" w:fill="auto"/>
          </w:tcPr>
          <w:p w14:paraId="13847897"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报警数据</w:t>
            </w:r>
          </w:p>
        </w:tc>
        <w:tc>
          <w:tcPr>
            <w:tcW w:w="4962" w:type="dxa"/>
            <w:shd w:val="clear" w:color="auto" w:fill="auto"/>
          </w:tcPr>
          <w:p w14:paraId="5C13013C" w14:textId="77777777" w:rsidR="004E3A6D" w:rsidRPr="006E2E0E" w:rsidRDefault="004E3A6D" w:rsidP="006E2E0E">
            <w:pPr>
              <w:ind w:left="0" w:firstLine="0"/>
              <w:rPr>
                <w:rFonts w:ascii="宋体" w:eastAsia="宋体" w:hAnsi="宋体"/>
              </w:rPr>
            </w:pPr>
          </w:p>
        </w:tc>
      </w:tr>
      <w:tr w:rsidR="004E3A6D" w:rsidRPr="006E2E0E" w14:paraId="1EA81698" w14:textId="77777777" w:rsidTr="006E2E0E">
        <w:tc>
          <w:tcPr>
            <w:tcW w:w="1261" w:type="dxa"/>
            <w:shd w:val="clear" w:color="auto" w:fill="auto"/>
          </w:tcPr>
          <w:p w14:paraId="4453441B"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0x</w:t>
            </w:r>
            <w:r w:rsidRPr="006E2E0E">
              <w:rPr>
                <w:rFonts w:ascii="宋体" w:eastAsia="宋体" w:hAnsi="宋体"/>
              </w:rPr>
              <w:t>08</w:t>
            </w:r>
          </w:p>
        </w:tc>
        <w:tc>
          <w:tcPr>
            <w:tcW w:w="2693" w:type="dxa"/>
            <w:shd w:val="clear" w:color="auto" w:fill="auto"/>
          </w:tcPr>
          <w:p w14:paraId="4968A9D5"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可充电储能装置电压数据</w:t>
            </w:r>
          </w:p>
        </w:tc>
        <w:tc>
          <w:tcPr>
            <w:tcW w:w="4962" w:type="dxa"/>
            <w:shd w:val="clear" w:color="auto" w:fill="auto"/>
          </w:tcPr>
          <w:p w14:paraId="4F482B0B" w14:textId="77777777" w:rsidR="004E3A6D" w:rsidRPr="006E2E0E" w:rsidRDefault="004E3A6D" w:rsidP="006E2E0E">
            <w:pPr>
              <w:ind w:left="0" w:firstLine="0"/>
              <w:rPr>
                <w:rFonts w:ascii="宋体" w:eastAsia="宋体" w:hAnsi="宋体"/>
              </w:rPr>
            </w:pPr>
          </w:p>
        </w:tc>
      </w:tr>
      <w:tr w:rsidR="004E3A6D" w:rsidRPr="006E2E0E" w14:paraId="48A10AD2" w14:textId="77777777" w:rsidTr="006E2E0E">
        <w:tc>
          <w:tcPr>
            <w:tcW w:w="1261" w:type="dxa"/>
            <w:shd w:val="clear" w:color="auto" w:fill="auto"/>
          </w:tcPr>
          <w:p w14:paraId="317797A4"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0x</w:t>
            </w:r>
            <w:r w:rsidRPr="006E2E0E">
              <w:rPr>
                <w:rFonts w:ascii="宋体" w:eastAsia="宋体" w:hAnsi="宋体"/>
              </w:rPr>
              <w:t>09</w:t>
            </w:r>
          </w:p>
        </w:tc>
        <w:tc>
          <w:tcPr>
            <w:tcW w:w="2693" w:type="dxa"/>
            <w:shd w:val="clear" w:color="auto" w:fill="auto"/>
          </w:tcPr>
          <w:p w14:paraId="540140EC"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可充电储能装置温度数据</w:t>
            </w:r>
          </w:p>
        </w:tc>
        <w:tc>
          <w:tcPr>
            <w:tcW w:w="4962" w:type="dxa"/>
            <w:shd w:val="clear" w:color="auto" w:fill="auto"/>
          </w:tcPr>
          <w:p w14:paraId="4F248F7A" w14:textId="77777777" w:rsidR="004E3A6D" w:rsidRPr="006E2E0E" w:rsidRDefault="004E3A6D" w:rsidP="006E2E0E">
            <w:pPr>
              <w:ind w:left="0" w:firstLine="0"/>
              <w:rPr>
                <w:rFonts w:ascii="宋体" w:eastAsia="宋体" w:hAnsi="宋体"/>
              </w:rPr>
            </w:pPr>
          </w:p>
        </w:tc>
      </w:tr>
      <w:tr w:rsidR="004E3A6D" w:rsidRPr="006E2E0E" w14:paraId="3A45FB66" w14:textId="77777777" w:rsidTr="006E2E0E">
        <w:tc>
          <w:tcPr>
            <w:tcW w:w="1261" w:type="dxa"/>
            <w:shd w:val="clear" w:color="auto" w:fill="auto"/>
          </w:tcPr>
          <w:p w14:paraId="6528E969"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0x</w:t>
            </w:r>
            <w:r w:rsidRPr="006E2E0E">
              <w:rPr>
                <w:rFonts w:ascii="宋体" w:eastAsia="宋体" w:hAnsi="宋体"/>
              </w:rPr>
              <w:t>0A</w:t>
            </w:r>
            <w:r w:rsidRPr="006E2E0E">
              <w:rPr>
                <w:rFonts w:ascii="宋体" w:eastAsia="宋体" w:hAnsi="宋体" w:hint="eastAsia"/>
              </w:rPr>
              <w:t>-</w:t>
            </w:r>
            <w:r w:rsidRPr="006E2E0E">
              <w:rPr>
                <w:rFonts w:ascii="宋体" w:eastAsia="宋体" w:hAnsi="宋体"/>
              </w:rPr>
              <w:t>0</w:t>
            </w:r>
            <w:r w:rsidRPr="006E2E0E">
              <w:rPr>
                <w:rFonts w:ascii="宋体" w:eastAsia="宋体" w:hAnsi="宋体" w:hint="eastAsia"/>
              </w:rPr>
              <w:t>x</w:t>
            </w:r>
            <w:r w:rsidRPr="006E2E0E">
              <w:rPr>
                <w:rFonts w:ascii="宋体" w:eastAsia="宋体" w:hAnsi="宋体"/>
              </w:rPr>
              <w:t>2F</w:t>
            </w:r>
          </w:p>
        </w:tc>
        <w:tc>
          <w:tcPr>
            <w:tcW w:w="2693" w:type="dxa"/>
            <w:shd w:val="clear" w:color="auto" w:fill="auto"/>
          </w:tcPr>
          <w:p w14:paraId="6D8F5A27"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平台交换协议数据</w:t>
            </w:r>
          </w:p>
        </w:tc>
        <w:tc>
          <w:tcPr>
            <w:tcW w:w="4962" w:type="dxa"/>
            <w:shd w:val="clear" w:color="auto" w:fill="auto"/>
          </w:tcPr>
          <w:p w14:paraId="2F82716C" w14:textId="77777777" w:rsidR="004E3A6D" w:rsidRPr="006E2E0E" w:rsidRDefault="004E3A6D" w:rsidP="006E2E0E">
            <w:pPr>
              <w:ind w:left="0" w:firstLine="0"/>
              <w:rPr>
                <w:rFonts w:ascii="宋体" w:eastAsia="宋体" w:hAnsi="宋体"/>
              </w:rPr>
            </w:pPr>
          </w:p>
        </w:tc>
      </w:tr>
      <w:tr w:rsidR="004E3A6D" w:rsidRPr="006E2E0E" w14:paraId="42A279D9" w14:textId="77777777" w:rsidTr="006E2E0E">
        <w:tc>
          <w:tcPr>
            <w:tcW w:w="1261" w:type="dxa"/>
            <w:shd w:val="clear" w:color="auto" w:fill="auto"/>
          </w:tcPr>
          <w:p w14:paraId="29CA569E"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0</w:t>
            </w:r>
            <w:r w:rsidRPr="006E2E0E">
              <w:rPr>
                <w:rFonts w:ascii="宋体" w:eastAsia="宋体" w:hAnsi="宋体"/>
              </w:rPr>
              <w:t>x30-0x7F</w:t>
            </w:r>
          </w:p>
        </w:tc>
        <w:tc>
          <w:tcPr>
            <w:tcW w:w="2693" w:type="dxa"/>
            <w:shd w:val="clear" w:color="auto" w:fill="auto"/>
          </w:tcPr>
          <w:p w14:paraId="5269A7B7"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预留</w:t>
            </w:r>
          </w:p>
        </w:tc>
        <w:tc>
          <w:tcPr>
            <w:tcW w:w="4962" w:type="dxa"/>
            <w:shd w:val="clear" w:color="auto" w:fill="auto"/>
          </w:tcPr>
          <w:p w14:paraId="3A53F9C9" w14:textId="77777777" w:rsidR="004E3A6D" w:rsidRPr="006E2E0E" w:rsidRDefault="004E3A6D" w:rsidP="006E2E0E">
            <w:pPr>
              <w:ind w:left="0" w:firstLine="0"/>
              <w:rPr>
                <w:rFonts w:ascii="宋体" w:eastAsia="宋体" w:hAnsi="宋体"/>
              </w:rPr>
            </w:pPr>
          </w:p>
        </w:tc>
      </w:tr>
      <w:tr w:rsidR="004E3A6D" w:rsidRPr="006E2E0E" w14:paraId="4F2CFE37" w14:textId="77777777" w:rsidTr="00585200">
        <w:tc>
          <w:tcPr>
            <w:tcW w:w="1261" w:type="dxa"/>
            <w:shd w:val="clear" w:color="auto" w:fill="auto"/>
          </w:tcPr>
          <w:p w14:paraId="6E294DE6"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0x</w:t>
            </w:r>
            <w:r w:rsidRPr="006E2E0E">
              <w:rPr>
                <w:rFonts w:ascii="宋体" w:eastAsia="宋体" w:hAnsi="宋体"/>
              </w:rPr>
              <w:t>80-0xFE</w:t>
            </w:r>
          </w:p>
        </w:tc>
        <w:tc>
          <w:tcPr>
            <w:tcW w:w="2693" w:type="dxa"/>
            <w:shd w:val="clear" w:color="auto" w:fill="auto"/>
          </w:tcPr>
          <w:p w14:paraId="419E691D" w14:textId="77777777" w:rsidR="004E3A6D" w:rsidRPr="00585200" w:rsidRDefault="004E3A6D" w:rsidP="006E2E0E">
            <w:pPr>
              <w:ind w:left="0" w:firstLine="0"/>
              <w:jc w:val="center"/>
              <w:rPr>
                <w:rFonts w:ascii="宋体" w:eastAsia="宋体" w:hAnsi="宋体"/>
              </w:rPr>
            </w:pPr>
            <w:r w:rsidRPr="00585200">
              <w:rPr>
                <w:rFonts w:ascii="宋体" w:eastAsia="宋体" w:hAnsi="宋体" w:hint="eastAsia"/>
              </w:rPr>
              <w:t>用户自定义</w:t>
            </w:r>
          </w:p>
        </w:tc>
        <w:tc>
          <w:tcPr>
            <w:tcW w:w="4962" w:type="dxa"/>
            <w:shd w:val="clear" w:color="auto" w:fill="auto"/>
          </w:tcPr>
          <w:p w14:paraId="75336169" w14:textId="77777777" w:rsidR="004E3A6D" w:rsidRPr="00585200" w:rsidRDefault="004E3A6D" w:rsidP="006E2E0E">
            <w:pPr>
              <w:ind w:left="0" w:firstLine="0"/>
              <w:rPr>
                <w:rFonts w:ascii="宋体" w:eastAsia="宋体" w:hAnsi="宋体"/>
              </w:rPr>
            </w:pPr>
            <w:r w:rsidRPr="00585200">
              <w:rPr>
                <w:rFonts w:ascii="宋体" w:eastAsia="宋体" w:hAnsi="宋体" w:hint="eastAsia"/>
              </w:rPr>
              <w:t>协议封装在此字段中</w:t>
            </w:r>
          </w:p>
        </w:tc>
      </w:tr>
    </w:tbl>
    <w:p w14:paraId="0B96FF86" w14:textId="2A66AC28" w:rsidR="004E3A6D" w:rsidRDefault="004E3A6D" w:rsidP="00B50C39">
      <w:pPr>
        <w:spacing w:after="0" w:line="400" w:lineRule="exact"/>
        <w:ind w:left="0" w:firstLineChars="200" w:firstLine="420"/>
        <w:rPr>
          <w:rFonts w:eastAsia="宋体"/>
        </w:rPr>
      </w:pPr>
      <w:r w:rsidRPr="00B50C39">
        <w:rPr>
          <w:rFonts w:eastAsia="宋体" w:hint="eastAsia"/>
          <w:color w:val="auto"/>
        </w:rPr>
        <w:t>用户自定义数据段用来终端向服务器上报数据，指令码的说明如下：</w:t>
      </w:r>
    </w:p>
    <w:p w14:paraId="38BA3530" w14:textId="37B050B6" w:rsidR="00B50C39" w:rsidRPr="00B50C39" w:rsidRDefault="00B50C39" w:rsidP="00B50C39">
      <w:pPr>
        <w:spacing w:beforeLines="50" w:before="120" w:after="0" w:line="240" w:lineRule="auto"/>
        <w:ind w:left="0" w:firstLine="0"/>
        <w:jc w:val="center"/>
        <w:rPr>
          <w:rFonts w:ascii="宋体" w:eastAsia="宋体" w:hAnsi="宋体"/>
        </w:rPr>
      </w:pPr>
      <w:r w:rsidRPr="00B50C39">
        <w:rPr>
          <w:rFonts w:ascii="宋体" w:eastAsia="宋体" w:hAnsi="宋体" w:hint="eastAsia"/>
        </w:rPr>
        <w:t>附表4</w:t>
      </w:r>
      <w:r w:rsidRPr="00B50C39">
        <w:rPr>
          <w:rFonts w:ascii="宋体" w:eastAsia="宋体" w:hAnsi="宋体"/>
        </w:rPr>
        <w:t>-5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8"/>
        <w:gridCol w:w="2268"/>
        <w:gridCol w:w="850"/>
        <w:gridCol w:w="1985"/>
        <w:gridCol w:w="2402"/>
      </w:tblGrid>
      <w:tr w:rsidR="006E2E0E" w:rsidRPr="006E2E0E" w14:paraId="78E91AF0" w14:textId="77777777" w:rsidTr="006E2E0E">
        <w:tc>
          <w:tcPr>
            <w:tcW w:w="988" w:type="dxa"/>
            <w:shd w:val="clear" w:color="auto" w:fill="auto"/>
          </w:tcPr>
          <w:p w14:paraId="3AD55E6B" w14:textId="77777777" w:rsidR="004E3A6D" w:rsidRPr="006E2E0E" w:rsidRDefault="004E3A6D" w:rsidP="006E2E0E">
            <w:pPr>
              <w:ind w:left="0" w:firstLine="0"/>
              <w:jc w:val="center"/>
              <w:rPr>
                <w:rFonts w:ascii="宋体" w:eastAsia="宋体" w:hAnsi="宋体"/>
                <w:b/>
              </w:rPr>
            </w:pPr>
            <w:r w:rsidRPr="006E2E0E">
              <w:rPr>
                <w:rFonts w:ascii="宋体" w:eastAsia="宋体" w:hAnsi="宋体" w:hint="eastAsia"/>
                <w:b/>
              </w:rPr>
              <w:t>指令码</w:t>
            </w:r>
          </w:p>
        </w:tc>
        <w:tc>
          <w:tcPr>
            <w:tcW w:w="2268" w:type="dxa"/>
            <w:shd w:val="clear" w:color="auto" w:fill="auto"/>
          </w:tcPr>
          <w:p w14:paraId="26940531" w14:textId="77777777" w:rsidR="004E3A6D" w:rsidRPr="006E2E0E" w:rsidRDefault="004E3A6D" w:rsidP="006E2E0E">
            <w:pPr>
              <w:ind w:left="0" w:firstLine="0"/>
              <w:jc w:val="center"/>
              <w:rPr>
                <w:rFonts w:ascii="宋体" w:eastAsia="宋体" w:hAnsi="宋体"/>
                <w:b/>
              </w:rPr>
            </w:pPr>
            <w:r w:rsidRPr="006E2E0E">
              <w:rPr>
                <w:rFonts w:ascii="宋体" w:eastAsia="宋体" w:hAnsi="宋体" w:hint="eastAsia"/>
                <w:b/>
              </w:rPr>
              <w:t>指令名称</w:t>
            </w:r>
          </w:p>
        </w:tc>
        <w:tc>
          <w:tcPr>
            <w:tcW w:w="850" w:type="dxa"/>
            <w:shd w:val="clear" w:color="auto" w:fill="auto"/>
          </w:tcPr>
          <w:p w14:paraId="1797E5DF" w14:textId="77777777" w:rsidR="004E3A6D" w:rsidRPr="006E2E0E" w:rsidRDefault="004E3A6D" w:rsidP="006E2E0E">
            <w:pPr>
              <w:ind w:left="0" w:firstLine="0"/>
              <w:jc w:val="center"/>
              <w:rPr>
                <w:rFonts w:ascii="宋体" w:eastAsia="宋体" w:hAnsi="宋体"/>
                <w:b/>
              </w:rPr>
            </w:pPr>
            <w:r w:rsidRPr="006E2E0E">
              <w:rPr>
                <w:rFonts w:ascii="宋体" w:eastAsia="宋体" w:hAnsi="宋体" w:hint="eastAsia"/>
                <w:b/>
              </w:rPr>
              <w:t>方向</w:t>
            </w:r>
          </w:p>
        </w:tc>
        <w:tc>
          <w:tcPr>
            <w:tcW w:w="1985" w:type="dxa"/>
            <w:shd w:val="clear" w:color="auto" w:fill="auto"/>
          </w:tcPr>
          <w:p w14:paraId="395A50E9" w14:textId="77777777" w:rsidR="004E3A6D" w:rsidRPr="006E2E0E" w:rsidRDefault="004E3A6D" w:rsidP="006E2E0E">
            <w:pPr>
              <w:ind w:left="0" w:firstLine="0"/>
              <w:jc w:val="center"/>
              <w:rPr>
                <w:rFonts w:ascii="宋体" w:eastAsia="宋体" w:hAnsi="宋体"/>
                <w:b/>
              </w:rPr>
            </w:pPr>
            <w:r w:rsidRPr="006E2E0E">
              <w:rPr>
                <w:rFonts w:ascii="宋体" w:eastAsia="宋体" w:hAnsi="宋体" w:hint="eastAsia"/>
                <w:b/>
              </w:rPr>
              <w:t>G</w:t>
            </w:r>
            <w:r w:rsidRPr="006E2E0E">
              <w:rPr>
                <w:rFonts w:ascii="宋体" w:eastAsia="宋体" w:hAnsi="宋体"/>
                <w:b/>
              </w:rPr>
              <w:t xml:space="preserve">B32960 </w:t>
            </w:r>
            <w:r w:rsidRPr="006E2E0E">
              <w:rPr>
                <w:rFonts w:ascii="宋体" w:eastAsia="宋体" w:hAnsi="宋体" w:hint="eastAsia"/>
                <w:b/>
              </w:rPr>
              <w:t>类型编码</w:t>
            </w:r>
          </w:p>
        </w:tc>
        <w:tc>
          <w:tcPr>
            <w:tcW w:w="2402" w:type="dxa"/>
            <w:shd w:val="clear" w:color="auto" w:fill="auto"/>
          </w:tcPr>
          <w:p w14:paraId="58DEDDA0" w14:textId="77777777" w:rsidR="004E3A6D" w:rsidRPr="006E2E0E" w:rsidRDefault="004E3A6D" w:rsidP="006E2E0E">
            <w:pPr>
              <w:ind w:left="0" w:firstLine="0"/>
              <w:jc w:val="center"/>
              <w:rPr>
                <w:rFonts w:ascii="宋体" w:eastAsia="宋体" w:hAnsi="宋体"/>
                <w:b/>
              </w:rPr>
            </w:pPr>
            <w:r w:rsidRPr="006E2E0E">
              <w:rPr>
                <w:rFonts w:ascii="宋体" w:eastAsia="宋体" w:hAnsi="宋体" w:hint="eastAsia"/>
                <w:b/>
              </w:rPr>
              <w:t>说明</w:t>
            </w:r>
          </w:p>
        </w:tc>
      </w:tr>
      <w:tr w:rsidR="006E2E0E" w:rsidRPr="006E2E0E" w14:paraId="4DE5FF6F" w14:textId="77777777" w:rsidTr="006E2E0E">
        <w:tc>
          <w:tcPr>
            <w:tcW w:w="988" w:type="dxa"/>
            <w:shd w:val="clear" w:color="auto" w:fill="auto"/>
          </w:tcPr>
          <w:p w14:paraId="21BB64E5" w14:textId="77777777" w:rsidR="004E3A6D" w:rsidRPr="006E2E0E" w:rsidRDefault="004E3A6D" w:rsidP="006E2E0E">
            <w:pPr>
              <w:ind w:left="0" w:firstLine="0"/>
              <w:jc w:val="center"/>
              <w:rPr>
                <w:rFonts w:ascii="宋体" w:eastAsia="宋体" w:hAnsi="宋体"/>
              </w:rPr>
            </w:pPr>
            <w:r w:rsidRPr="006E2E0E">
              <w:rPr>
                <w:rFonts w:ascii="宋体" w:eastAsia="宋体" w:hAnsi="宋体"/>
              </w:rPr>
              <w:t>0x18</w:t>
            </w:r>
          </w:p>
        </w:tc>
        <w:tc>
          <w:tcPr>
            <w:tcW w:w="2268" w:type="dxa"/>
            <w:shd w:val="clear" w:color="auto" w:fill="auto"/>
          </w:tcPr>
          <w:p w14:paraId="2D1A7AD6" w14:textId="77777777" w:rsidR="004E3A6D" w:rsidRPr="006E2E0E" w:rsidRDefault="004E3A6D" w:rsidP="006E2E0E">
            <w:pPr>
              <w:ind w:left="0" w:firstLine="0"/>
              <w:rPr>
                <w:rFonts w:ascii="宋体" w:eastAsia="宋体" w:hAnsi="宋体"/>
              </w:rPr>
            </w:pPr>
            <w:r w:rsidRPr="006E2E0E">
              <w:rPr>
                <w:rFonts w:ascii="宋体" w:eastAsia="宋体" w:hAnsi="宋体" w:hint="eastAsia"/>
              </w:rPr>
              <w:t>心跳包</w:t>
            </w:r>
          </w:p>
        </w:tc>
        <w:tc>
          <w:tcPr>
            <w:tcW w:w="850" w:type="dxa"/>
            <w:shd w:val="clear" w:color="auto" w:fill="auto"/>
          </w:tcPr>
          <w:p w14:paraId="6BE72ED1"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上报</w:t>
            </w:r>
          </w:p>
        </w:tc>
        <w:tc>
          <w:tcPr>
            <w:tcW w:w="1985" w:type="dxa"/>
            <w:shd w:val="clear" w:color="auto" w:fill="auto"/>
          </w:tcPr>
          <w:p w14:paraId="1EFC0848" w14:textId="77777777" w:rsidR="004E3A6D" w:rsidRPr="006E2E0E" w:rsidRDefault="004E3A6D" w:rsidP="006E2E0E">
            <w:pPr>
              <w:ind w:left="0" w:firstLine="0"/>
              <w:jc w:val="center"/>
              <w:rPr>
                <w:rFonts w:ascii="宋体" w:eastAsia="宋体" w:hAnsi="宋体"/>
              </w:rPr>
            </w:pPr>
            <w:r w:rsidRPr="006E2E0E">
              <w:rPr>
                <w:rFonts w:ascii="宋体" w:eastAsia="宋体" w:hAnsi="宋体"/>
              </w:rPr>
              <w:t>0x98</w:t>
            </w:r>
          </w:p>
        </w:tc>
        <w:tc>
          <w:tcPr>
            <w:tcW w:w="2402" w:type="dxa"/>
            <w:shd w:val="clear" w:color="auto" w:fill="auto"/>
          </w:tcPr>
          <w:p w14:paraId="45D66B7A" w14:textId="77777777" w:rsidR="004E3A6D" w:rsidRPr="006E2E0E" w:rsidRDefault="004E3A6D" w:rsidP="006E2E0E">
            <w:pPr>
              <w:ind w:left="0" w:firstLine="0"/>
              <w:rPr>
                <w:rFonts w:ascii="宋体" w:eastAsia="宋体" w:hAnsi="宋体"/>
              </w:rPr>
            </w:pPr>
          </w:p>
        </w:tc>
      </w:tr>
      <w:tr w:rsidR="006E2E0E" w:rsidRPr="006E2E0E" w14:paraId="5FAA31B2" w14:textId="77777777" w:rsidTr="006E2E0E">
        <w:tc>
          <w:tcPr>
            <w:tcW w:w="988" w:type="dxa"/>
            <w:shd w:val="clear" w:color="auto" w:fill="auto"/>
          </w:tcPr>
          <w:p w14:paraId="0B85368B" w14:textId="77777777" w:rsidR="004E3A6D" w:rsidRPr="006E2E0E" w:rsidRDefault="004E3A6D" w:rsidP="006E2E0E">
            <w:pPr>
              <w:ind w:left="0" w:firstLine="0"/>
              <w:jc w:val="center"/>
              <w:rPr>
                <w:rFonts w:ascii="宋体" w:eastAsia="宋体" w:hAnsi="宋体"/>
              </w:rPr>
            </w:pPr>
            <w:r w:rsidRPr="006E2E0E">
              <w:rPr>
                <w:rFonts w:ascii="宋体" w:eastAsia="宋体" w:hAnsi="宋体"/>
              </w:rPr>
              <w:t>0x1B</w:t>
            </w:r>
          </w:p>
        </w:tc>
        <w:tc>
          <w:tcPr>
            <w:tcW w:w="2268" w:type="dxa"/>
            <w:shd w:val="clear" w:color="auto" w:fill="auto"/>
          </w:tcPr>
          <w:p w14:paraId="108A3795" w14:textId="77777777" w:rsidR="004E3A6D" w:rsidRPr="006E2E0E" w:rsidRDefault="004E3A6D" w:rsidP="006E2E0E">
            <w:pPr>
              <w:ind w:left="0" w:firstLine="0"/>
              <w:rPr>
                <w:rFonts w:ascii="宋体" w:eastAsia="宋体" w:hAnsi="宋体"/>
              </w:rPr>
            </w:pPr>
            <w:r w:rsidRPr="006E2E0E">
              <w:rPr>
                <w:rFonts w:ascii="宋体" w:eastAsia="宋体" w:hAnsi="宋体" w:hint="eastAsia"/>
              </w:rPr>
              <w:t>重连上报设备信息</w:t>
            </w:r>
          </w:p>
        </w:tc>
        <w:tc>
          <w:tcPr>
            <w:tcW w:w="850" w:type="dxa"/>
            <w:shd w:val="clear" w:color="auto" w:fill="auto"/>
          </w:tcPr>
          <w:p w14:paraId="218314BD"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上报</w:t>
            </w:r>
          </w:p>
        </w:tc>
        <w:tc>
          <w:tcPr>
            <w:tcW w:w="1985" w:type="dxa"/>
            <w:shd w:val="clear" w:color="auto" w:fill="auto"/>
          </w:tcPr>
          <w:p w14:paraId="3CBF66AF" w14:textId="77777777" w:rsidR="004E3A6D" w:rsidRPr="006E2E0E" w:rsidRDefault="004E3A6D" w:rsidP="006E2E0E">
            <w:pPr>
              <w:ind w:left="0" w:firstLine="0"/>
              <w:jc w:val="center"/>
              <w:rPr>
                <w:rFonts w:ascii="宋体" w:eastAsia="宋体" w:hAnsi="宋体"/>
              </w:rPr>
            </w:pPr>
            <w:r w:rsidRPr="006E2E0E">
              <w:rPr>
                <w:rFonts w:ascii="宋体" w:eastAsia="宋体" w:hAnsi="宋体"/>
              </w:rPr>
              <w:t>0x9B</w:t>
            </w:r>
          </w:p>
        </w:tc>
        <w:tc>
          <w:tcPr>
            <w:tcW w:w="2402" w:type="dxa"/>
            <w:shd w:val="clear" w:color="auto" w:fill="auto"/>
          </w:tcPr>
          <w:p w14:paraId="15D3211E" w14:textId="77777777" w:rsidR="004E3A6D" w:rsidRPr="006E2E0E" w:rsidRDefault="004E3A6D" w:rsidP="006E2E0E">
            <w:pPr>
              <w:ind w:left="0" w:firstLine="0"/>
              <w:rPr>
                <w:rFonts w:ascii="宋体" w:eastAsia="宋体" w:hAnsi="宋体"/>
              </w:rPr>
            </w:pPr>
          </w:p>
        </w:tc>
      </w:tr>
      <w:tr w:rsidR="006E2E0E" w:rsidRPr="006E2E0E" w14:paraId="4E52ED68" w14:textId="77777777" w:rsidTr="006E2E0E">
        <w:tc>
          <w:tcPr>
            <w:tcW w:w="988" w:type="dxa"/>
            <w:shd w:val="clear" w:color="auto" w:fill="auto"/>
          </w:tcPr>
          <w:p w14:paraId="1F41638A" w14:textId="77777777" w:rsidR="004E3A6D" w:rsidRPr="006E2E0E" w:rsidRDefault="004E3A6D" w:rsidP="006E2E0E">
            <w:pPr>
              <w:ind w:left="0" w:firstLine="0"/>
              <w:jc w:val="center"/>
              <w:rPr>
                <w:rFonts w:ascii="宋体" w:eastAsia="宋体" w:hAnsi="宋体"/>
              </w:rPr>
            </w:pPr>
            <w:r w:rsidRPr="006E2E0E">
              <w:rPr>
                <w:rFonts w:ascii="宋体" w:eastAsia="宋体" w:hAnsi="宋体"/>
              </w:rPr>
              <w:t>0x25</w:t>
            </w:r>
          </w:p>
        </w:tc>
        <w:tc>
          <w:tcPr>
            <w:tcW w:w="2268" w:type="dxa"/>
            <w:shd w:val="clear" w:color="auto" w:fill="auto"/>
          </w:tcPr>
          <w:p w14:paraId="2A9471DC" w14:textId="77777777" w:rsidR="004E3A6D" w:rsidRPr="006E2E0E" w:rsidRDefault="004E3A6D" w:rsidP="006E2E0E">
            <w:pPr>
              <w:ind w:left="0" w:firstLine="0"/>
              <w:rPr>
                <w:rFonts w:ascii="宋体" w:eastAsia="宋体" w:hAnsi="宋体"/>
              </w:rPr>
            </w:pPr>
            <w:r w:rsidRPr="006E2E0E">
              <w:rPr>
                <w:rFonts w:ascii="宋体" w:eastAsia="宋体" w:hAnsi="宋体" w:hint="eastAsia"/>
              </w:rPr>
              <w:t>故障上报</w:t>
            </w:r>
          </w:p>
        </w:tc>
        <w:tc>
          <w:tcPr>
            <w:tcW w:w="850" w:type="dxa"/>
            <w:shd w:val="clear" w:color="auto" w:fill="auto"/>
          </w:tcPr>
          <w:p w14:paraId="1BE0DEC3"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上报</w:t>
            </w:r>
          </w:p>
        </w:tc>
        <w:tc>
          <w:tcPr>
            <w:tcW w:w="1985" w:type="dxa"/>
            <w:shd w:val="clear" w:color="auto" w:fill="auto"/>
          </w:tcPr>
          <w:p w14:paraId="1CCEB084" w14:textId="77777777" w:rsidR="004E3A6D" w:rsidRPr="006E2E0E" w:rsidRDefault="004E3A6D" w:rsidP="006E2E0E">
            <w:pPr>
              <w:ind w:left="0" w:firstLine="0"/>
              <w:jc w:val="center"/>
              <w:rPr>
                <w:rFonts w:ascii="宋体" w:eastAsia="宋体" w:hAnsi="宋体"/>
              </w:rPr>
            </w:pPr>
            <w:r w:rsidRPr="006E2E0E">
              <w:rPr>
                <w:rFonts w:ascii="宋体" w:eastAsia="宋体" w:hAnsi="宋体"/>
              </w:rPr>
              <w:t>0xA5</w:t>
            </w:r>
          </w:p>
        </w:tc>
        <w:tc>
          <w:tcPr>
            <w:tcW w:w="2402" w:type="dxa"/>
            <w:shd w:val="clear" w:color="auto" w:fill="auto"/>
          </w:tcPr>
          <w:p w14:paraId="40566AFB" w14:textId="77777777" w:rsidR="004E3A6D" w:rsidRPr="006E2E0E" w:rsidRDefault="004E3A6D" w:rsidP="006E2E0E">
            <w:pPr>
              <w:ind w:left="0" w:firstLine="0"/>
              <w:rPr>
                <w:rFonts w:ascii="宋体" w:eastAsia="宋体" w:hAnsi="宋体"/>
              </w:rPr>
            </w:pPr>
          </w:p>
        </w:tc>
      </w:tr>
      <w:tr w:rsidR="006E2E0E" w:rsidRPr="006E2E0E" w14:paraId="5ECFE1E4" w14:textId="77777777" w:rsidTr="006E2E0E">
        <w:tc>
          <w:tcPr>
            <w:tcW w:w="988" w:type="dxa"/>
            <w:shd w:val="clear" w:color="auto" w:fill="auto"/>
          </w:tcPr>
          <w:p w14:paraId="5E6AA0E5" w14:textId="77777777" w:rsidR="004E3A6D" w:rsidRPr="006E2E0E" w:rsidRDefault="004E3A6D" w:rsidP="006E2E0E">
            <w:pPr>
              <w:ind w:left="0" w:firstLine="0"/>
              <w:jc w:val="center"/>
              <w:rPr>
                <w:rFonts w:ascii="宋体" w:eastAsia="宋体" w:hAnsi="宋体"/>
              </w:rPr>
            </w:pPr>
            <w:r w:rsidRPr="006E2E0E">
              <w:rPr>
                <w:rFonts w:ascii="宋体" w:eastAsia="宋体" w:hAnsi="宋体"/>
              </w:rPr>
              <w:t>0x26</w:t>
            </w:r>
          </w:p>
        </w:tc>
        <w:tc>
          <w:tcPr>
            <w:tcW w:w="2268" w:type="dxa"/>
            <w:shd w:val="clear" w:color="auto" w:fill="auto"/>
          </w:tcPr>
          <w:p w14:paraId="3BAB6388" w14:textId="77777777" w:rsidR="004E3A6D" w:rsidRPr="006E2E0E" w:rsidRDefault="004E3A6D" w:rsidP="006E2E0E">
            <w:pPr>
              <w:ind w:left="0" w:firstLine="0"/>
              <w:rPr>
                <w:rFonts w:ascii="宋体" w:eastAsia="宋体" w:hAnsi="宋体"/>
              </w:rPr>
            </w:pPr>
            <w:r w:rsidRPr="006E2E0E">
              <w:rPr>
                <w:rFonts w:ascii="宋体" w:eastAsia="宋体" w:hAnsi="宋体" w:hint="eastAsia"/>
              </w:rPr>
              <w:t>玖行换电站心跳</w:t>
            </w:r>
          </w:p>
        </w:tc>
        <w:tc>
          <w:tcPr>
            <w:tcW w:w="850" w:type="dxa"/>
            <w:shd w:val="clear" w:color="auto" w:fill="auto"/>
          </w:tcPr>
          <w:p w14:paraId="3916394A"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上报</w:t>
            </w:r>
          </w:p>
        </w:tc>
        <w:tc>
          <w:tcPr>
            <w:tcW w:w="1985" w:type="dxa"/>
            <w:shd w:val="clear" w:color="auto" w:fill="auto"/>
          </w:tcPr>
          <w:p w14:paraId="24A0A067" w14:textId="77777777" w:rsidR="004E3A6D" w:rsidRPr="006E2E0E" w:rsidRDefault="004E3A6D" w:rsidP="006E2E0E">
            <w:pPr>
              <w:ind w:left="0" w:firstLine="0"/>
              <w:jc w:val="center"/>
              <w:rPr>
                <w:rFonts w:ascii="宋体" w:eastAsia="宋体" w:hAnsi="宋体"/>
              </w:rPr>
            </w:pPr>
            <w:r w:rsidRPr="006E2E0E">
              <w:rPr>
                <w:rFonts w:ascii="宋体" w:eastAsia="宋体" w:hAnsi="宋体"/>
              </w:rPr>
              <w:t>0xA6</w:t>
            </w:r>
          </w:p>
        </w:tc>
        <w:tc>
          <w:tcPr>
            <w:tcW w:w="2402" w:type="dxa"/>
            <w:shd w:val="clear" w:color="auto" w:fill="auto"/>
          </w:tcPr>
          <w:p w14:paraId="41366510" w14:textId="77777777" w:rsidR="004E3A6D" w:rsidRPr="006E2E0E" w:rsidRDefault="004E3A6D" w:rsidP="006E2E0E">
            <w:pPr>
              <w:ind w:left="0" w:firstLine="0"/>
              <w:rPr>
                <w:rFonts w:ascii="宋体" w:eastAsia="宋体" w:hAnsi="宋体"/>
              </w:rPr>
            </w:pPr>
          </w:p>
        </w:tc>
      </w:tr>
      <w:tr w:rsidR="006E2E0E" w:rsidRPr="006E2E0E" w14:paraId="45745A20" w14:textId="77777777" w:rsidTr="006E2E0E">
        <w:tc>
          <w:tcPr>
            <w:tcW w:w="988" w:type="dxa"/>
            <w:shd w:val="clear" w:color="auto" w:fill="auto"/>
          </w:tcPr>
          <w:p w14:paraId="6819C1D1" w14:textId="77777777" w:rsidR="004E3A6D" w:rsidRPr="006E2E0E" w:rsidRDefault="004E3A6D" w:rsidP="006E2E0E">
            <w:pPr>
              <w:ind w:left="0" w:firstLine="0"/>
              <w:jc w:val="center"/>
              <w:rPr>
                <w:rFonts w:ascii="宋体" w:eastAsia="宋体" w:hAnsi="宋体"/>
              </w:rPr>
            </w:pPr>
            <w:r w:rsidRPr="006E2E0E">
              <w:rPr>
                <w:rFonts w:ascii="宋体" w:eastAsia="宋体" w:hAnsi="宋体"/>
              </w:rPr>
              <w:t>0x28</w:t>
            </w:r>
          </w:p>
        </w:tc>
        <w:tc>
          <w:tcPr>
            <w:tcW w:w="2268" w:type="dxa"/>
            <w:shd w:val="clear" w:color="auto" w:fill="auto"/>
          </w:tcPr>
          <w:p w14:paraId="3F2D4E89" w14:textId="77777777" w:rsidR="004E3A6D" w:rsidRPr="006E2E0E" w:rsidRDefault="004E3A6D" w:rsidP="006E2E0E">
            <w:pPr>
              <w:ind w:left="0" w:firstLine="0"/>
              <w:rPr>
                <w:rFonts w:ascii="宋体" w:eastAsia="宋体" w:hAnsi="宋体"/>
              </w:rPr>
            </w:pPr>
            <w:r w:rsidRPr="006E2E0E">
              <w:rPr>
                <w:rFonts w:ascii="宋体" w:eastAsia="宋体" w:hAnsi="宋体" w:hint="eastAsia"/>
              </w:rPr>
              <w:t>上报数据包序列信息</w:t>
            </w:r>
          </w:p>
        </w:tc>
        <w:tc>
          <w:tcPr>
            <w:tcW w:w="850" w:type="dxa"/>
            <w:shd w:val="clear" w:color="auto" w:fill="auto"/>
          </w:tcPr>
          <w:p w14:paraId="482AAEEB"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上报</w:t>
            </w:r>
          </w:p>
        </w:tc>
        <w:tc>
          <w:tcPr>
            <w:tcW w:w="1985" w:type="dxa"/>
            <w:shd w:val="clear" w:color="auto" w:fill="auto"/>
          </w:tcPr>
          <w:p w14:paraId="28853C59" w14:textId="77777777" w:rsidR="004E3A6D" w:rsidRPr="006E2E0E" w:rsidRDefault="004E3A6D" w:rsidP="006E2E0E">
            <w:pPr>
              <w:ind w:left="0" w:firstLine="0"/>
              <w:jc w:val="center"/>
              <w:rPr>
                <w:rFonts w:ascii="宋体" w:eastAsia="宋体" w:hAnsi="宋体"/>
              </w:rPr>
            </w:pPr>
            <w:r w:rsidRPr="006E2E0E">
              <w:rPr>
                <w:rFonts w:ascii="宋体" w:eastAsia="宋体" w:hAnsi="宋体"/>
              </w:rPr>
              <w:t>0xA8</w:t>
            </w:r>
          </w:p>
        </w:tc>
        <w:tc>
          <w:tcPr>
            <w:tcW w:w="2402" w:type="dxa"/>
            <w:shd w:val="clear" w:color="auto" w:fill="auto"/>
          </w:tcPr>
          <w:p w14:paraId="1A68E70B" w14:textId="77777777" w:rsidR="004E3A6D" w:rsidRPr="006E2E0E" w:rsidRDefault="004E3A6D" w:rsidP="006E2E0E">
            <w:pPr>
              <w:ind w:left="0" w:firstLine="0"/>
              <w:rPr>
                <w:rFonts w:ascii="宋体" w:eastAsia="宋体" w:hAnsi="宋体"/>
              </w:rPr>
            </w:pPr>
          </w:p>
        </w:tc>
      </w:tr>
      <w:tr w:rsidR="006E2E0E" w:rsidRPr="006E2E0E" w14:paraId="5D19F4B3" w14:textId="77777777" w:rsidTr="006E2E0E">
        <w:tc>
          <w:tcPr>
            <w:tcW w:w="988" w:type="dxa"/>
            <w:shd w:val="clear" w:color="auto" w:fill="auto"/>
          </w:tcPr>
          <w:p w14:paraId="1BB26242" w14:textId="77777777" w:rsidR="004E3A6D" w:rsidRPr="006E2E0E" w:rsidRDefault="004E3A6D" w:rsidP="006E2E0E">
            <w:pPr>
              <w:ind w:left="0" w:firstLine="0"/>
              <w:jc w:val="center"/>
              <w:rPr>
                <w:rFonts w:ascii="宋体" w:eastAsia="宋体" w:hAnsi="宋体"/>
              </w:rPr>
            </w:pPr>
            <w:r w:rsidRPr="006E2E0E">
              <w:rPr>
                <w:rFonts w:ascii="宋体" w:eastAsia="宋体" w:hAnsi="宋体"/>
              </w:rPr>
              <w:t>0x29</w:t>
            </w:r>
          </w:p>
        </w:tc>
        <w:tc>
          <w:tcPr>
            <w:tcW w:w="2268" w:type="dxa"/>
            <w:shd w:val="clear" w:color="auto" w:fill="auto"/>
          </w:tcPr>
          <w:p w14:paraId="25702F48" w14:textId="77777777" w:rsidR="004E3A6D" w:rsidRPr="006E2E0E" w:rsidRDefault="004E3A6D" w:rsidP="006E2E0E">
            <w:pPr>
              <w:ind w:left="0" w:firstLine="0"/>
              <w:rPr>
                <w:rFonts w:ascii="宋体" w:eastAsia="宋体" w:hAnsi="宋体"/>
              </w:rPr>
            </w:pPr>
            <w:r w:rsidRPr="006E2E0E">
              <w:rPr>
                <w:rFonts w:ascii="宋体" w:eastAsia="宋体" w:hAnsi="宋体" w:hint="eastAsia"/>
              </w:rPr>
              <w:t>补发信息</w:t>
            </w:r>
          </w:p>
        </w:tc>
        <w:tc>
          <w:tcPr>
            <w:tcW w:w="850" w:type="dxa"/>
            <w:shd w:val="clear" w:color="auto" w:fill="auto"/>
          </w:tcPr>
          <w:p w14:paraId="5BD2A490"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上报</w:t>
            </w:r>
          </w:p>
        </w:tc>
        <w:tc>
          <w:tcPr>
            <w:tcW w:w="1985" w:type="dxa"/>
            <w:shd w:val="clear" w:color="auto" w:fill="auto"/>
          </w:tcPr>
          <w:p w14:paraId="3B000620" w14:textId="77777777" w:rsidR="004E3A6D" w:rsidRPr="006E2E0E" w:rsidRDefault="004E3A6D" w:rsidP="006E2E0E">
            <w:pPr>
              <w:ind w:left="0" w:firstLine="0"/>
              <w:jc w:val="center"/>
              <w:rPr>
                <w:rFonts w:ascii="宋体" w:eastAsia="宋体" w:hAnsi="宋体"/>
              </w:rPr>
            </w:pPr>
            <w:r w:rsidRPr="006E2E0E">
              <w:rPr>
                <w:rFonts w:ascii="宋体" w:eastAsia="宋体" w:hAnsi="宋体"/>
              </w:rPr>
              <w:t>0xA9</w:t>
            </w:r>
          </w:p>
        </w:tc>
        <w:tc>
          <w:tcPr>
            <w:tcW w:w="2402" w:type="dxa"/>
            <w:shd w:val="clear" w:color="auto" w:fill="auto"/>
          </w:tcPr>
          <w:p w14:paraId="0AF7BCFD" w14:textId="77777777" w:rsidR="004E3A6D" w:rsidRPr="006E2E0E" w:rsidRDefault="004E3A6D" w:rsidP="006E2E0E">
            <w:pPr>
              <w:ind w:left="0" w:firstLine="0"/>
              <w:rPr>
                <w:rFonts w:ascii="宋体" w:eastAsia="宋体" w:hAnsi="宋体"/>
              </w:rPr>
            </w:pPr>
          </w:p>
        </w:tc>
      </w:tr>
      <w:tr w:rsidR="006E2E0E" w:rsidRPr="006E2E0E" w14:paraId="0EA79A3D" w14:textId="77777777" w:rsidTr="006E2E0E">
        <w:tc>
          <w:tcPr>
            <w:tcW w:w="988" w:type="dxa"/>
            <w:shd w:val="clear" w:color="auto" w:fill="auto"/>
          </w:tcPr>
          <w:p w14:paraId="47CD591C" w14:textId="77777777" w:rsidR="004E3A6D" w:rsidRPr="006E2E0E" w:rsidRDefault="004E3A6D" w:rsidP="006E2E0E">
            <w:pPr>
              <w:ind w:left="0" w:firstLine="0"/>
              <w:jc w:val="center"/>
              <w:rPr>
                <w:rFonts w:ascii="宋体" w:eastAsia="宋体" w:hAnsi="宋体"/>
              </w:rPr>
            </w:pPr>
            <w:r w:rsidRPr="006E2E0E">
              <w:rPr>
                <w:rFonts w:ascii="宋体" w:eastAsia="宋体" w:hAnsi="宋体"/>
              </w:rPr>
              <w:t>0x2A</w:t>
            </w:r>
          </w:p>
        </w:tc>
        <w:tc>
          <w:tcPr>
            <w:tcW w:w="2268" w:type="dxa"/>
            <w:shd w:val="clear" w:color="auto" w:fill="auto"/>
          </w:tcPr>
          <w:p w14:paraId="2BE05819" w14:textId="77777777" w:rsidR="004E3A6D" w:rsidRPr="006E2E0E" w:rsidRDefault="004E3A6D" w:rsidP="006E2E0E">
            <w:pPr>
              <w:ind w:left="0" w:firstLine="0"/>
              <w:rPr>
                <w:rFonts w:ascii="宋体" w:eastAsia="宋体" w:hAnsi="宋体"/>
              </w:rPr>
            </w:pPr>
            <w:r w:rsidRPr="006E2E0E">
              <w:rPr>
                <w:rFonts w:ascii="宋体" w:eastAsia="宋体" w:hAnsi="宋体" w:hint="eastAsia"/>
              </w:rPr>
              <w:t>E</w:t>
            </w:r>
            <w:r w:rsidRPr="006E2E0E">
              <w:rPr>
                <w:rFonts w:ascii="宋体" w:eastAsia="宋体" w:hAnsi="宋体"/>
              </w:rPr>
              <w:t>CU</w:t>
            </w:r>
            <w:r w:rsidRPr="006E2E0E">
              <w:rPr>
                <w:rFonts w:ascii="宋体" w:eastAsia="宋体" w:hAnsi="宋体" w:hint="eastAsia"/>
              </w:rPr>
              <w:t>升级进度更新</w:t>
            </w:r>
          </w:p>
        </w:tc>
        <w:tc>
          <w:tcPr>
            <w:tcW w:w="850" w:type="dxa"/>
            <w:shd w:val="clear" w:color="auto" w:fill="auto"/>
          </w:tcPr>
          <w:p w14:paraId="58A07126"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上报</w:t>
            </w:r>
          </w:p>
        </w:tc>
        <w:tc>
          <w:tcPr>
            <w:tcW w:w="1985" w:type="dxa"/>
            <w:shd w:val="clear" w:color="auto" w:fill="auto"/>
          </w:tcPr>
          <w:p w14:paraId="1E21B63E" w14:textId="77777777" w:rsidR="004E3A6D" w:rsidRPr="006E2E0E" w:rsidRDefault="004E3A6D" w:rsidP="006E2E0E">
            <w:pPr>
              <w:ind w:left="0" w:firstLine="0"/>
              <w:jc w:val="center"/>
              <w:rPr>
                <w:rFonts w:ascii="宋体" w:eastAsia="宋体" w:hAnsi="宋体"/>
              </w:rPr>
            </w:pPr>
            <w:r w:rsidRPr="006E2E0E">
              <w:rPr>
                <w:rFonts w:ascii="宋体" w:eastAsia="宋体" w:hAnsi="宋体"/>
              </w:rPr>
              <w:t>0xAA</w:t>
            </w:r>
          </w:p>
        </w:tc>
        <w:tc>
          <w:tcPr>
            <w:tcW w:w="2402" w:type="dxa"/>
            <w:shd w:val="clear" w:color="auto" w:fill="auto"/>
          </w:tcPr>
          <w:p w14:paraId="0E593088" w14:textId="77777777" w:rsidR="004E3A6D" w:rsidRPr="006E2E0E" w:rsidRDefault="004E3A6D" w:rsidP="006E2E0E">
            <w:pPr>
              <w:ind w:left="0" w:firstLine="0"/>
              <w:rPr>
                <w:rFonts w:ascii="宋体" w:eastAsia="宋体" w:hAnsi="宋体"/>
              </w:rPr>
            </w:pPr>
          </w:p>
        </w:tc>
      </w:tr>
      <w:tr w:rsidR="006E2E0E" w:rsidRPr="006E2E0E" w14:paraId="5DAA8E56" w14:textId="77777777" w:rsidTr="006E2E0E">
        <w:tc>
          <w:tcPr>
            <w:tcW w:w="988" w:type="dxa"/>
            <w:shd w:val="clear" w:color="auto" w:fill="auto"/>
          </w:tcPr>
          <w:p w14:paraId="4ED4DEEA" w14:textId="77777777" w:rsidR="004E3A6D" w:rsidRPr="006E2E0E" w:rsidRDefault="004E3A6D" w:rsidP="006E2E0E">
            <w:pPr>
              <w:ind w:left="0" w:firstLine="0"/>
              <w:jc w:val="center"/>
              <w:rPr>
                <w:rFonts w:ascii="宋体" w:eastAsia="宋体" w:hAnsi="宋体"/>
              </w:rPr>
            </w:pPr>
            <w:r w:rsidRPr="006E2E0E">
              <w:rPr>
                <w:rFonts w:ascii="宋体" w:eastAsia="宋体" w:hAnsi="宋体"/>
              </w:rPr>
              <w:t>0x2B</w:t>
            </w:r>
          </w:p>
        </w:tc>
        <w:tc>
          <w:tcPr>
            <w:tcW w:w="2268" w:type="dxa"/>
            <w:shd w:val="clear" w:color="auto" w:fill="auto"/>
          </w:tcPr>
          <w:p w14:paraId="57789F28" w14:textId="77777777" w:rsidR="004E3A6D" w:rsidRPr="006E2E0E" w:rsidRDefault="004E3A6D" w:rsidP="006E2E0E">
            <w:pPr>
              <w:ind w:left="0" w:firstLine="0"/>
              <w:rPr>
                <w:rFonts w:ascii="宋体" w:eastAsia="宋体" w:hAnsi="宋体"/>
              </w:rPr>
            </w:pPr>
            <w:r w:rsidRPr="006E2E0E">
              <w:rPr>
                <w:rFonts w:ascii="宋体" w:eastAsia="宋体" w:hAnsi="宋体" w:hint="eastAsia"/>
              </w:rPr>
              <w:t>设备登出</w:t>
            </w:r>
          </w:p>
        </w:tc>
        <w:tc>
          <w:tcPr>
            <w:tcW w:w="850" w:type="dxa"/>
            <w:shd w:val="clear" w:color="auto" w:fill="auto"/>
          </w:tcPr>
          <w:p w14:paraId="497EADCD" w14:textId="77777777" w:rsidR="004E3A6D" w:rsidRPr="006E2E0E" w:rsidRDefault="004E3A6D" w:rsidP="006E2E0E">
            <w:pPr>
              <w:ind w:left="0" w:firstLine="0"/>
              <w:jc w:val="center"/>
              <w:rPr>
                <w:rFonts w:ascii="宋体" w:eastAsia="宋体" w:hAnsi="宋体"/>
              </w:rPr>
            </w:pPr>
            <w:r w:rsidRPr="006E2E0E">
              <w:rPr>
                <w:rFonts w:ascii="宋体" w:eastAsia="宋体" w:hAnsi="宋体" w:hint="eastAsia"/>
              </w:rPr>
              <w:t>上报</w:t>
            </w:r>
          </w:p>
        </w:tc>
        <w:tc>
          <w:tcPr>
            <w:tcW w:w="1985" w:type="dxa"/>
            <w:shd w:val="clear" w:color="auto" w:fill="auto"/>
          </w:tcPr>
          <w:p w14:paraId="1BDE7D5F" w14:textId="77777777" w:rsidR="004E3A6D" w:rsidRPr="006E2E0E" w:rsidRDefault="004E3A6D" w:rsidP="006E2E0E">
            <w:pPr>
              <w:ind w:left="0" w:firstLine="0"/>
              <w:jc w:val="center"/>
              <w:rPr>
                <w:rFonts w:ascii="宋体" w:eastAsia="宋体" w:hAnsi="宋体"/>
              </w:rPr>
            </w:pPr>
            <w:r w:rsidRPr="006E2E0E">
              <w:rPr>
                <w:rFonts w:ascii="宋体" w:eastAsia="宋体" w:hAnsi="宋体"/>
              </w:rPr>
              <w:t>0xAB</w:t>
            </w:r>
          </w:p>
        </w:tc>
        <w:tc>
          <w:tcPr>
            <w:tcW w:w="2402" w:type="dxa"/>
            <w:shd w:val="clear" w:color="auto" w:fill="auto"/>
          </w:tcPr>
          <w:p w14:paraId="417C6E91" w14:textId="77777777" w:rsidR="004E3A6D" w:rsidRPr="006E2E0E" w:rsidRDefault="004E3A6D" w:rsidP="006E2E0E">
            <w:pPr>
              <w:ind w:left="0" w:firstLine="0"/>
              <w:rPr>
                <w:rFonts w:ascii="宋体" w:eastAsia="宋体" w:hAnsi="宋体"/>
              </w:rPr>
            </w:pPr>
          </w:p>
        </w:tc>
      </w:tr>
    </w:tbl>
    <w:p w14:paraId="2D81DAF1" w14:textId="319137EB" w:rsidR="004E3A6D" w:rsidRDefault="004E3A6D" w:rsidP="00B50C39">
      <w:pPr>
        <w:spacing w:after="0" w:line="400" w:lineRule="exact"/>
        <w:ind w:left="0" w:firstLineChars="200" w:firstLine="420"/>
        <w:rPr>
          <w:rFonts w:eastAsia="宋体"/>
          <w:color w:val="auto"/>
        </w:rPr>
      </w:pPr>
      <w:r w:rsidRPr="00B50C39">
        <w:rPr>
          <w:rFonts w:eastAsia="宋体" w:hint="eastAsia"/>
          <w:color w:val="auto"/>
        </w:rPr>
        <w:t>自定义数据域格式：</w:t>
      </w:r>
    </w:p>
    <w:p w14:paraId="2B1B12A8" w14:textId="4253E9D2" w:rsidR="00B50C39" w:rsidRPr="00B50C39" w:rsidRDefault="00B50C39" w:rsidP="00B50C39">
      <w:pPr>
        <w:spacing w:beforeLines="50" w:before="120" w:after="0" w:line="240" w:lineRule="auto"/>
        <w:ind w:left="0" w:firstLine="0"/>
        <w:jc w:val="center"/>
        <w:rPr>
          <w:rFonts w:ascii="宋体" w:eastAsia="宋体" w:hAnsi="宋体"/>
        </w:rPr>
      </w:pPr>
      <w:r w:rsidRPr="00B50C39">
        <w:rPr>
          <w:rFonts w:ascii="宋体" w:eastAsia="宋体" w:hAnsi="宋体" w:hint="eastAsia"/>
        </w:rPr>
        <w:t>附表4</w:t>
      </w:r>
      <w:r w:rsidRPr="00B50C39">
        <w:rPr>
          <w:rFonts w:ascii="宋体" w:eastAsia="宋体" w:hAnsi="宋体"/>
        </w:rPr>
        <w:t>-6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7"/>
        <w:gridCol w:w="1276"/>
        <w:gridCol w:w="1417"/>
        <w:gridCol w:w="3963"/>
      </w:tblGrid>
      <w:tr w:rsidR="006E2E0E" w:rsidRPr="006E2E0E" w14:paraId="03CE9930" w14:textId="77777777" w:rsidTr="00B50C39">
        <w:trPr>
          <w:trHeight w:val="471"/>
        </w:trPr>
        <w:tc>
          <w:tcPr>
            <w:tcW w:w="1082" w:type="pct"/>
            <w:shd w:val="clear" w:color="auto" w:fill="D9D9D9" w:themeFill="background1" w:themeFillShade="D9"/>
            <w:vAlign w:val="center"/>
          </w:tcPr>
          <w:p w14:paraId="69B90A84" w14:textId="77777777" w:rsidR="004E3A6D" w:rsidRPr="00B50C39" w:rsidRDefault="004E3A6D" w:rsidP="00B50C39">
            <w:pPr>
              <w:ind w:left="0" w:firstLine="0"/>
              <w:jc w:val="center"/>
              <w:rPr>
                <w:rFonts w:ascii="宋体" w:eastAsia="宋体" w:hAnsi="宋体"/>
                <w:bCs/>
              </w:rPr>
            </w:pPr>
            <w:bookmarkStart w:id="952" w:name="_Hlk118279751"/>
            <w:r w:rsidRPr="00B50C39">
              <w:rPr>
                <w:rFonts w:ascii="宋体" w:eastAsia="宋体" w:hAnsi="宋体" w:hint="eastAsia"/>
                <w:bCs/>
              </w:rPr>
              <w:t>数据表示内容</w:t>
            </w:r>
          </w:p>
        </w:tc>
        <w:tc>
          <w:tcPr>
            <w:tcW w:w="751" w:type="pct"/>
            <w:shd w:val="clear" w:color="auto" w:fill="D9D9D9" w:themeFill="background1" w:themeFillShade="D9"/>
            <w:vAlign w:val="center"/>
          </w:tcPr>
          <w:p w14:paraId="7AD56847" w14:textId="77777777" w:rsidR="004E3A6D" w:rsidRPr="00B50C39" w:rsidRDefault="004E3A6D" w:rsidP="00B50C39">
            <w:pPr>
              <w:ind w:left="0" w:firstLine="0"/>
              <w:jc w:val="center"/>
              <w:rPr>
                <w:rFonts w:ascii="宋体" w:eastAsia="宋体" w:hAnsi="宋体"/>
                <w:bCs/>
              </w:rPr>
            </w:pPr>
            <w:r w:rsidRPr="00B50C39">
              <w:rPr>
                <w:rFonts w:ascii="宋体" w:eastAsia="宋体" w:hAnsi="宋体" w:hint="eastAsia"/>
                <w:bCs/>
              </w:rPr>
              <w:t>长度/字节</w:t>
            </w:r>
          </w:p>
        </w:tc>
        <w:tc>
          <w:tcPr>
            <w:tcW w:w="834" w:type="pct"/>
            <w:shd w:val="clear" w:color="auto" w:fill="D9D9D9" w:themeFill="background1" w:themeFillShade="D9"/>
            <w:vAlign w:val="center"/>
          </w:tcPr>
          <w:p w14:paraId="680E756F" w14:textId="77777777" w:rsidR="004E3A6D" w:rsidRPr="00B50C39" w:rsidRDefault="004E3A6D" w:rsidP="00B50C39">
            <w:pPr>
              <w:ind w:left="0" w:firstLine="0"/>
              <w:jc w:val="center"/>
              <w:rPr>
                <w:rFonts w:ascii="宋体" w:eastAsia="宋体" w:hAnsi="宋体"/>
                <w:bCs/>
              </w:rPr>
            </w:pPr>
            <w:r w:rsidRPr="00B50C39">
              <w:rPr>
                <w:rFonts w:ascii="宋体" w:eastAsia="宋体" w:hAnsi="宋体" w:hint="eastAsia"/>
                <w:bCs/>
              </w:rPr>
              <w:t>数据类型</w:t>
            </w:r>
          </w:p>
        </w:tc>
        <w:tc>
          <w:tcPr>
            <w:tcW w:w="2333" w:type="pct"/>
            <w:shd w:val="clear" w:color="auto" w:fill="D9D9D9" w:themeFill="background1" w:themeFillShade="D9"/>
            <w:vAlign w:val="center"/>
          </w:tcPr>
          <w:p w14:paraId="0DBC1718" w14:textId="77777777" w:rsidR="004E3A6D" w:rsidRPr="00B50C39" w:rsidRDefault="004E3A6D" w:rsidP="00B50C39">
            <w:pPr>
              <w:ind w:left="0" w:firstLine="0"/>
              <w:jc w:val="center"/>
              <w:rPr>
                <w:rFonts w:ascii="宋体" w:eastAsia="宋体" w:hAnsi="宋体"/>
                <w:bCs/>
              </w:rPr>
            </w:pPr>
            <w:r w:rsidRPr="00B50C39">
              <w:rPr>
                <w:rFonts w:ascii="宋体" w:eastAsia="宋体" w:hAnsi="宋体" w:hint="eastAsia"/>
                <w:bCs/>
              </w:rPr>
              <w:t>描述及要求</w:t>
            </w:r>
          </w:p>
        </w:tc>
      </w:tr>
      <w:bookmarkEnd w:id="952"/>
      <w:tr w:rsidR="006E2E0E" w:rsidRPr="006E2E0E" w14:paraId="19BE96CB" w14:textId="77777777" w:rsidTr="00B50C39">
        <w:tc>
          <w:tcPr>
            <w:tcW w:w="1082" w:type="pct"/>
            <w:shd w:val="clear" w:color="auto" w:fill="auto"/>
            <w:vAlign w:val="center"/>
          </w:tcPr>
          <w:p w14:paraId="27D77306"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自定义数据长度</w:t>
            </w:r>
          </w:p>
        </w:tc>
        <w:tc>
          <w:tcPr>
            <w:tcW w:w="751" w:type="pct"/>
            <w:shd w:val="clear" w:color="auto" w:fill="auto"/>
            <w:vAlign w:val="center"/>
          </w:tcPr>
          <w:p w14:paraId="0F646395"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2</w:t>
            </w:r>
          </w:p>
        </w:tc>
        <w:tc>
          <w:tcPr>
            <w:tcW w:w="834" w:type="pct"/>
            <w:shd w:val="clear" w:color="auto" w:fill="auto"/>
            <w:vAlign w:val="center"/>
          </w:tcPr>
          <w:p w14:paraId="194CF9A9" w14:textId="77777777" w:rsidR="004E3A6D" w:rsidRPr="006E2E0E" w:rsidRDefault="004E3A6D" w:rsidP="00B50C39">
            <w:pPr>
              <w:ind w:left="0" w:firstLine="0"/>
              <w:jc w:val="center"/>
              <w:rPr>
                <w:rFonts w:ascii="宋体" w:eastAsia="宋体" w:hAnsi="宋体"/>
              </w:rPr>
            </w:pPr>
          </w:p>
        </w:tc>
        <w:tc>
          <w:tcPr>
            <w:tcW w:w="2333" w:type="pct"/>
            <w:shd w:val="clear" w:color="auto" w:fill="auto"/>
          </w:tcPr>
          <w:p w14:paraId="39129A84" w14:textId="3FE752DF" w:rsidR="004E3A6D" w:rsidRPr="00B50C39" w:rsidRDefault="004E3A6D" w:rsidP="006E2E0E">
            <w:pPr>
              <w:ind w:left="0" w:firstLine="0"/>
              <w:rPr>
                <w:rFonts w:ascii="宋体" w:eastAsia="宋体" w:hAnsi="宋体"/>
              </w:rPr>
            </w:pPr>
            <w:r w:rsidRPr="00B50C39">
              <w:rPr>
                <w:rFonts w:ascii="宋体" w:eastAsia="宋体" w:hAnsi="宋体" w:hint="eastAsia"/>
              </w:rPr>
              <w:t>新增数据域长度，有效范围1-</w:t>
            </w:r>
            <w:r w:rsidRPr="00B50C39">
              <w:rPr>
                <w:rFonts w:ascii="宋体" w:eastAsia="宋体" w:hAnsi="宋体"/>
              </w:rPr>
              <w:t>65531</w:t>
            </w:r>
            <w:r w:rsidRPr="00B50C39">
              <w:rPr>
                <w:rFonts w:ascii="宋体" w:eastAsia="宋体" w:hAnsi="宋体" w:hint="eastAsia"/>
              </w:rPr>
              <w:t>，见下表</w:t>
            </w:r>
            <w:r w:rsidR="00B50C39">
              <w:rPr>
                <w:rFonts w:ascii="宋体" w:eastAsia="宋体" w:hAnsi="宋体" w:hint="eastAsia"/>
              </w:rPr>
              <w:t>4</w:t>
            </w:r>
            <w:r w:rsidR="00B50C39">
              <w:rPr>
                <w:rFonts w:ascii="宋体" w:eastAsia="宋体" w:hAnsi="宋体"/>
              </w:rPr>
              <w:t>-7</w:t>
            </w:r>
            <w:r w:rsidRPr="00B50C39">
              <w:rPr>
                <w:rFonts w:ascii="宋体" w:eastAsia="宋体" w:hAnsi="宋体" w:hint="eastAsia"/>
              </w:rPr>
              <w:t>的“长度”字段-</w:t>
            </w:r>
            <w:r w:rsidRPr="00B50C39">
              <w:rPr>
                <w:rFonts w:ascii="宋体" w:eastAsia="宋体" w:hAnsi="宋体"/>
              </w:rPr>
              <w:t>2</w:t>
            </w:r>
          </w:p>
        </w:tc>
      </w:tr>
      <w:tr w:rsidR="006E2E0E" w:rsidRPr="006E2E0E" w14:paraId="76485031" w14:textId="77777777" w:rsidTr="00B50C39">
        <w:tc>
          <w:tcPr>
            <w:tcW w:w="1082" w:type="pct"/>
            <w:shd w:val="clear" w:color="auto" w:fill="auto"/>
            <w:vAlign w:val="center"/>
          </w:tcPr>
          <w:p w14:paraId="3FAB9F3F"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自定义数据</w:t>
            </w:r>
          </w:p>
        </w:tc>
        <w:tc>
          <w:tcPr>
            <w:tcW w:w="751" w:type="pct"/>
            <w:shd w:val="clear" w:color="auto" w:fill="auto"/>
            <w:vAlign w:val="center"/>
          </w:tcPr>
          <w:p w14:paraId="360901E3"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1</w:t>
            </w:r>
            <w:r w:rsidRPr="006E2E0E">
              <w:rPr>
                <w:rFonts w:ascii="宋体" w:eastAsia="宋体" w:hAnsi="宋体"/>
              </w:rPr>
              <w:t>*N</w:t>
            </w:r>
          </w:p>
        </w:tc>
        <w:tc>
          <w:tcPr>
            <w:tcW w:w="834" w:type="pct"/>
            <w:shd w:val="clear" w:color="auto" w:fill="auto"/>
            <w:vAlign w:val="center"/>
          </w:tcPr>
          <w:p w14:paraId="129A3EAE"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B</w:t>
            </w:r>
            <w:r w:rsidRPr="006E2E0E">
              <w:rPr>
                <w:rFonts w:ascii="宋体" w:eastAsia="宋体" w:hAnsi="宋体"/>
              </w:rPr>
              <w:t>YTE[N]</w:t>
            </w:r>
          </w:p>
        </w:tc>
        <w:tc>
          <w:tcPr>
            <w:tcW w:w="2333" w:type="pct"/>
            <w:shd w:val="clear" w:color="auto" w:fill="auto"/>
          </w:tcPr>
          <w:p w14:paraId="42634B30" w14:textId="16BADADC" w:rsidR="004E3A6D" w:rsidRPr="00B50C39" w:rsidRDefault="004E3A6D" w:rsidP="006E2E0E">
            <w:pPr>
              <w:ind w:left="0" w:firstLine="0"/>
              <w:rPr>
                <w:rFonts w:ascii="宋体" w:eastAsia="宋体" w:hAnsi="宋体"/>
              </w:rPr>
            </w:pPr>
            <w:r w:rsidRPr="00B50C39">
              <w:rPr>
                <w:rFonts w:ascii="宋体" w:eastAsia="宋体" w:hAnsi="宋体" w:hint="eastAsia"/>
              </w:rPr>
              <w:t>见下表</w:t>
            </w:r>
            <w:r w:rsidR="00B50C39">
              <w:rPr>
                <w:rFonts w:ascii="宋体" w:eastAsia="宋体" w:hAnsi="宋体" w:hint="eastAsia"/>
              </w:rPr>
              <w:t>4</w:t>
            </w:r>
            <w:r w:rsidR="00B50C39">
              <w:rPr>
                <w:rFonts w:ascii="宋体" w:eastAsia="宋体" w:hAnsi="宋体"/>
              </w:rPr>
              <w:t>-7</w:t>
            </w:r>
            <w:r w:rsidRPr="00B50C39">
              <w:rPr>
                <w:rFonts w:ascii="宋体" w:eastAsia="宋体" w:hAnsi="宋体" w:hint="eastAsia"/>
              </w:rPr>
              <w:t>，从“版本”字段至“数据”字段</w:t>
            </w:r>
          </w:p>
        </w:tc>
      </w:tr>
    </w:tbl>
    <w:p w14:paraId="4F396D3F" w14:textId="700854A7" w:rsidR="004E3A6D" w:rsidRDefault="00B50C39" w:rsidP="00B50C39">
      <w:pPr>
        <w:spacing w:beforeLines="50" w:before="120" w:after="0" w:line="240" w:lineRule="auto"/>
        <w:ind w:left="0" w:firstLine="0"/>
        <w:jc w:val="center"/>
        <w:rPr>
          <w:rFonts w:ascii="宋体" w:eastAsia="宋体" w:hAnsi="宋体"/>
        </w:rPr>
      </w:pPr>
      <w:r>
        <w:rPr>
          <w:rFonts w:ascii="宋体" w:eastAsia="宋体" w:hAnsi="宋体" w:hint="eastAsia"/>
        </w:rPr>
        <w:t>附表4</w:t>
      </w:r>
      <w:r>
        <w:rPr>
          <w:rFonts w:ascii="宋体" w:eastAsia="宋体" w:hAnsi="宋体"/>
        </w:rPr>
        <w:t>-7</w:t>
      </w:r>
    </w:p>
    <w:tbl>
      <w:tblPr>
        <w:tblW w:w="5000" w:type="pct"/>
        <w:tblCellMar>
          <w:top w:w="57" w:type="dxa"/>
          <w:left w:w="177" w:type="dxa"/>
          <w:right w:w="179" w:type="dxa"/>
        </w:tblCellMar>
        <w:tblLook w:val="0000" w:firstRow="0" w:lastRow="0" w:firstColumn="0" w:lastColumn="0" w:noHBand="0" w:noVBand="0"/>
      </w:tblPr>
      <w:tblGrid>
        <w:gridCol w:w="883"/>
        <w:gridCol w:w="883"/>
        <w:gridCol w:w="922"/>
        <w:gridCol w:w="883"/>
        <w:gridCol w:w="1101"/>
        <w:gridCol w:w="1135"/>
        <w:gridCol w:w="1276"/>
        <w:gridCol w:w="1410"/>
      </w:tblGrid>
      <w:tr w:rsidR="00A13C72" w:rsidRPr="006E2E0E" w14:paraId="0B28843F" w14:textId="77777777" w:rsidTr="00A13C72">
        <w:trPr>
          <w:trHeight w:val="405"/>
        </w:trPr>
        <w:tc>
          <w:tcPr>
            <w:tcW w:w="52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20F70E" w14:textId="77777777" w:rsidR="004E3A6D" w:rsidRPr="006E2E0E" w:rsidRDefault="004E3A6D" w:rsidP="00B50C39">
            <w:pPr>
              <w:spacing w:after="0"/>
              <w:ind w:left="0" w:firstLine="0"/>
              <w:jc w:val="center"/>
              <w:rPr>
                <w:rFonts w:ascii="宋体" w:eastAsia="宋体" w:hAnsi="宋体"/>
              </w:rPr>
            </w:pPr>
            <w:proofErr w:type="gramStart"/>
            <w:r w:rsidRPr="006E2E0E">
              <w:rPr>
                <w:rFonts w:ascii="宋体" w:eastAsia="宋体" w:hAnsi="宋体" w:cs="宋体"/>
              </w:rPr>
              <w:t>固定头</w:t>
            </w:r>
            <w:proofErr w:type="gramEnd"/>
            <w:r w:rsidRPr="006E2E0E">
              <w:rPr>
                <w:rFonts w:ascii="宋体" w:eastAsia="宋体" w:hAnsi="宋体" w:cs="宋体"/>
              </w:rPr>
              <w:t>字</w:t>
            </w:r>
          </w:p>
        </w:tc>
        <w:tc>
          <w:tcPr>
            <w:tcW w:w="52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0B2C6E1" w14:textId="77777777" w:rsidR="004E3A6D" w:rsidRPr="006E2E0E" w:rsidRDefault="004E3A6D" w:rsidP="00B50C39">
            <w:pPr>
              <w:spacing w:after="0"/>
              <w:ind w:left="0" w:firstLine="0"/>
              <w:jc w:val="center"/>
              <w:rPr>
                <w:rFonts w:ascii="宋体" w:eastAsia="宋体" w:hAnsi="宋体"/>
              </w:rPr>
            </w:pPr>
            <w:r w:rsidRPr="006E2E0E">
              <w:rPr>
                <w:rFonts w:ascii="宋体" w:eastAsia="宋体" w:hAnsi="宋体" w:cs="宋体"/>
              </w:rPr>
              <w:t>长度</w:t>
            </w:r>
          </w:p>
        </w:tc>
        <w:tc>
          <w:tcPr>
            <w:tcW w:w="54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58463B4" w14:textId="77777777" w:rsidR="004E3A6D" w:rsidRPr="006E2E0E" w:rsidRDefault="004E3A6D" w:rsidP="00B50C39">
            <w:pPr>
              <w:spacing w:after="0"/>
              <w:ind w:left="0" w:firstLine="0"/>
              <w:jc w:val="center"/>
              <w:rPr>
                <w:rFonts w:ascii="宋体" w:eastAsia="宋体" w:hAnsi="宋体"/>
              </w:rPr>
            </w:pPr>
            <w:r w:rsidRPr="006E2E0E">
              <w:rPr>
                <w:rFonts w:ascii="宋体" w:eastAsia="宋体" w:hAnsi="宋体" w:cs="宋体"/>
              </w:rPr>
              <w:t>版本</w:t>
            </w:r>
          </w:p>
        </w:tc>
        <w:tc>
          <w:tcPr>
            <w:tcW w:w="52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2F1D28C" w14:textId="77777777" w:rsidR="004E3A6D" w:rsidRPr="006E2E0E" w:rsidRDefault="004E3A6D" w:rsidP="00B50C39">
            <w:pPr>
              <w:spacing w:after="0"/>
              <w:ind w:left="1" w:firstLine="0"/>
              <w:jc w:val="center"/>
              <w:rPr>
                <w:rFonts w:ascii="宋体" w:eastAsia="宋体" w:hAnsi="宋体"/>
              </w:rPr>
            </w:pPr>
            <w:r w:rsidRPr="006E2E0E">
              <w:rPr>
                <w:rFonts w:ascii="宋体" w:eastAsia="宋体" w:hAnsi="宋体" w:cs="宋体"/>
              </w:rPr>
              <w:t>设备标识</w:t>
            </w:r>
          </w:p>
        </w:tc>
        <w:tc>
          <w:tcPr>
            <w:tcW w:w="64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2271CC1" w14:textId="77777777" w:rsidR="004E3A6D" w:rsidRPr="006E2E0E" w:rsidRDefault="004E3A6D" w:rsidP="00B50C39">
            <w:pPr>
              <w:spacing w:after="0"/>
              <w:jc w:val="center"/>
              <w:rPr>
                <w:rFonts w:ascii="宋体" w:eastAsia="宋体" w:hAnsi="宋体"/>
              </w:rPr>
            </w:pPr>
            <w:r w:rsidRPr="006E2E0E">
              <w:rPr>
                <w:rFonts w:ascii="宋体" w:eastAsia="宋体" w:hAnsi="宋体" w:cs="宋体"/>
              </w:rPr>
              <w:t>序号</w:t>
            </w:r>
          </w:p>
        </w:tc>
        <w:tc>
          <w:tcPr>
            <w:tcW w:w="66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186CE10" w14:textId="77777777" w:rsidR="004E3A6D" w:rsidRPr="006E2E0E" w:rsidRDefault="004E3A6D" w:rsidP="00B50C39">
            <w:pPr>
              <w:spacing w:after="0"/>
              <w:ind w:left="11" w:firstLine="0"/>
              <w:jc w:val="center"/>
              <w:rPr>
                <w:rFonts w:ascii="宋体" w:eastAsia="宋体" w:hAnsi="宋体"/>
              </w:rPr>
            </w:pPr>
            <w:r w:rsidRPr="006E2E0E">
              <w:rPr>
                <w:rFonts w:ascii="宋体" w:eastAsia="宋体" w:hAnsi="宋体" w:cs="宋体"/>
              </w:rPr>
              <w:t>命令字</w:t>
            </w:r>
          </w:p>
        </w:tc>
        <w:tc>
          <w:tcPr>
            <w:tcW w:w="75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B9C0D43" w14:textId="77777777" w:rsidR="004E3A6D" w:rsidRPr="006E2E0E" w:rsidRDefault="004E3A6D" w:rsidP="00B50C39">
            <w:pPr>
              <w:spacing w:after="0"/>
              <w:ind w:left="0" w:firstLine="0"/>
              <w:jc w:val="center"/>
              <w:rPr>
                <w:rFonts w:ascii="宋体" w:eastAsia="宋体" w:hAnsi="宋体"/>
              </w:rPr>
            </w:pPr>
            <w:r w:rsidRPr="006E2E0E">
              <w:rPr>
                <w:rFonts w:ascii="宋体" w:eastAsia="宋体" w:hAnsi="宋体" w:cs="宋体"/>
              </w:rPr>
              <w:t>数据</w:t>
            </w:r>
          </w:p>
        </w:tc>
        <w:tc>
          <w:tcPr>
            <w:tcW w:w="83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CB587D2" w14:textId="77777777" w:rsidR="004E3A6D" w:rsidRPr="006E2E0E" w:rsidRDefault="004E3A6D" w:rsidP="00B50C39">
            <w:pPr>
              <w:spacing w:after="0"/>
              <w:ind w:left="0" w:firstLine="0"/>
              <w:jc w:val="center"/>
              <w:rPr>
                <w:rFonts w:ascii="宋体" w:eastAsia="宋体" w:hAnsi="宋体"/>
              </w:rPr>
            </w:pPr>
            <w:r w:rsidRPr="006E2E0E">
              <w:rPr>
                <w:rFonts w:ascii="宋体" w:eastAsia="宋体" w:hAnsi="宋体" w:cs="宋体"/>
              </w:rPr>
              <w:t>校验和</w:t>
            </w:r>
          </w:p>
        </w:tc>
      </w:tr>
      <w:tr w:rsidR="00B50C39" w:rsidRPr="006E2E0E" w14:paraId="00D91BA0" w14:textId="77777777" w:rsidTr="00A13C72">
        <w:trPr>
          <w:trHeight w:val="420"/>
        </w:trPr>
        <w:tc>
          <w:tcPr>
            <w:tcW w:w="5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C66093A" w14:textId="77777777" w:rsidR="004E3A6D" w:rsidRPr="006E2E0E" w:rsidRDefault="004E3A6D" w:rsidP="00B50C39">
            <w:pPr>
              <w:spacing w:after="0"/>
              <w:ind w:left="1" w:firstLine="0"/>
              <w:jc w:val="center"/>
              <w:rPr>
                <w:rFonts w:ascii="宋体" w:eastAsia="宋体" w:hAnsi="宋体"/>
              </w:rPr>
            </w:pPr>
            <w:r w:rsidRPr="006E2E0E">
              <w:rPr>
                <w:rFonts w:ascii="宋体" w:eastAsia="宋体" w:hAnsi="宋体" w:cs="宋体"/>
              </w:rPr>
              <w:t>2Byte</w:t>
            </w:r>
          </w:p>
        </w:tc>
        <w:tc>
          <w:tcPr>
            <w:tcW w:w="5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7CD394" w14:textId="77777777" w:rsidR="004E3A6D" w:rsidRPr="006E2E0E" w:rsidRDefault="004E3A6D" w:rsidP="00B50C39">
            <w:pPr>
              <w:spacing w:after="0"/>
              <w:ind w:left="1" w:firstLine="0"/>
              <w:jc w:val="center"/>
              <w:rPr>
                <w:rFonts w:ascii="宋体" w:eastAsia="宋体" w:hAnsi="宋体"/>
              </w:rPr>
            </w:pPr>
            <w:r w:rsidRPr="006E2E0E">
              <w:rPr>
                <w:rFonts w:ascii="宋体" w:eastAsia="宋体" w:hAnsi="宋体" w:cs="宋体"/>
              </w:rPr>
              <w:t>2Byte</w:t>
            </w:r>
          </w:p>
        </w:tc>
        <w:tc>
          <w:tcPr>
            <w:tcW w:w="54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CDC8FC" w14:textId="77777777" w:rsidR="004E3A6D" w:rsidRPr="006E2E0E" w:rsidRDefault="004E3A6D" w:rsidP="00B50C39">
            <w:pPr>
              <w:spacing w:after="0"/>
              <w:ind w:left="1" w:firstLine="0"/>
              <w:jc w:val="center"/>
              <w:rPr>
                <w:rFonts w:ascii="宋体" w:eastAsia="宋体" w:hAnsi="宋体"/>
              </w:rPr>
            </w:pPr>
            <w:r w:rsidRPr="006E2E0E">
              <w:rPr>
                <w:rFonts w:ascii="宋体" w:eastAsia="宋体" w:hAnsi="宋体" w:cs="宋体"/>
              </w:rPr>
              <w:t>1Byte</w:t>
            </w:r>
          </w:p>
        </w:tc>
        <w:tc>
          <w:tcPr>
            <w:tcW w:w="52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A41475" w14:textId="77777777" w:rsidR="004E3A6D" w:rsidRPr="006E2E0E" w:rsidRDefault="004E3A6D" w:rsidP="00B50C39">
            <w:pPr>
              <w:spacing w:after="0"/>
              <w:ind w:left="1" w:firstLine="0"/>
              <w:jc w:val="center"/>
              <w:rPr>
                <w:rFonts w:ascii="宋体" w:eastAsia="宋体" w:hAnsi="宋体"/>
              </w:rPr>
            </w:pPr>
            <w:r w:rsidRPr="006E2E0E">
              <w:rPr>
                <w:rFonts w:ascii="宋体" w:eastAsia="宋体" w:hAnsi="宋体" w:cs="宋体"/>
              </w:rPr>
              <w:t>4Byte</w:t>
            </w:r>
          </w:p>
        </w:tc>
        <w:tc>
          <w:tcPr>
            <w:tcW w:w="64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AB1AD17" w14:textId="77777777" w:rsidR="004E3A6D" w:rsidRPr="006E2E0E" w:rsidRDefault="004E3A6D" w:rsidP="00B50C39">
            <w:pPr>
              <w:spacing w:after="0"/>
              <w:ind w:left="0" w:right="1" w:firstLine="0"/>
              <w:jc w:val="center"/>
              <w:rPr>
                <w:rFonts w:ascii="宋体" w:eastAsia="宋体" w:hAnsi="宋体"/>
              </w:rPr>
            </w:pPr>
            <w:r w:rsidRPr="006E2E0E">
              <w:rPr>
                <w:rFonts w:ascii="宋体" w:eastAsia="宋体" w:hAnsi="宋体" w:cs="宋体"/>
              </w:rPr>
              <w:t>1Byte</w:t>
            </w:r>
          </w:p>
        </w:tc>
        <w:tc>
          <w:tcPr>
            <w:tcW w:w="66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4A03FF" w14:textId="77777777" w:rsidR="004E3A6D" w:rsidRPr="006E2E0E" w:rsidRDefault="004E3A6D" w:rsidP="00B50C39">
            <w:pPr>
              <w:spacing w:after="0"/>
              <w:ind w:left="0" w:firstLine="0"/>
              <w:jc w:val="center"/>
              <w:rPr>
                <w:rFonts w:ascii="宋体" w:eastAsia="宋体" w:hAnsi="宋体"/>
              </w:rPr>
            </w:pPr>
            <w:r w:rsidRPr="006E2E0E">
              <w:rPr>
                <w:rFonts w:ascii="宋体" w:eastAsia="宋体" w:hAnsi="宋体" w:cs="宋体"/>
              </w:rPr>
              <w:t>1Byte</w:t>
            </w:r>
          </w:p>
        </w:tc>
        <w:tc>
          <w:tcPr>
            <w:tcW w:w="75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B885A21" w14:textId="7C20A8A6" w:rsidR="004E3A6D" w:rsidRPr="006E2E0E" w:rsidRDefault="004E3A6D" w:rsidP="00B50C39">
            <w:pPr>
              <w:spacing w:after="0"/>
              <w:ind w:left="27" w:firstLine="0"/>
              <w:jc w:val="center"/>
              <w:rPr>
                <w:rFonts w:ascii="宋体" w:eastAsia="宋体" w:hAnsi="宋体"/>
              </w:rPr>
            </w:pPr>
            <w:r w:rsidRPr="006E2E0E">
              <w:rPr>
                <w:rFonts w:ascii="宋体" w:eastAsia="宋体" w:hAnsi="宋体" w:cs="宋体"/>
              </w:rPr>
              <w:t>N</w:t>
            </w:r>
            <w:r w:rsidR="00B50C39">
              <w:rPr>
                <w:rFonts w:ascii="宋体" w:eastAsia="宋体" w:hAnsi="宋体" w:cs="宋体"/>
              </w:rPr>
              <w:t xml:space="preserve"> B</w:t>
            </w:r>
            <w:r w:rsidR="00B50C39">
              <w:rPr>
                <w:rFonts w:ascii="宋体" w:eastAsia="宋体" w:hAnsi="宋体" w:cs="宋体" w:hint="eastAsia"/>
              </w:rPr>
              <w:t>yte</w:t>
            </w:r>
          </w:p>
        </w:tc>
        <w:tc>
          <w:tcPr>
            <w:tcW w:w="8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F66DA4" w14:textId="7DF195DF" w:rsidR="004E3A6D" w:rsidRPr="006E2E0E" w:rsidRDefault="004E3A6D" w:rsidP="00B50C39">
            <w:pPr>
              <w:spacing w:after="0"/>
              <w:ind w:left="100" w:firstLine="0"/>
              <w:jc w:val="center"/>
              <w:rPr>
                <w:rFonts w:ascii="宋体" w:eastAsia="宋体" w:hAnsi="宋体"/>
              </w:rPr>
            </w:pPr>
            <w:r w:rsidRPr="006E2E0E">
              <w:rPr>
                <w:rFonts w:ascii="宋体" w:eastAsia="宋体" w:hAnsi="宋体" w:cs="宋体"/>
              </w:rPr>
              <w:t>2</w:t>
            </w:r>
            <w:r w:rsidR="00B50C39">
              <w:rPr>
                <w:rFonts w:ascii="宋体" w:eastAsia="宋体" w:hAnsi="宋体" w:cs="宋体" w:hint="eastAsia"/>
              </w:rPr>
              <w:t>B</w:t>
            </w:r>
            <w:r w:rsidR="00B50C39">
              <w:rPr>
                <w:rFonts w:ascii="宋体" w:eastAsia="宋体" w:hAnsi="宋体" w:cs="宋体"/>
              </w:rPr>
              <w:t>yte</w:t>
            </w:r>
          </w:p>
        </w:tc>
      </w:tr>
    </w:tbl>
    <w:p w14:paraId="240583F2" w14:textId="77777777" w:rsidR="004E3A6D" w:rsidRDefault="004E3A6D">
      <w:pPr>
        <w:ind w:left="0" w:firstLine="0"/>
        <w:rPr>
          <w:rFonts w:ascii="宋体" w:eastAsia="宋体" w:hAnsi="宋体"/>
        </w:rPr>
      </w:pPr>
    </w:p>
    <w:p w14:paraId="36FC05C5" w14:textId="77777777" w:rsidR="004E3A6D" w:rsidRPr="00B50C39" w:rsidRDefault="004E3A6D" w:rsidP="00B50C39">
      <w:pPr>
        <w:pStyle w:val="2"/>
        <w:numPr>
          <w:ilvl w:val="2"/>
          <w:numId w:val="4"/>
        </w:numPr>
        <w:spacing w:beforeLines="100" w:before="240" w:afterLines="100" w:after="240" w:line="240" w:lineRule="auto"/>
        <w:rPr>
          <w:rFonts w:ascii="黑体" w:eastAsia="黑体" w:hAnsi="黑体"/>
          <w:b w:val="0"/>
          <w:sz w:val="21"/>
          <w:szCs w:val="21"/>
        </w:rPr>
      </w:pPr>
      <w:bookmarkStart w:id="953" w:name="_Toc118125479"/>
      <w:bookmarkStart w:id="954" w:name="_Toc119050762"/>
      <w:r w:rsidRPr="00B50C39">
        <w:rPr>
          <w:rFonts w:ascii="黑体" w:eastAsia="黑体" w:hAnsi="黑体" w:hint="eastAsia"/>
          <w:b w:val="0"/>
          <w:sz w:val="21"/>
          <w:szCs w:val="21"/>
        </w:rPr>
        <w:lastRenderedPageBreak/>
        <w:t>车载终端控制命令（0x</w:t>
      </w:r>
      <w:r w:rsidRPr="00B50C39">
        <w:rPr>
          <w:rFonts w:ascii="黑体" w:eastAsia="黑体" w:hAnsi="黑体"/>
          <w:b w:val="0"/>
          <w:sz w:val="21"/>
          <w:szCs w:val="21"/>
        </w:rPr>
        <w:t>82</w:t>
      </w:r>
      <w:r w:rsidRPr="00B50C39">
        <w:rPr>
          <w:rFonts w:ascii="黑体" w:eastAsia="黑体" w:hAnsi="黑体" w:hint="eastAsia"/>
          <w:b w:val="0"/>
          <w:sz w:val="21"/>
          <w:szCs w:val="21"/>
        </w:rPr>
        <w:t>）</w:t>
      </w:r>
      <w:bookmarkEnd w:id="953"/>
      <w:bookmarkEnd w:id="954"/>
    </w:p>
    <w:p w14:paraId="384BCD0D" w14:textId="45724D8C" w:rsidR="004E3A6D" w:rsidRDefault="004E3A6D" w:rsidP="00B50C39">
      <w:pPr>
        <w:spacing w:after="0" w:line="400" w:lineRule="exact"/>
        <w:ind w:left="0" w:firstLineChars="200" w:firstLine="420"/>
        <w:rPr>
          <w:rFonts w:eastAsia="宋体"/>
        </w:rPr>
      </w:pPr>
      <w:r w:rsidRPr="00B50C39">
        <w:rPr>
          <w:rFonts w:ascii="宋体" w:eastAsia="宋体" w:hAnsi="宋体" w:hint="eastAsia"/>
        </w:rPr>
        <w:t>G</w:t>
      </w:r>
      <w:r w:rsidRPr="00B50C39">
        <w:rPr>
          <w:rFonts w:ascii="宋体" w:eastAsia="宋体" w:hAnsi="宋体"/>
        </w:rPr>
        <w:t>B32960</w:t>
      </w:r>
      <w:r w:rsidRPr="00B50C39">
        <w:rPr>
          <w:rFonts w:ascii="宋体" w:eastAsia="宋体" w:hAnsi="宋体" w:hint="eastAsia"/>
        </w:rPr>
        <w:t>车载终端控制命令</w:t>
      </w:r>
      <w:r w:rsidR="00B50C39">
        <w:rPr>
          <w:rFonts w:ascii="宋体" w:eastAsia="宋体" w:hAnsi="宋体" w:hint="eastAsia"/>
        </w:rPr>
        <w:t>，</w:t>
      </w:r>
      <w:r w:rsidRPr="00B50C39">
        <w:rPr>
          <w:rFonts w:ascii="宋体" w:eastAsia="宋体" w:hAnsi="宋体" w:hint="eastAsia"/>
        </w:rPr>
        <w:t>数据格式和定义</w:t>
      </w:r>
      <w:r w:rsidR="00B50C39">
        <w:rPr>
          <w:rFonts w:ascii="宋体" w:eastAsia="宋体" w:hAnsi="宋体" w:hint="eastAsia"/>
        </w:rPr>
        <w:t>：</w:t>
      </w:r>
    </w:p>
    <w:p w14:paraId="49F31325" w14:textId="4FCA942D" w:rsidR="00B50C39" w:rsidRPr="00B50C39" w:rsidRDefault="00B50C39" w:rsidP="00B50C39">
      <w:pPr>
        <w:spacing w:beforeLines="50" w:before="120" w:after="0" w:line="240" w:lineRule="auto"/>
        <w:ind w:left="0" w:firstLine="0"/>
        <w:jc w:val="center"/>
        <w:rPr>
          <w:rFonts w:ascii="宋体" w:eastAsia="宋体" w:hAnsi="宋体"/>
        </w:rPr>
      </w:pPr>
      <w:r w:rsidRPr="00B50C39">
        <w:rPr>
          <w:rFonts w:ascii="宋体" w:eastAsia="宋体" w:hAnsi="宋体" w:hint="eastAsia"/>
        </w:rPr>
        <w:t>附</w:t>
      </w:r>
      <w:r>
        <w:rPr>
          <w:rFonts w:ascii="宋体" w:eastAsia="宋体" w:hAnsi="宋体" w:hint="eastAsia"/>
        </w:rPr>
        <w:t xml:space="preserve">表 </w:t>
      </w:r>
      <w:r w:rsidRPr="00B50C39">
        <w:rPr>
          <w:rFonts w:ascii="宋体" w:eastAsia="宋体" w:hAnsi="宋体" w:hint="eastAsia"/>
        </w:rPr>
        <w:t>4</w:t>
      </w:r>
      <w:r w:rsidRPr="00B50C39">
        <w:rPr>
          <w:rFonts w:ascii="宋体" w:eastAsia="宋体" w:hAnsi="宋体"/>
        </w:rPr>
        <w:t>-8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6"/>
        <w:gridCol w:w="1418"/>
        <w:gridCol w:w="1559"/>
        <w:gridCol w:w="3820"/>
      </w:tblGrid>
      <w:tr w:rsidR="006E2E0E" w:rsidRPr="006E2E0E" w14:paraId="35D1BFFA" w14:textId="77777777" w:rsidTr="00B50C39">
        <w:trPr>
          <w:trHeight w:val="474"/>
        </w:trPr>
        <w:tc>
          <w:tcPr>
            <w:tcW w:w="998" w:type="pct"/>
            <w:shd w:val="clear" w:color="auto" w:fill="D9D9D9" w:themeFill="background1" w:themeFillShade="D9"/>
            <w:vAlign w:val="center"/>
          </w:tcPr>
          <w:p w14:paraId="4F0642DD" w14:textId="77777777" w:rsidR="004E3A6D" w:rsidRPr="00B50C39" w:rsidRDefault="004E3A6D" w:rsidP="00B50C39">
            <w:pPr>
              <w:ind w:left="0" w:firstLine="0"/>
              <w:jc w:val="center"/>
              <w:rPr>
                <w:rFonts w:ascii="宋体" w:eastAsia="宋体" w:hAnsi="宋体"/>
                <w:bCs/>
              </w:rPr>
            </w:pPr>
            <w:r w:rsidRPr="00B50C39">
              <w:rPr>
                <w:rFonts w:ascii="宋体" w:eastAsia="宋体" w:hAnsi="宋体" w:hint="eastAsia"/>
                <w:bCs/>
              </w:rPr>
              <w:t>数据</w:t>
            </w:r>
            <w:proofErr w:type="gramStart"/>
            <w:r w:rsidRPr="00B50C39">
              <w:rPr>
                <w:rFonts w:ascii="宋体" w:eastAsia="宋体" w:hAnsi="宋体" w:hint="eastAsia"/>
                <w:bCs/>
              </w:rPr>
              <w:t>表示类容</w:t>
            </w:r>
            <w:proofErr w:type="gramEnd"/>
          </w:p>
        </w:tc>
        <w:tc>
          <w:tcPr>
            <w:tcW w:w="835" w:type="pct"/>
            <w:shd w:val="clear" w:color="auto" w:fill="D9D9D9" w:themeFill="background1" w:themeFillShade="D9"/>
            <w:vAlign w:val="center"/>
          </w:tcPr>
          <w:p w14:paraId="3E3FFBA4" w14:textId="77777777" w:rsidR="004E3A6D" w:rsidRPr="00B50C39" w:rsidRDefault="004E3A6D" w:rsidP="00B50C39">
            <w:pPr>
              <w:ind w:left="0" w:firstLine="0"/>
              <w:jc w:val="center"/>
              <w:rPr>
                <w:rFonts w:ascii="宋体" w:eastAsia="宋体" w:hAnsi="宋体"/>
                <w:bCs/>
              </w:rPr>
            </w:pPr>
            <w:r w:rsidRPr="00B50C39">
              <w:rPr>
                <w:rFonts w:ascii="宋体" w:eastAsia="宋体" w:hAnsi="宋体" w:hint="eastAsia"/>
                <w:bCs/>
              </w:rPr>
              <w:t>长度/字节</w:t>
            </w:r>
          </w:p>
        </w:tc>
        <w:tc>
          <w:tcPr>
            <w:tcW w:w="918" w:type="pct"/>
            <w:shd w:val="clear" w:color="auto" w:fill="D9D9D9" w:themeFill="background1" w:themeFillShade="D9"/>
            <w:vAlign w:val="center"/>
          </w:tcPr>
          <w:p w14:paraId="37A596E0" w14:textId="77777777" w:rsidR="004E3A6D" w:rsidRPr="00B50C39" w:rsidRDefault="004E3A6D" w:rsidP="00B50C39">
            <w:pPr>
              <w:ind w:left="0" w:firstLine="0"/>
              <w:jc w:val="center"/>
              <w:rPr>
                <w:rFonts w:ascii="宋体" w:eastAsia="宋体" w:hAnsi="宋体"/>
                <w:bCs/>
              </w:rPr>
            </w:pPr>
            <w:r w:rsidRPr="00B50C39">
              <w:rPr>
                <w:rFonts w:ascii="宋体" w:eastAsia="宋体" w:hAnsi="宋体" w:hint="eastAsia"/>
                <w:bCs/>
              </w:rPr>
              <w:t>数据类型</w:t>
            </w:r>
          </w:p>
        </w:tc>
        <w:tc>
          <w:tcPr>
            <w:tcW w:w="2249" w:type="pct"/>
            <w:shd w:val="clear" w:color="auto" w:fill="D9D9D9" w:themeFill="background1" w:themeFillShade="D9"/>
            <w:vAlign w:val="center"/>
          </w:tcPr>
          <w:p w14:paraId="6699D01C" w14:textId="77777777" w:rsidR="004E3A6D" w:rsidRPr="00B50C39" w:rsidRDefault="004E3A6D" w:rsidP="00B50C39">
            <w:pPr>
              <w:ind w:left="0" w:firstLine="0"/>
              <w:jc w:val="center"/>
              <w:rPr>
                <w:rFonts w:ascii="宋体" w:eastAsia="宋体" w:hAnsi="宋体"/>
                <w:bCs/>
              </w:rPr>
            </w:pPr>
            <w:r w:rsidRPr="00B50C39">
              <w:rPr>
                <w:rFonts w:ascii="宋体" w:eastAsia="宋体" w:hAnsi="宋体" w:hint="eastAsia"/>
                <w:bCs/>
              </w:rPr>
              <w:t>描述及要求</w:t>
            </w:r>
          </w:p>
        </w:tc>
      </w:tr>
      <w:tr w:rsidR="006E2E0E" w:rsidRPr="006E2E0E" w14:paraId="2DC20404" w14:textId="77777777" w:rsidTr="00B50C39">
        <w:tc>
          <w:tcPr>
            <w:tcW w:w="998" w:type="pct"/>
            <w:shd w:val="clear" w:color="auto" w:fill="auto"/>
            <w:vAlign w:val="center"/>
          </w:tcPr>
          <w:p w14:paraId="4ABEB2AF"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时间</w:t>
            </w:r>
          </w:p>
        </w:tc>
        <w:tc>
          <w:tcPr>
            <w:tcW w:w="835" w:type="pct"/>
            <w:shd w:val="clear" w:color="auto" w:fill="auto"/>
            <w:vAlign w:val="center"/>
          </w:tcPr>
          <w:p w14:paraId="10D9CDC0"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6</w:t>
            </w:r>
          </w:p>
        </w:tc>
        <w:tc>
          <w:tcPr>
            <w:tcW w:w="918" w:type="pct"/>
            <w:shd w:val="clear" w:color="auto" w:fill="auto"/>
            <w:vAlign w:val="center"/>
          </w:tcPr>
          <w:p w14:paraId="0EB700FD"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B</w:t>
            </w:r>
            <w:r w:rsidRPr="006E2E0E">
              <w:rPr>
                <w:rFonts w:ascii="宋体" w:eastAsia="宋体" w:hAnsi="宋体"/>
              </w:rPr>
              <w:t>YTE[6]</w:t>
            </w:r>
          </w:p>
        </w:tc>
        <w:tc>
          <w:tcPr>
            <w:tcW w:w="2249" w:type="pct"/>
            <w:shd w:val="clear" w:color="auto" w:fill="auto"/>
          </w:tcPr>
          <w:p w14:paraId="1DADB344" w14:textId="77777777" w:rsidR="004E3A6D" w:rsidRPr="006E2E0E" w:rsidRDefault="004E3A6D" w:rsidP="006E2E0E">
            <w:pPr>
              <w:ind w:left="0" w:firstLine="0"/>
              <w:rPr>
                <w:rFonts w:ascii="宋体" w:eastAsia="宋体" w:hAnsi="宋体"/>
              </w:rPr>
            </w:pPr>
            <w:r w:rsidRPr="006E2E0E">
              <w:rPr>
                <w:rFonts w:ascii="宋体" w:eastAsia="宋体" w:hAnsi="宋体" w:hint="eastAsia"/>
              </w:rPr>
              <w:t>年：0-</w:t>
            </w:r>
            <w:r w:rsidRPr="006E2E0E">
              <w:rPr>
                <w:rFonts w:ascii="宋体" w:eastAsia="宋体" w:hAnsi="宋体"/>
              </w:rPr>
              <w:t>99</w:t>
            </w:r>
          </w:p>
          <w:p w14:paraId="2BC30AE0" w14:textId="77777777" w:rsidR="004E3A6D" w:rsidRPr="006E2E0E" w:rsidRDefault="004E3A6D" w:rsidP="006E2E0E">
            <w:pPr>
              <w:ind w:left="0" w:firstLine="0"/>
              <w:rPr>
                <w:rFonts w:ascii="宋体" w:eastAsia="宋体" w:hAnsi="宋体"/>
              </w:rPr>
            </w:pPr>
            <w:r w:rsidRPr="006E2E0E">
              <w:rPr>
                <w:rFonts w:ascii="宋体" w:eastAsia="宋体" w:hAnsi="宋体" w:hint="eastAsia"/>
              </w:rPr>
              <w:t>月：1-</w:t>
            </w:r>
            <w:r w:rsidRPr="006E2E0E">
              <w:rPr>
                <w:rFonts w:ascii="宋体" w:eastAsia="宋体" w:hAnsi="宋体"/>
              </w:rPr>
              <w:t>12</w:t>
            </w:r>
          </w:p>
          <w:p w14:paraId="7484FEAD" w14:textId="77777777" w:rsidR="004E3A6D" w:rsidRPr="006E2E0E" w:rsidRDefault="004E3A6D" w:rsidP="006E2E0E">
            <w:pPr>
              <w:ind w:left="0" w:firstLine="0"/>
              <w:rPr>
                <w:rFonts w:ascii="宋体" w:eastAsia="宋体" w:hAnsi="宋体"/>
              </w:rPr>
            </w:pPr>
            <w:r w:rsidRPr="006E2E0E">
              <w:rPr>
                <w:rFonts w:ascii="宋体" w:eastAsia="宋体" w:hAnsi="宋体" w:hint="eastAsia"/>
              </w:rPr>
              <w:t>日：1-</w:t>
            </w:r>
            <w:r w:rsidRPr="006E2E0E">
              <w:rPr>
                <w:rFonts w:ascii="宋体" w:eastAsia="宋体" w:hAnsi="宋体"/>
              </w:rPr>
              <w:t>31</w:t>
            </w:r>
          </w:p>
          <w:p w14:paraId="2D2B21BE" w14:textId="77777777" w:rsidR="004E3A6D" w:rsidRPr="006E2E0E" w:rsidRDefault="004E3A6D" w:rsidP="006E2E0E">
            <w:pPr>
              <w:ind w:left="0" w:firstLine="0"/>
              <w:rPr>
                <w:rFonts w:ascii="宋体" w:eastAsia="宋体" w:hAnsi="宋体"/>
              </w:rPr>
            </w:pPr>
            <w:r w:rsidRPr="006E2E0E">
              <w:rPr>
                <w:rFonts w:ascii="宋体" w:eastAsia="宋体" w:hAnsi="宋体" w:hint="eastAsia"/>
              </w:rPr>
              <w:t>时：0-</w:t>
            </w:r>
            <w:r w:rsidRPr="006E2E0E">
              <w:rPr>
                <w:rFonts w:ascii="宋体" w:eastAsia="宋体" w:hAnsi="宋体"/>
              </w:rPr>
              <w:t>23</w:t>
            </w:r>
          </w:p>
          <w:p w14:paraId="6ABA4944" w14:textId="77777777" w:rsidR="004E3A6D" w:rsidRPr="006E2E0E" w:rsidRDefault="004E3A6D" w:rsidP="006E2E0E">
            <w:pPr>
              <w:ind w:left="0" w:firstLine="0"/>
              <w:rPr>
                <w:rFonts w:ascii="宋体" w:eastAsia="宋体" w:hAnsi="宋体"/>
              </w:rPr>
            </w:pPr>
            <w:r w:rsidRPr="006E2E0E">
              <w:rPr>
                <w:rFonts w:ascii="宋体" w:eastAsia="宋体" w:hAnsi="宋体" w:hint="eastAsia"/>
              </w:rPr>
              <w:t>分：0-</w:t>
            </w:r>
            <w:r w:rsidRPr="006E2E0E">
              <w:rPr>
                <w:rFonts w:ascii="宋体" w:eastAsia="宋体" w:hAnsi="宋体"/>
              </w:rPr>
              <w:t>59</w:t>
            </w:r>
          </w:p>
          <w:p w14:paraId="0799AE57" w14:textId="77777777" w:rsidR="004E3A6D" w:rsidRPr="006E2E0E" w:rsidRDefault="004E3A6D" w:rsidP="006E2E0E">
            <w:pPr>
              <w:ind w:left="0" w:firstLine="0"/>
              <w:rPr>
                <w:rFonts w:ascii="宋体" w:eastAsia="宋体" w:hAnsi="宋体"/>
              </w:rPr>
            </w:pPr>
            <w:r w:rsidRPr="006E2E0E">
              <w:rPr>
                <w:rFonts w:ascii="宋体" w:eastAsia="宋体" w:hAnsi="宋体" w:hint="eastAsia"/>
              </w:rPr>
              <w:t>秒：0-</w:t>
            </w:r>
            <w:r w:rsidRPr="006E2E0E">
              <w:rPr>
                <w:rFonts w:ascii="宋体" w:eastAsia="宋体" w:hAnsi="宋体"/>
              </w:rPr>
              <w:t>59</w:t>
            </w:r>
          </w:p>
        </w:tc>
      </w:tr>
      <w:tr w:rsidR="006E2E0E" w:rsidRPr="006E2E0E" w14:paraId="1FFA7C4E" w14:textId="77777777" w:rsidTr="00B50C39">
        <w:tc>
          <w:tcPr>
            <w:tcW w:w="998" w:type="pct"/>
            <w:shd w:val="clear" w:color="auto" w:fill="auto"/>
            <w:vAlign w:val="center"/>
          </w:tcPr>
          <w:p w14:paraId="0720E114"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命令I</w:t>
            </w:r>
            <w:r w:rsidRPr="006E2E0E">
              <w:rPr>
                <w:rFonts w:ascii="宋体" w:eastAsia="宋体" w:hAnsi="宋体"/>
              </w:rPr>
              <w:t>D</w:t>
            </w:r>
          </w:p>
        </w:tc>
        <w:tc>
          <w:tcPr>
            <w:tcW w:w="835" w:type="pct"/>
            <w:shd w:val="clear" w:color="auto" w:fill="auto"/>
            <w:vAlign w:val="center"/>
          </w:tcPr>
          <w:p w14:paraId="136764A8"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1</w:t>
            </w:r>
          </w:p>
        </w:tc>
        <w:tc>
          <w:tcPr>
            <w:tcW w:w="918" w:type="pct"/>
            <w:shd w:val="clear" w:color="auto" w:fill="auto"/>
            <w:vAlign w:val="center"/>
          </w:tcPr>
          <w:p w14:paraId="008D30D7"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B</w:t>
            </w:r>
            <w:r w:rsidRPr="006E2E0E">
              <w:rPr>
                <w:rFonts w:ascii="宋体" w:eastAsia="宋体" w:hAnsi="宋体"/>
              </w:rPr>
              <w:t>YTE</w:t>
            </w:r>
          </w:p>
        </w:tc>
        <w:tc>
          <w:tcPr>
            <w:tcW w:w="2249" w:type="pct"/>
            <w:shd w:val="clear" w:color="auto" w:fill="auto"/>
          </w:tcPr>
          <w:p w14:paraId="4397573C" w14:textId="77777777" w:rsidR="004E3A6D" w:rsidRPr="006E2E0E" w:rsidRDefault="004E3A6D" w:rsidP="006E2E0E">
            <w:pPr>
              <w:ind w:left="0" w:firstLine="0"/>
              <w:rPr>
                <w:rFonts w:ascii="宋体" w:eastAsia="宋体" w:hAnsi="宋体"/>
              </w:rPr>
            </w:pPr>
            <w:r w:rsidRPr="006E2E0E">
              <w:rPr>
                <w:rFonts w:ascii="宋体" w:eastAsia="宋体" w:hAnsi="宋体" w:hint="eastAsia"/>
              </w:rPr>
              <w:t>每次只发一个命令</w:t>
            </w:r>
          </w:p>
        </w:tc>
      </w:tr>
      <w:tr w:rsidR="006E2E0E" w:rsidRPr="006E2E0E" w14:paraId="23DA384C" w14:textId="77777777" w:rsidTr="00585200">
        <w:tc>
          <w:tcPr>
            <w:tcW w:w="998" w:type="pct"/>
            <w:shd w:val="clear" w:color="auto" w:fill="auto"/>
            <w:vAlign w:val="center"/>
          </w:tcPr>
          <w:p w14:paraId="677F83AA"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命令参数</w:t>
            </w:r>
          </w:p>
        </w:tc>
        <w:tc>
          <w:tcPr>
            <w:tcW w:w="835" w:type="pct"/>
            <w:shd w:val="clear" w:color="auto" w:fill="auto"/>
            <w:vAlign w:val="center"/>
          </w:tcPr>
          <w:p w14:paraId="21EB0DF7"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w:t>
            </w:r>
          </w:p>
        </w:tc>
        <w:tc>
          <w:tcPr>
            <w:tcW w:w="918" w:type="pct"/>
            <w:shd w:val="clear" w:color="auto" w:fill="auto"/>
            <w:vAlign w:val="center"/>
          </w:tcPr>
          <w:p w14:paraId="51838436" w14:textId="77777777" w:rsidR="004E3A6D" w:rsidRPr="006E2E0E" w:rsidRDefault="004E3A6D" w:rsidP="00B50C39">
            <w:pPr>
              <w:ind w:left="0" w:firstLine="0"/>
              <w:jc w:val="center"/>
              <w:rPr>
                <w:rFonts w:ascii="宋体" w:eastAsia="宋体" w:hAnsi="宋体"/>
              </w:rPr>
            </w:pPr>
            <w:r w:rsidRPr="006E2E0E">
              <w:rPr>
                <w:rFonts w:ascii="宋体" w:eastAsia="宋体" w:hAnsi="宋体" w:hint="eastAsia"/>
              </w:rPr>
              <w:t>-</w:t>
            </w:r>
          </w:p>
        </w:tc>
        <w:tc>
          <w:tcPr>
            <w:tcW w:w="2249" w:type="pct"/>
            <w:shd w:val="clear" w:color="auto" w:fill="auto"/>
          </w:tcPr>
          <w:p w14:paraId="3D73F065" w14:textId="77777777" w:rsidR="004E3A6D" w:rsidRPr="006E2E0E" w:rsidRDefault="004E3A6D" w:rsidP="006E2E0E">
            <w:pPr>
              <w:ind w:left="0" w:firstLine="0"/>
              <w:rPr>
                <w:rFonts w:ascii="宋体" w:eastAsia="宋体" w:hAnsi="宋体"/>
              </w:rPr>
            </w:pPr>
            <w:r w:rsidRPr="006E2E0E">
              <w:rPr>
                <w:rFonts w:ascii="宋体" w:eastAsia="宋体" w:hAnsi="宋体" w:hint="eastAsia"/>
              </w:rPr>
              <w:t>国电投原有私有协议</w:t>
            </w:r>
          </w:p>
        </w:tc>
      </w:tr>
    </w:tbl>
    <w:p w14:paraId="11A8DC7E" w14:textId="4D15DF3B" w:rsidR="004E3A6D" w:rsidRDefault="004E3A6D" w:rsidP="00B50C39">
      <w:pPr>
        <w:spacing w:after="0" w:line="400" w:lineRule="exact"/>
        <w:ind w:left="0" w:firstLineChars="200" w:firstLine="420"/>
        <w:rPr>
          <w:rFonts w:ascii="宋体" w:eastAsia="宋体" w:hAnsi="宋体"/>
        </w:rPr>
      </w:pPr>
      <w:r w:rsidRPr="00B50C39">
        <w:rPr>
          <w:rFonts w:ascii="宋体" w:eastAsia="宋体" w:hAnsi="宋体" w:hint="eastAsia"/>
        </w:rPr>
        <w:t>G</w:t>
      </w:r>
      <w:r w:rsidRPr="00B50C39">
        <w:rPr>
          <w:rFonts w:ascii="宋体" w:eastAsia="宋体" w:hAnsi="宋体"/>
        </w:rPr>
        <w:t>B32960</w:t>
      </w:r>
      <w:r w:rsidRPr="00B50C39">
        <w:rPr>
          <w:rFonts w:ascii="宋体" w:eastAsia="宋体" w:hAnsi="宋体" w:hint="eastAsia"/>
        </w:rPr>
        <w:t>服务器</w:t>
      </w:r>
      <w:r>
        <w:rPr>
          <w:rFonts w:ascii="宋体" w:eastAsia="宋体" w:hAnsi="宋体" w:hint="eastAsia"/>
        </w:rPr>
        <w:t>控制命令</w:t>
      </w:r>
      <w:r w:rsidR="00B50C39">
        <w:rPr>
          <w:rFonts w:ascii="宋体" w:eastAsia="宋体" w:hAnsi="宋体" w:hint="eastAsia"/>
        </w:rPr>
        <w:t>，</w:t>
      </w:r>
      <w:r>
        <w:rPr>
          <w:rFonts w:ascii="宋体" w:eastAsia="宋体" w:hAnsi="宋体" w:hint="eastAsia"/>
        </w:rPr>
        <w:t>命令I</w:t>
      </w:r>
      <w:r>
        <w:rPr>
          <w:rFonts w:ascii="宋体" w:eastAsia="宋体" w:hAnsi="宋体"/>
        </w:rPr>
        <w:t>D</w:t>
      </w:r>
      <w:r w:rsidRPr="00B50C39">
        <w:rPr>
          <w:rFonts w:ascii="宋体" w:eastAsia="宋体" w:hAnsi="宋体" w:hint="eastAsia"/>
        </w:rPr>
        <w:t>格式和定义</w:t>
      </w:r>
      <w:r w:rsidR="00B50C39">
        <w:rPr>
          <w:rFonts w:ascii="宋体" w:eastAsia="宋体" w:hAnsi="宋体" w:hint="eastAsia"/>
        </w:rPr>
        <w:t>：</w:t>
      </w:r>
    </w:p>
    <w:p w14:paraId="1196616C" w14:textId="7A27C445" w:rsidR="00B50C39" w:rsidRPr="00B50C39" w:rsidRDefault="00B50C39" w:rsidP="00B50C39">
      <w:pPr>
        <w:spacing w:beforeLines="50" w:before="120" w:after="0" w:line="240" w:lineRule="auto"/>
        <w:ind w:left="0" w:firstLine="0"/>
        <w:jc w:val="center"/>
        <w:rPr>
          <w:rFonts w:ascii="宋体" w:eastAsia="宋体" w:hAnsi="宋体"/>
        </w:rPr>
      </w:pPr>
      <w:r>
        <w:rPr>
          <w:rFonts w:ascii="宋体" w:eastAsia="宋体" w:hAnsi="宋体" w:hint="eastAsia"/>
        </w:rPr>
        <w:t xml:space="preserve">附表 </w:t>
      </w:r>
      <w:r>
        <w:rPr>
          <w:rFonts w:ascii="宋体" w:eastAsia="宋体" w:hAnsi="宋体"/>
        </w:rPr>
        <w:t>4-9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9"/>
        <w:gridCol w:w="5514"/>
      </w:tblGrid>
      <w:tr w:rsidR="004E3A6D" w:rsidRPr="006E2E0E" w14:paraId="7A321738" w14:textId="77777777" w:rsidTr="00B50C39">
        <w:tc>
          <w:tcPr>
            <w:tcW w:w="1754" w:type="pct"/>
            <w:shd w:val="clear" w:color="auto" w:fill="D9D9D9" w:themeFill="background1" w:themeFillShade="D9"/>
          </w:tcPr>
          <w:p w14:paraId="161F8A18" w14:textId="77777777" w:rsidR="004E3A6D" w:rsidRPr="00B50C39" w:rsidRDefault="004E3A6D" w:rsidP="006E2E0E">
            <w:pPr>
              <w:pStyle w:val="12"/>
              <w:ind w:left="0" w:firstLineChars="0" w:firstLine="0"/>
              <w:jc w:val="center"/>
              <w:rPr>
                <w:rFonts w:ascii="宋体" w:eastAsia="宋体" w:hAnsi="宋体"/>
                <w:bCs/>
              </w:rPr>
            </w:pPr>
            <w:r w:rsidRPr="00B50C39">
              <w:rPr>
                <w:rFonts w:ascii="宋体" w:eastAsia="宋体" w:hAnsi="宋体" w:hint="eastAsia"/>
                <w:bCs/>
              </w:rPr>
              <w:t>命令I</w:t>
            </w:r>
            <w:r w:rsidRPr="00B50C39">
              <w:rPr>
                <w:rFonts w:ascii="宋体" w:eastAsia="宋体" w:hAnsi="宋体"/>
                <w:bCs/>
              </w:rPr>
              <w:t>D</w:t>
            </w:r>
          </w:p>
        </w:tc>
        <w:tc>
          <w:tcPr>
            <w:tcW w:w="3246" w:type="pct"/>
            <w:shd w:val="clear" w:color="auto" w:fill="D9D9D9" w:themeFill="background1" w:themeFillShade="D9"/>
          </w:tcPr>
          <w:p w14:paraId="530176A9" w14:textId="77777777" w:rsidR="004E3A6D" w:rsidRPr="00B50C39" w:rsidRDefault="004E3A6D" w:rsidP="006E2E0E">
            <w:pPr>
              <w:pStyle w:val="12"/>
              <w:ind w:left="0" w:firstLineChars="0" w:firstLine="0"/>
              <w:jc w:val="center"/>
              <w:rPr>
                <w:rFonts w:ascii="宋体" w:eastAsia="宋体" w:hAnsi="宋体"/>
                <w:bCs/>
              </w:rPr>
            </w:pPr>
            <w:r w:rsidRPr="00B50C39">
              <w:rPr>
                <w:rFonts w:ascii="宋体" w:eastAsia="宋体" w:hAnsi="宋体" w:hint="eastAsia"/>
                <w:bCs/>
              </w:rPr>
              <w:t>描述及要求</w:t>
            </w:r>
          </w:p>
        </w:tc>
      </w:tr>
      <w:tr w:rsidR="004E3A6D" w:rsidRPr="006E2E0E" w14:paraId="741A3407" w14:textId="77777777" w:rsidTr="00B50C39">
        <w:tc>
          <w:tcPr>
            <w:tcW w:w="1754" w:type="pct"/>
            <w:shd w:val="clear" w:color="auto" w:fill="auto"/>
          </w:tcPr>
          <w:p w14:paraId="6EB1B9C6" w14:textId="77777777" w:rsidR="004E3A6D" w:rsidRPr="00B50C39" w:rsidRDefault="004E3A6D" w:rsidP="006E2E0E">
            <w:pPr>
              <w:pStyle w:val="12"/>
              <w:ind w:left="0" w:firstLineChars="0" w:firstLine="0"/>
              <w:jc w:val="center"/>
              <w:rPr>
                <w:rFonts w:ascii="宋体" w:eastAsia="宋体" w:hAnsi="宋体"/>
              </w:rPr>
            </w:pPr>
            <w:r w:rsidRPr="00B50C39">
              <w:rPr>
                <w:rFonts w:ascii="宋体" w:eastAsia="宋体" w:hAnsi="宋体" w:hint="eastAsia"/>
              </w:rPr>
              <w:t>0x</w:t>
            </w:r>
            <w:r w:rsidRPr="00B50C39">
              <w:rPr>
                <w:rFonts w:ascii="宋体" w:eastAsia="宋体" w:hAnsi="宋体"/>
              </w:rPr>
              <w:t>00</w:t>
            </w:r>
          </w:p>
        </w:tc>
        <w:tc>
          <w:tcPr>
            <w:tcW w:w="3246" w:type="pct"/>
            <w:shd w:val="clear" w:color="auto" w:fill="auto"/>
          </w:tcPr>
          <w:p w14:paraId="3330D9A4" w14:textId="77777777" w:rsidR="004E3A6D" w:rsidRPr="00B50C39" w:rsidRDefault="004E3A6D" w:rsidP="006E2E0E">
            <w:pPr>
              <w:pStyle w:val="12"/>
              <w:ind w:left="0" w:firstLineChars="0" w:firstLine="0"/>
              <w:rPr>
                <w:rFonts w:ascii="宋体" w:eastAsia="宋体" w:hAnsi="宋体"/>
              </w:rPr>
            </w:pPr>
            <w:r w:rsidRPr="00B50C39">
              <w:rPr>
                <w:rFonts w:ascii="宋体" w:eastAsia="宋体" w:hAnsi="宋体" w:hint="eastAsia"/>
              </w:rPr>
              <w:t>未用</w:t>
            </w:r>
          </w:p>
        </w:tc>
      </w:tr>
      <w:tr w:rsidR="004E3A6D" w:rsidRPr="006E2E0E" w14:paraId="678EB880" w14:textId="77777777" w:rsidTr="00B50C39">
        <w:tc>
          <w:tcPr>
            <w:tcW w:w="1754" w:type="pct"/>
            <w:shd w:val="clear" w:color="auto" w:fill="auto"/>
          </w:tcPr>
          <w:p w14:paraId="2C4AED60" w14:textId="77777777" w:rsidR="004E3A6D" w:rsidRPr="00B50C39" w:rsidRDefault="004E3A6D" w:rsidP="006E2E0E">
            <w:pPr>
              <w:pStyle w:val="12"/>
              <w:ind w:left="0" w:firstLineChars="0" w:firstLine="0"/>
              <w:jc w:val="center"/>
              <w:rPr>
                <w:rFonts w:ascii="宋体" w:eastAsia="宋体" w:hAnsi="宋体"/>
              </w:rPr>
            </w:pPr>
            <w:r w:rsidRPr="00B50C39">
              <w:rPr>
                <w:rFonts w:ascii="宋体" w:eastAsia="宋体" w:hAnsi="宋体" w:hint="eastAsia"/>
              </w:rPr>
              <w:t>0</w:t>
            </w:r>
            <w:r w:rsidRPr="00B50C39">
              <w:rPr>
                <w:rFonts w:ascii="宋体" w:eastAsia="宋体" w:hAnsi="宋体"/>
              </w:rPr>
              <w:t>x01</w:t>
            </w:r>
          </w:p>
        </w:tc>
        <w:tc>
          <w:tcPr>
            <w:tcW w:w="3246" w:type="pct"/>
            <w:shd w:val="clear" w:color="auto" w:fill="auto"/>
          </w:tcPr>
          <w:p w14:paraId="51814707" w14:textId="77777777" w:rsidR="004E3A6D" w:rsidRPr="00B50C39" w:rsidRDefault="004E3A6D" w:rsidP="006E2E0E">
            <w:pPr>
              <w:pStyle w:val="12"/>
              <w:ind w:left="0" w:firstLineChars="0" w:firstLine="0"/>
              <w:rPr>
                <w:rFonts w:ascii="宋体" w:eastAsia="宋体" w:hAnsi="宋体"/>
              </w:rPr>
            </w:pPr>
            <w:r w:rsidRPr="00B50C39">
              <w:rPr>
                <w:rFonts w:ascii="宋体" w:eastAsia="宋体" w:hAnsi="宋体" w:hint="eastAsia"/>
              </w:rPr>
              <w:t>远程升级</w:t>
            </w:r>
          </w:p>
        </w:tc>
      </w:tr>
      <w:tr w:rsidR="004E3A6D" w:rsidRPr="006E2E0E" w14:paraId="5BA305C7" w14:textId="77777777" w:rsidTr="00B50C39">
        <w:tc>
          <w:tcPr>
            <w:tcW w:w="1754" w:type="pct"/>
            <w:shd w:val="clear" w:color="auto" w:fill="auto"/>
          </w:tcPr>
          <w:p w14:paraId="6948E1FC" w14:textId="77777777" w:rsidR="004E3A6D" w:rsidRPr="00B50C39" w:rsidRDefault="004E3A6D" w:rsidP="006E2E0E">
            <w:pPr>
              <w:pStyle w:val="12"/>
              <w:ind w:left="0" w:firstLineChars="0" w:firstLine="0"/>
              <w:jc w:val="center"/>
              <w:rPr>
                <w:rFonts w:ascii="宋体" w:eastAsia="宋体" w:hAnsi="宋体"/>
              </w:rPr>
            </w:pPr>
            <w:r w:rsidRPr="00B50C39">
              <w:rPr>
                <w:rFonts w:ascii="宋体" w:eastAsia="宋体" w:hAnsi="宋体" w:hint="eastAsia"/>
              </w:rPr>
              <w:t>0</w:t>
            </w:r>
            <w:r w:rsidRPr="00B50C39">
              <w:rPr>
                <w:rFonts w:ascii="宋体" w:eastAsia="宋体" w:hAnsi="宋体"/>
              </w:rPr>
              <w:t>x02</w:t>
            </w:r>
          </w:p>
        </w:tc>
        <w:tc>
          <w:tcPr>
            <w:tcW w:w="3246" w:type="pct"/>
            <w:shd w:val="clear" w:color="auto" w:fill="auto"/>
          </w:tcPr>
          <w:p w14:paraId="2C12786F" w14:textId="77777777" w:rsidR="004E3A6D" w:rsidRPr="00B50C39" w:rsidRDefault="004E3A6D" w:rsidP="006E2E0E">
            <w:pPr>
              <w:pStyle w:val="12"/>
              <w:ind w:left="0" w:firstLineChars="0" w:firstLine="0"/>
              <w:rPr>
                <w:rFonts w:ascii="宋体" w:eastAsia="宋体" w:hAnsi="宋体"/>
              </w:rPr>
            </w:pPr>
            <w:r w:rsidRPr="00B50C39">
              <w:rPr>
                <w:rFonts w:ascii="宋体" w:eastAsia="宋体" w:hAnsi="宋体" w:hint="eastAsia"/>
              </w:rPr>
              <w:t>车载终端关机</w:t>
            </w:r>
          </w:p>
        </w:tc>
      </w:tr>
      <w:tr w:rsidR="004E3A6D" w:rsidRPr="006E2E0E" w14:paraId="257F497E" w14:textId="77777777" w:rsidTr="00B50C39">
        <w:tc>
          <w:tcPr>
            <w:tcW w:w="1754" w:type="pct"/>
            <w:shd w:val="clear" w:color="auto" w:fill="auto"/>
          </w:tcPr>
          <w:p w14:paraId="182179C3" w14:textId="77777777" w:rsidR="004E3A6D" w:rsidRPr="00B50C39" w:rsidRDefault="004E3A6D" w:rsidP="006E2E0E">
            <w:pPr>
              <w:pStyle w:val="12"/>
              <w:ind w:left="0" w:firstLineChars="0" w:firstLine="0"/>
              <w:jc w:val="center"/>
              <w:rPr>
                <w:rFonts w:ascii="宋体" w:eastAsia="宋体" w:hAnsi="宋体"/>
              </w:rPr>
            </w:pPr>
            <w:r w:rsidRPr="00B50C39">
              <w:rPr>
                <w:rFonts w:ascii="宋体" w:eastAsia="宋体" w:hAnsi="宋体" w:hint="eastAsia"/>
              </w:rPr>
              <w:t>0</w:t>
            </w:r>
            <w:r w:rsidRPr="00B50C39">
              <w:rPr>
                <w:rFonts w:ascii="宋体" w:eastAsia="宋体" w:hAnsi="宋体"/>
              </w:rPr>
              <w:t>x03</w:t>
            </w:r>
          </w:p>
        </w:tc>
        <w:tc>
          <w:tcPr>
            <w:tcW w:w="3246" w:type="pct"/>
            <w:shd w:val="clear" w:color="auto" w:fill="auto"/>
          </w:tcPr>
          <w:p w14:paraId="5748F8D8" w14:textId="77777777" w:rsidR="004E3A6D" w:rsidRPr="00B50C39" w:rsidRDefault="004E3A6D" w:rsidP="006E2E0E">
            <w:pPr>
              <w:pStyle w:val="12"/>
              <w:ind w:left="0" w:firstLineChars="0" w:firstLine="0"/>
              <w:rPr>
                <w:rFonts w:ascii="宋体" w:eastAsia="宋体" w:hAnsi="宋体"/>
              </w:rPr>
            </w:pPr>
            <w:r w:rsidRPr="00B50C39">
              <w:rPr>
                <w:rFonts w:ascii="宋体" w:eastAsia="宋体" w:hAnsi="宋体" w:hint="eastAsia"/>
              </w:rPr>
              <w:t>车载终端复位</w:t>
            </w:r>
          </w:p>
        </w:tc>
      </w:tr>
      <w:tr w:rsidR="004E3A6D" w:rsidRPr="006E2E0E" w14:paraId="416402B1" w14:textId="77777777" w:rsidTr="00B50C39">
        <w:tc>
          <w:tcPr>
            <w:tcW w:w="1754" w:type="pct"/>
            <w:shd w:val="clear" w:color="auto" w:fill="auto"/>
          </w:tcPr>
          <w:p w14:paraId="1F332424" w14:textId="77777777" w:rsidR="004E3A6D" w:rsidRPr="00B50C39" w:rsidRDefault="004E3A6D" w:rsidP="006E2E0E">
            <w:pPr>
              <w:pStyle w:val="12"/>
              <w:ind w:left="0" w:firstLineChars="0" w:firstLine="0"/>
              <w:jc w:val="center"/>
              <w:rPr>
                <w:rFonts w:ascii="宋体" w:eastAsia="宋体" w:hAnsi="宋体"/>
              </w:rPr>
            </w:pPr>
            <w:r w:rsidRPr="00B50C39">
              <w:rPr>
                <w:rFonts w:ascii="宋体" w:eastAsia="宋体" w:hAnsi="宋体" w:hint="eastAsia"/>
              </w:rPr>
              <w:t>0</w:t>
            </w:r>
            <w:r w:rsidRPr="00B50C39">
              <w:rPr>
                <w:rFonts w:ascii="宋体" w:eastAsia="宋体" w:hAnsi="宋体"/>
              </w:rPr>
              <w:t>x04</w:t>
            </w:r>
          </w:p>
        </w:tc>
        <w:tc>
          <w:tcPr>
            <w:tcW w:w="3246" w:type="pct"/>
            <w:shd w:val="clear" w:color="auto" w:fill="auto"/>
          </w:tcPr>
          <w:p w14:paraId="07FE49DB" w14:textId="77777777" w:rsidR="004E3A6D" w:rsidRPr="00B50C39" w:rsidRDefault="004E3A6D" w:rsidP="006E2E0E">
            <w:pPr>
              <w:pStyle w:val="12"/>
              <w:ind w:left="0" w:firstLineChars="0" w:firstLine="0"/>
              <w:rPr>
                <w:rFonts w:ascii="宋体" w:eastAsia="宋体" w:hAnsi="宋体"/>
              </w:rPr>
            </w:pPr>
            <w:r w:rsidRPr="00B50C39">
              <w:rPr>
                <w:rFonts w:ascii="宋体" w:eastAsia="宋体" w:hAnsi="宋体" w:hint="eastAsia"/>
              </w:rPr>
              <w:t>车载终端恢复出厂设置</w:t>
            </w:r>
          </w:p>
        </w:tc>
      </w:tr>
      <w:tr w:rsidR="004E3A6D" w:rsidRPr="006E2E0E" w14:paraId="332CC1E8" w14:textId="77777777" w:rsidTr="00B50C39">
        <w:tc>
          <w:tcPr>
            <w:tcW w:w="1754" w:type="pct"/>
            <w:shd w:val="clear" w:color="auto" w:fill="auto"/>
          </w:tcPr>
          <w:p w14:paraId="34C8199E" w14:textId="77777777" w:rsidR="004E3A6D" w:rsidRPr="00B50C39" w:rsidRDefault="004E3A6D" w:rsidP="006E2E0E">
            <w:pPr>
              <w:pStyle w:val="12"/>
              <w:ind w:left="0" w:firstLineChars="0" w:firstLine="0"/>
              <w:jc w:val="center"/>
              <w:rPr>
                <w:rFonts w:ascii="宋体" w:eastAsia="宋体" w:hAnsi="宋体"/>
              </w:rPr>
            </w:pPr>
            <w:r w:rsidRPr="00B50C39">
              <w:rPr>
                <w:rFonts w:ascii="宋体" w:eastAsia="宋体" w:hAnsi="宋体" w:hint="eastAsia"/>
              </w:rPr>
              <w:t>0</w:t>
            </w:r>
            <w:r w:rsidRPr="00B50C39">
              <w:rPr>
                <w:rFonts w:ascii="宋体" w:eastAsia="宋体" w:hAnsi="宋体"/>
              </w:rPr>
              <w:t>x05</w:t>
            </w:r>
          </w:p>
        </w:tc>
        <w:tc>
          <w:tcPr>
            <w:tcW w:w="3246" w:type="pct"/>
            <w:shd w:val="clear" w:color="auto" w:fill="auto"/>
          </w:tcPr>
          <w:p w14:paraId="7B8B89A7" w14:textId="77777777" w:rsidR="004E3A6D" w:rsidRPr="00B50C39" w:rsidRDefault="004E3A6D" w:rsidP="006E2E0E">
            <w:pPr>
              <w:pStyle w:val="12"/>
              <w:ind w:left="0" w:firstLineChars="0" w:firstLine="0"/>
              <w:rPr>
                <w:rFonts w:ascii="宋体" w:eastAsia="宋体" w:hAnsi="宋体"/>
              </w:rPr>
            </w:pPr>
            <w:r w:rsidRPr="00B50C39">
              <w:rPr>
                <w:rFonts w:ascii="宋体" w:eastAsia="宋体" w:hAnsi="宋体" w:hint="eastAsia"/>
              </w:rPr>
              <w:t>断开数据通信链路</w:t>
            </w:r>
          </w:p>
        </w:tc>
      </w:tr>
      <w:tr w:rsidR="004E3A6D" w:rsidRPr="006E2E0E" w14:paraId="780797C4" w14:textId="77777777" w:rsidTr="00B50C39">
        <w:tc>
          <w:tcPr>
            <w:tcW w:w="1754" w:type="pct"/>
            <w:shd w:val="clear" w:color="auto" w:fill="auto"/>
          </w:tcPr>
          <w:p w14:paraId="5717AD08" w14:textId="77777777" w:rsidR="004E3A6D" w:rsidRPr="00B50C39" w:rsidRDefault="004E3A6D" w:rsidP="006E2E0E">
            <w:pPr>
              <w:pStyle w:val="12"/>
              <w:ind w:left="0" w:firstLineChars="0" w:firstLine="0"/>
              <w:jc w:val="center"/>
              <w:rPr>
                <w:rFonts w:ascii="宋体" w:eastAsia="宋体" w:hAnsi="宋体"/>
              </w:rPr>
            </w:pPr>
            <w:r w:rsidRPr="00B50C39">
              <w:rPr>
                <w:rFonts w:ascii="宋体" w:eastAsia="宋体" w:hAnsi="宋体" w:hint="eastAsia"/>
              </w:rPr>
              <w:t>0</w:t>
            </w:r>
            <w:r w:rsidRPr="00B50C39">
              <w:rPr>
                <w:rFonts w:ascii="宋体" w:eastAsia="宋体" w:hAnsi="宋体"/>
              </w:rPr>
              <w:t>x06</w:t>
            </w:r>
          </w:p>
        </w:tc>
        <w:tc>
          <w:tcPr>
            <w:tcW w:w="3246" w:type="pct"/>
            <w:shd w:val="clear" w:color="auto" w:fill="auto"/>
          </w:tcPr>
          <w:p w14:paraId="4255FE3F" w14:textId="77777777" w:rsidR="004E3A6D" w:rsidRPr="00B50C39" w:rsidRDefault="004E3A6D" w:rsidP="006E2E0E">
            <w:pPr>
              <w:pStyle w:val="12"/>
              <w:ind w:left="0" w:firstLineChars="0" w:firstLine="0"/>
              <w:rPr>
                <w:rFonts w:ascii="宋体" w:eastAsia="宋体" w:hAnsi="宋体"/>
              </w:rPr>
            </w:pPr>
            <w:r w:rsidRPr="00B50C39">
              <w:rPr>
                <w:rFonts w:ascii="宋体" w:eastAsia="宋体" w:hAnsi="宋体" w:hint="eastAsia"/>
              </w:rPr>
              <w:t>车载终端报警/预警</w:t>
            </w:r>
          </w:p>
        </w:tc>
      </w:tr>
      <w:tr w:rsidR="004E3A6D" w:rsidRPr="006E2E0E" w14:paraId="4EB7D24B" w14:textId="77777777" w:rsidTr="00B50C39">
        <w:tc>
          <w:tcPr>
            <w:tcW w:w="1754" w:type="pct"/>
            <w:shd w:val="clear" w:color="auto" w:fill="auto"/>
          </w:tcPr>
          <w:p w14:paraId="56563516" w14:textId="77777777" w:rsidR="004E3A6D" w:rsidRPr="00B50C39" w:rsidRDefault="004E3A6D" w:rsidP="006E2E0E">
            <w:pPr>
              <w:pStyle w:val="12"/>
              <w:ind w:left="0" w:firstLineChars="0" w:firstLine="0"/>
              <w:jc w:val="center"/>
              <w:rPr>
                <w:rFonts w:ascii="宋体" w:eastAsia="宋体" w:hAnsi="宋体"/>
              </w:rPr>
            </w:pPr>
            <w:r w:rsidRPr="00B50C39">
              <w:rPr>
                <w:rFonts w:ascii="宋体" w:eastAsia="宋体" w:hAnsi="宋体" w:hint="eastAsia"/>
              </w:rPr>
              <w:t>0</w:t>
            </w:r>
            <w:r w:rsidRPr="00B50C39">
              <w:rPr>
                <w:rFonts w:ascii="宋体" w:eastAsia="宋体" w:hAnsi="宋体"/>
              </w:rPr>
              <w:t>x07</w:t>
            </w:r>
          </w:p>
        </w:tc>
        <w:tc>
          <w:tcPr>
            <w:tcW w:w="3246" w:type="pct"/>
            <w:shd w:val="clear" w:color="auto" w:fill="auto"/>
          </w:tcPr>
          <w:p w14:paraId="443F62A3" w14:textId="77777777" w:rsidR="004E3A6D" w:rsidRPr="00B50C39" w:rsidRDefault="004E3A6D" w:rsidP="006E2E0E">
            <w:pPr>
              <w:pStyle w:val="12"/>
              <w:ind w:left="0" w:firstLineChars="0" w:firstLine="0"/>
              <w:rPr>
                <w:rFonts w:ascii="宋体" w:eastAsia="宋体" w:hAnsi="宋体"/>
              </w:rPr>
            </w:pPr>
            <w:r w:rsidRPr="00B50C39">
              <w:rPr>
                <w:rFonts w:ascii="宋体" w:eastAsia="宋体" w:hAnsi="宋体" w:hint="eastAsia"/>
              </w:rPr>
              <w:t>开启抽样检测链路</w:t>
            </w:r>
          </w:p>
        </w:tc>
      </w:tr>
      <w:tr w:rsidR="004E3A6D" w:rsidRPr="006E2E0E" w14:paraId="2467D8EE" w14:textId="77777777" w:rsidTr="00B50C39">
        <w:tc>
          <w:tcPr>
            <w:tcW w:w="1754" w:type="pct"/>
            <w:shd w:val="clear" w:color="auto" w:fill="auto"/>
          </w:tcPr>
          <w:p w14:paraId="7D0B613B" w14:textId="77777777" w:rsidR="004E3A6D" w:rsidRPr="00B50C39" w:rsidRDefault="004E3A6D" w:rsidP="006E2E0E">
            <w:pPr>
              <w:pStyle w:val="12"/>
              <w:ind w:left="0" w:firstLineChars="0" w:firstLine="0"/>
              <w:jc w:val="center"/>
              <w:rPr>
                <w:rFonts w:ascii="宋体" w:eastAsia="宋体" w:hAnsi="宋体"/>
              </w:rPr>
            </w:pPr>
            <w:r w:rsidRPr="00B50C39">
              <w:rPr>
                <w:rFonts w:ascii="宋体" w:eastAsia="宋体" w:hAnsi="宋体" w:hint="eastAsia"/>
              </w:rPr>
              <w:t>0</w:t>
            </w:r>
            <w:r w:rsidRPr="00B50C39">
              <w:rPr>
                <w:rFonts w:ascii="宋体" w:eastAsia="宋体" w:hAnsi="宋体"/>
              </w:rPr>
              <w:t>x</w:t>
            </w:r>
            <w:r w:rsidRPr="00B50C39">
              <w:rPr>
                <w:rFonts w:ascii="宋体" w:eastAsia="宋体" w:hAnsi="宋体" w:hint="eastAsia"/>
              </w:rPr>
              <w:t>0</w:t>
            </w:r>
            <w:r w:rsidRPr="00B50C39">
              <w:rPr>
                <w:rFonts w:ascii="宋体" w:eastAsia="宋体" w:hAnsi="宋体"/>
              </w:rPr>
              <w:t>8-0x7F</w:t>
            </w:r>
          </w:p>
        </w:tc>
        <w:tc>
          <w:tcPr>
            <w:tcW w:w="3246" w:type="pct"/>
            <w:shd w:val="clear" w:color="auto" w:fill="auto"/>
          </w:tcPr>
          <w:p w14:paraId="389E1A68" w14:textId="77777777" w:rsidR="004E3A6D" w:rsidRPr="00B50C39" w:rsidRDefault="004E3A6D" w:rsidP="006E2E0E">
            <w:pPr>
              <w:pStyle w:val="12"/>
              <w:ind w:left="0" w:firstLineChars="0" w:firstLine="0"/>
              <w:rPr>
                <w:rFonts w:ascii="宋体" w:eastAsia="宋体" w:hAnsi="宋体"/>
              </w:rPr>
            </w:pPr>
            <w:r w:rsidRPr="00B50C39">
              <w:rPr>
                <w:rFonts w:ascii="宋体" w:eastAsia="宋体" w:hAnsi="宋体" w:hint="eastAsia"/>
              </w:rPr>
              <w:t>预留</w:t>
            </w:r>
          </w:p>
        </w:tc>
      </w:tr>
      <w:tr w:rsidR="004E3A6D" w:rsidRPr="006E2E0E" w14:paraId="1FF18430" w14:textId="77777777" w:rsidTr="00585200">
        <w:tc>
          <w:tcPr>
            <w:tcW w:w="1754" w:type="pct"/>
            <w:shd w:val="clear" w:color="auto" w:fill="auto"/>
          </w:tcPr>
          <w:p w14:paraId="3EF9F170" w14:textId="77777777" w:rsidR="004E3A6D" w:rsidRPr="00B50C39" w:rsidRDefault="004E3A6D" w:rsidP="006E2E0E">
            <w:pPr>
              <w:pStyle w:val="12"/>
              <w:ind w:left="0" w:firstLineChars="0" w:firstLine="0"/>
              <w:jc w:val="center"/>
              <w:rPr>
                <w:rFonts w:ascii="宋体" w:eastAsia="宋体" w:hAnsi="宋体"/>
              </w:rPr>
            </w:pPr>
            <w:r w:rsidRPr="00B50C39">
              <w:rPr>
                <w:rFonts w:ascii="宋体" w:eastAsia="宋体" w:hAnsi="宋体" w:hint="eastAsia"/>
              </w:rPr>
              <w:t>0</w:t>
            </w:r>
            <w:r w:rsidRPr="00B50C39">
              <w:rPr>
                <w:rFonts w:ascii="宋体" w:eastAsia="宋体" w:hAnsi="宋体"/>
              </w:rPr>
              <w:t>x80-0xFE</w:t>
            </w:r>
          </w:p>
        </w:tc>
        <w:tc>
          <w:tcPr>
            <w:tcW w:w="3246" w:type="pct"/>
            <w:shd w:val="clear" w:color="auto" w:fill="auto"/>
          </w:tcPr>
          <w:p w14:paraId="15B01A66" w14:textId="77777777" w:rsidR="004E3A6D" w:rsidRPr="00B50C39" w:rsidRDefault="004E3A6D" w:rsidP="006E2E0E">
            <w:pPr>
              <w:pStyle w:val="12"/>
              <w:ind w:left="0" w:firstLineChars="0" w:firstLine="0"/>
              <w:rPr>
                <w:rFonts w:ascii="宋体" w:eastAsia="宋体" w:hAnsi="宋体"/>
              </w:rPr>
            </w:pPr>
            <w:r w:rsidRPr="00B50C39">
              <w:rPr>
                <w:rFonts w:ascii="宋体" w:eastAsia="宋体" w:hAnsi="宋体" w:hint="eastAsia"/>
              </w:rPr>
              <w:t>用户自定义</w:t>
            </w:r>
          </w:p>
        </w:tc>
      </w:tr>
    </w:tbl>
    <w:p w14:paraId="477D2EDB" w14:textId="5B21BF70" w:rsidR="004E3A6D" w:rsidRDefault="004E3A6D" w:rsidP="00B50C39">
      <w:pPr>
        <w:spacing w:after="0" w:line="400" w:lineRule="exact"/>
        <w:ind w:left="0" w:firstLineChars="200" w:firstLine="420"/>
        <w:rPr>
          <w:rFonts w:ascii="宋体" w:eastAsia="宋体" w:hAnsi="宋体"/>
        </w:rPr>
      </w:pPr>
      <w:r w:rsidRPr="00B50C39">
        <w:rPr>
          <w:rFonts w:eastAsia="宋体" w:hint="eastAsia"/>
          <w:color w:val="auto"/>
        </w:rPr>
        <w:t>用户自定义数据段用来服务器向终端下发数据，指令码的说明如下：</w:t>
      </w:r>
    </w:p>
    <w:p w14:paraId="1C2D7871" w14:textId="0DC5F5E1" w:rsidR="00B50C39" w:rsidRDefault="00B50C39" w:rsidP="00B50C39">
      <w:pPr>
        <w:spacing w:beforeLines="50" w:before="120" w:after="0" w:line="240" w:lineRule="auto"/>
        <w:ind w:left="0" w:firstLine="0"/>
        <w:jc w:val="center"/>
        <w:rPr>
          <w:rFonts w:ascii="宋体" w:eastAsia="宋体" w:hAnsi="宋体"/>
        </w:rPr>
      </w:pPr>
      <w:r>
        <w:rPr>
          <w:rFonts w:ascii="宋体" w:eastAsia="宋体" w:hAnsi="宋体" w:hint="eastAsia"/>
        </w:rPr>
        <w:t>附表4</w:t>
      </w:r>
      <w:r>
        <w:rPr>
          <w:rFonts w:ascii="宋体" w:eastAsia="宋体" w:hAnsi="宋体"/>
        </w:rPr>
        <w:t>-10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8"/>
        <w:gridCol w:w="2268"/>
        <w:gridCol w:w="849"/>
        <w:gridCol w:w="1986"/>
        <w:gridCol w:w="2402"/>
      </w:tblGrid>
      <w:tr w:rsidR="006E2E0E" w:rsidRPr="006E2E0E" w14:paraId="099BE27B" w14:textId="77777777" w:rsidTr="00B50C39">
        <w:trPr>
          <w:trHeight w:val="468"/>
        </w:trPr>
        <w:tc>
          <w:tcPr>
            <w:tcW w:w="582" w:type="pct"/>
            <w:shd w:val="clear" w:color="auto" w:fill="D9D9D9" w:themeFill="background1" w:themeFillShade="D9"/>
            <w:vAlign w:val="center"/>
          </w:tcPr>
          <w:p w14:paraId="287B655F" w14:textId="77777777" w:rsidR="004E3A6D" w:rsidRPr="00B50C39" w:rsidRDefault="004E3A6D" w:rsidP="00B50C39">
            <w:pPr>
              <w:ind w:left="0" w:firstLine="0"/>
              <w:jc w:val="center"/>
              <w:rPr>
                <w:rFonts w:ascii="宋体" w:eastAsia="宋体" w:hAnsi="宋体"/>
                <w:bCs/>
              </w:rPr>
            </w:pPr>
            <w:r w:rsidRPr="00B50C39">
              <w:rPr>
                <w:rFonts w:ascii="宋体" w:eastAsia="宋体" w:hAnsi="宋体" w:hint="eastAsia"/>
                <w:bCs/>
              </w:rPr>
              <w:t>指令码</w:t>
            </w:r>
          </w:p>
        </w:tc>
        <w:tc>
          <w:tcPr>
            <w:tcW w:w="1335" w:type="pct"/>
            <w:shd w:val="clear" w:color="auto" w:fill="D9D9D9" w:themeFill="background1" w:themeFillShade="D9"/>
            <w:vAlign w:val="center"/>
          </w:tcPr>
          <w:p w14:paraId="20ECB0E0" w14:textId="77777777" w:rsidR="004E3A6D" w:rsidRPr="00B50C39" w:rsidRDefault="004E3A6D" w:rsidP="00B50C39">
            <w:pPr>
              <w:ind w:left="0" w:firstLine="0"/>
              <w:jc w:val="center"/>
              <w:rPr>
                <w:rFonts w:ascii="宋体" w:eastAsia="宋体" w:hAnsi="宋体"/>
                <w:bCs/>
              </w:rPr>
            </w:pPr>
            <w:r w:rsidRPr="00B50C39">
              <w:rPr>
                <w:rFonts w:ascii="宋体" w:eastAsia="宋体" w:hAnsi="宋体" w:hint="eastAsia"/>
                <w:bCs/>
              </w:rPr>
              <w:t>指令名称</w:t>
            </w:r>
          </w:p>
        </w:tc>
        <w:tc>
          <w:tcPr>
            <w:tcW w:w="500" w:type="pct"/>
            <w:shd w:val="clear" w:color="auto" w:fill="D9D9D9" w:themeFill="background1" w:themeFillShade="D9"/>
            <w:vAlign w:val="center"/>
          </w:tcPr>
          <w:p w14:paraId="334A402A" w14:textId="77777777" w:rsidR="004E3A6D" w:rsidRPr="00B50C39" w:rsidRDefault="004E3A6D" w:rsidP="00B50C39">
            <w:pPr>
              <w:ind w:left="0" w:firstLine="0"/>
              <w:jc w:val="center"/>
              <w:rPr>
                <w:rFonts w:ascii="宋体" w:eastAsia="宋体" w:hAnsi="宋体"/>
                <w:bCs/>
              </w:rPr>
            </w:pPr>
            <w:r w:rsidRPr="00B50C39">
              <w:rPr>
                <w:rFonts w:ascii="宋体" w:eastAsia="宋体" w:hAnsi="宋体" w:hint="eastAsia"/>
                <w:bCs/>
              </w:rPr>
              <w:t>方向</w:t>
            </w:r>
          </w:p>
        </w:tc>
        <w:tc>
          <w:tcPr>
            <w:tcW w:w="1169" w:type="pct"/>
            <w:shd w:val="clear" w:color="auto" w:fill="D9D9D9" w:themeFill="background1" w:themeFillShade="D9"/>
            <w:vAlign w:val="center"/>
          </w:tcPr>
          <w:p w14:paraId="428C6D57" w14:textId="77777777" w:rsidR="004E3A6D" w:rsidRPr="00B50C39" w:rsidRDefault="004E3A6D" w:rsidP="00B50C39">
            <w:pPr>
              <w:ind w:left="0" w:firstLine="0"/>
              <w:jc w:val="center"/>
              <w:rPr>
                <w:rFonts w:ascii="宋体" w:eastAsia="宋体" w:hAnsi="宋体"/>
                <w:bCs/>
              </w:rPr>
            </w:pPr>
            <w:r w:rsidRPr="00B50C39">
              <w:rPr>
                <w:rFonts w:ascii="宋体" w:eastAsia="宋体" w:hAnsi="宋体" w:hint="eastAsia"/>
                <w:bCs/>
              </w:rPr>
              <w:t>G</w:t>
            </w:r>
            <w:r w:rsidRPr="00B50C39">
              <w:rPr>
                <w:rFonts w:ascii="宋体" w:eastAsia="宋体" w:hAnsi="宋体"/>
                <w:bCs/>
              </w:rPr>
              <w:t xml:space="preserve">B32960 </w:t>
            </w:r>
            <w:r w:rsidRPr="00B50C39">
              <w:rPr>
                <w:rFonts w:ascii="宋体" w:eastAsia="宋体" w:hAnsi="宋体" w:hint="eastAsia"/>
                <w:bCs/>
              </w:rPr>
              <w:t>类型编码</w:t>
            </w:r>
          </w:p>
        </w:tc>
        <w:tc>
          <w:tcPr>
            <w:tcW w:w="1414" w:type="pct"/>
            <w:shd w:val="clear" w:color="auto" w:fill="D9D9D9" w:themeFill="background1" w:themeFillShade="D9"/>
            <w:vAlign w:val="center"/>
          </w:tcPr>
          <w:p w14:paraId="204B7388" w14:textId="77777777" w:rsidR="004E3A6D" w:rsidRPr="00B50C39" w:rsidRDefault="004E3A6D" w:rsidP="00B50C39">
            <w:pPr>
              <w:ind w:left="0" w:firstLine="0"/>
              <w:jc w:val="center"/>
              <w:rPr>
                <w:rFonts w:ascii="宋体" w:eastAsia="宋体" w:hAnsi="宋体"/>
                <w:bCs/>
              </w:rPr>
            </w:pPr>
            <w:r w:rsidRPr="00B50C39">
              <w:rPr>
                <w:rFonts w:ascii="宋体" w:eastAsia="宋体" w:hAnsi="宋体" w:hint="eastAsia"/>
                <w:bCs/>
              </w:rPr>
              <w:t>说明</w:t>
            </w:r>
          </w:p>
        </w:tc>
      </w:tr>
      <w:tr w:rsidR="006E2E0E" w:rsidRPr="006E2E0E" w14:paraId="623F2EE8" w14:textId="77777777" w:rsidTr="00B50C39">
        <w:tc>
          <w:tcPr>
            <w:tcW w:w="582" w:type="pct"/>
            <w:shd w:val="clear" w:color="auto" w:fill="auto"/>
          </w:tcPr>
          <w:p w14:paraId="3C4C3365"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szCs w:val="21"/>
              </w:rPr>
              <w:t>0x01</w:t>
            </w:r>
          </w:p>
        </w:tc>
        <w:tc>
          <w:tcPr>
            <w:tcW w:w="1335" w:type="pct"/>
            <w:shd w:val="clear" w:color="auto" w:fill="auto"/>
          </w:tcPr>
          <w:p w14:paraId="525C71B2" w14:textId="77777777" w:rsidR="004E3A6D" w:rsidRPr="00B50C39" w:rsidRDefault="004E3A6D" w:rsidP="006E2E0E">
            <w:pPr>
              <w:ind w:left="0" w:firstLine="0"/>
              <w:rPr>
                <w:rFonts w:ascii="宋体" w:eastAsia="宋体" w:hAnsi="宋体"/>
                <w:szCs w:val="21"/>
              </w:rPr>
            </w:pPr>
            <w:r w:rsidRPr="00B50C39">
              <w:rPr>
                <w:rFonts w:ascii="宋体" w:eastAsia="宋体" w:hAnsi="宋体" w:hint="eastAsia"/>
                <w:szCs w:val="21"/>
              </w:rPr>
              <w:t>获取设备信息</w:t>
            </w:r>
          </w:p>
        </w:tc>
        <w:tc>
          <w:tcPr>
            <w:tcW w:w="500" w:type="pct"/>
            <w:shd w:val="clear" w:color="auto" w:fill="auto"/>
          </w:tcPr>
          <w:p w14:paraId="3F82A8DC"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hint="eastAsia"/>
                <w:szCs w:val="21"/>
              </w:rPr>
              <w:t>下发</w:t>
            </w:r>
          </w:p>
        </w:tc>
        <w:tc>
          <w:tcPr>
            <w:tcW w:w="1169" w:type="pct"/>
            <w:shd w:val="clear" w:color="auto" w:fill="auto"/>
          </w:tcPr>
          <w:p w14:paraId="1294C8AE"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szCs w:val="21"/>
              </w:rPr>
              <w:t>0x81</w:t>
            </w:r>
          </w:p>
        </w:tc>
        <w:tc>
          <w:tcPr>
            <w:tcW w:w="1414" w:type="pct"/>
            <w:shd w:val="clear" w:color="auto" w:fill="auto"/>
          </w:tcPr>
          <w:p w14:paraId="70E37CFF" w14:textId="77777777" w:rsidR="004E3A6D" w:rsidRPr="00B50C39" w:rsidRDefault="004E3A6D" w:rsidP="006E2E0E">
            <w:pPr>
              <w:ind w:left="0" w:firstLine="0"/>
              <w:rPr>
                <w:rFonts w:ascii="宋体" w:eastAsia="宋体" w:hAnsi="宋体"/>
                <w:szCs w:val="21"/>
              </w:rPr>
            </w:pPr>
          </w:p>
        </w:tc>
      </w:tr>
      <w:tr w:rsidR="006E2E0E" w:rsidRPr="006E2E0E" w14:paraId="1CD8D911" w14:textId="77777777" w:rsidTr="00B50C39">
        <w:tc>
          <w:tcPr>
            <w:tcW w:w="582" w:type="pct"/>
            <w:shd w:val="clear" w:color="auto" w:fill="auto"/>
          </w:tcPr>
          <w:p w14:paraId="2CF76641"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szCs w:val="21"/>
              </w:rPr>
              <w:t>0x02</w:t>
            </w:r>
          </w:p>
        </w:tc>
        <w:tc>
          <w:tcPr>
            <w:tcW w:w="1335" w:type="pct"/>
            <w:shd w:val="clear" w:color="auto" w:fill="auto"/>
          </w:tcPr>
          <w:p w14:paraId="2A1A9BA3" w14:textId="77777777" w:rsidR="004E3A6D" w:rsidRPr="00B50C39" w:rsidRDefault="004E3A6D" w:rsidP="006E2E0E">
            <w:pPr>
              <w:ind w:left="0" w:firstLine="0"/>
              <w:rPr>
                <w:rFonts w:ascii="宋体" w:eastAsia="宋体" w:hAnsi="宋体"/>
                <w:szCs w:val="21"/>
              </w:rPr>
            </w:pPr>
            <w:r w:rsidRPr="00B50C39">
              <w:rPr>
                <w:rFonts w:ascii="宋体" w:eastAsia="宋体" w:hAnsi="宋体" w:hint="eastAsia"/>
                <w:szCs w:val="21"/>
              </w:rPr>
              <w:t>设置终端时间</w:t>
            </w:r>
          </w:p>
        </w:tc>
        <w:tc>
          <w:tcPr>
            <w:tcW w:w="500" w:type="pct"/>
            <w:shd w:val="clear" w:color="auto" w:fill="auto"/>
          </w:tcPr>
          <w:p w14:paraId="59D195C1"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hint="eastAsia"/>
                <w:szCs w:val="21"/>
              </w:rPr>
              <w:t>下发</w:t>
            </w:r>
          </w:p>
        </w:tc>
        <w:tc>
          <w:tcPr>
            <w:tcW w:w="1169" w:type="pct"/>
            <w:shd w:val="clear" w:color="auto" w:fill="auto"/>
          </w:tcPr>
          <w:p w14:paraId="586AE946"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szCs w:val="21"/>
              </w:rPr>
              <w:t>0x82</w:t>
            </w:r>
          </w:p>
        </w:tc>
        <w:tc>
          <w:tcPr>
            <w:tcW w:w="1414" w:type="pct"/>
            <w:shd w:val="clear" w:color="auto" w:fill="auto"/>
          </w:tcPr>
          <w:p w14:paraId="18840C4E" w14:textId="77777777" w:rsidR="004E3A6D" w:rsidRPr="00B50C39" w:rsidRDefault="004E3A6D" w:rsidP="006E2E0E">
            <w:pPr>
              <w:ind w:left="0" w:firstLine="0"/>
              <w:rPr>
                <w:rFonts w:ascii="宋体" w:eastAsia="宋体" w:hAnsi="宋体"/>
                <w:szCs w:val="21"/>
              </w:rPr>
            </w:pPr>
          </w:p>
        </w:tc>
      </w:tr>
      <w:tr w:rsidR="006E2E0E" w:rsidRPr="006E2E0E" w14:paraId="0637B7B0" w14:textId="77777777" w:rsidTr="00B50C39">
        <w:tc>
          <w:tcPr>
            <w:tcW w:w="582" w:type="pct"/>
            <w:shd w:val="clear" w:color="auto" w:fill="auto"/>
          </w:tcPr>
          <w:p w14:paraId="460C14A7"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szCs w:val="21"/>
              </w:rPr>
              <w:t>0x03</w:t>
            </w:r>
          </w:p>
        </w:tc>
        <w:tc>
          <w:tcPr>
            <w:tcW w:w="1335" w:type="pct"/>
            <w:shd w:val="clear" w:color="auto" w:fill="auto"/>
          </w:tcPr>
          <w:p w14:paraId="58811C57" w14:textId="77777777" w:rsidR="004E3A6D" w:rsidRPr="00B50C39" w:rsidRDefault="004E3A6D" w:rsidP="006E2E0E">
            <w:pPr>
              <w:ind w:left="0" w:firstLine="0"/>
              <w:rPr>
                <w:rFonts w:ascii="宋体" w:eastAsia="宋体" w:hAnsi="宋体"/>
                <w:szCs w:val="21"/>
              </w:rPr>
            </w:pPr>
            <w:r w:rsidRPr="00B50C39">
              <w:rPr>
                <w:rFonts w:ascii="宋体" w:eastAsia="宋体" w:hAnsi="宋体" w:hint="eastAsia"/>
                <w:szCs w:val="21"/>
              </w:rPr>
              <w:t>获取终端时间</w:t>
            </w:r>
          </w:p>
        </w:tc>
        <w:tc>
          <w:tcPr>
            <w:tcW w:w="500" w:type="pct"/>
            <w:shd w:val="clear" w:color="auto" w:fill="auto"/>
          </w:tcPr>
          <w:p w14:paraId="6C290EFE"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hint="eastAsia"/>
                <w:szCs w:val="21"/>
              </w:rPr>
              <w:t>下发</w:t>
            </w:r>
          </w:p>
        </w:tc>
        <w:tc>
          <w:tcPr>
            <w:tcW w:w="1169" w:type="pct"/>
            <w:shd w:val="clear" w:color="auto" w:fill="auto"/>
          </w:tcPr>
          <w:p w14:paraId="7E311ADC"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szCs w:val="21"/>
              </w:rPr>
              <w:t>0x83</w:t>
            </w:r>
          </w:p>
        </w:tc>
        <w:tc>
          <w:tcPr>
            <w:tcW w:w="1414" w:type="pct"/>
            <w:shd w:val="clear" w:color="auto" w:fill="auto"/>
          </w:tcPr>
          <w:p w14:paraId="3CE05C0A" w14:textId="77777777" w:rsidR="004E3A6D" w:rsidRPr="00B50C39" w:rsidRDefault="004E3A6D" w:rsidP="006E2E0E">
            <w:pPr>
              <w:ind w:left="0" w:firstLine="0"/>
              <w:rPr>
                <w:rFonts w:ascii="宋体" w:eastAsia="宋体" w:hAnsi="宋体"/>
                <w:szCs w:val="21"/>
              </w:rPr>
            </w:pPr>
          </w:p>
        </w:tc>
      </w:tr>
      <w:tr w:rsidR="006E2E0E" w:rsidRPr="006E2E0E" w14:paraId="24AA84A5" w14:textId="77777777" w:rsidTr="00B50C39">
        <w:tc>
          <w:tcPr>
            <w:tcW w:w="582" w:type="pct"/>
            <w:shd w:val="clear" w:color="auto" w:fill="auto"/>
          </w:tcPr>
          <w:p w14:paraId="228E9C6D"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szCs w:val="21"/>
              </w:rPr>
              <w:t>0x04</w:t>
            </w:r>
          </w:p>
        </w:tc>
        <w:tc>
          <w:tcPr>
            <w:tcW w:w="1335" w:type="pct"/>
            <w:shd w:val="clear" w:color="auto" w:fill="auto"/>
          </w:tcPr>
          <w:p w14:paraId="5413D1FF" w14:textId="77777777" w:rsidR="004E3A6D" w:rsidRPr="00B50C39" w:rsidRDefault="004E3A6D" w:rsidP="006E2E0E">
            <w:pPr>
              <w:ind w:left="0" w:firstLine="0"/>
              <w:rPr>
                <w:rFonts w:ascii="宋体" w:eastAsia="宋体" w:hAnsi="宋体"/>
                <w:szCs w:val="21"/>
              </w:rPr>
            </w:pPr>
            <w:r w:rsidRPr="00B50C39">
              <w:rPr>
                <w:rFonts w:ascii="宋体" w:eastAsia="宋体" w:hAnsi="宋体" w:hint="eastAsia"/>
                <w:szCs w:val="21"/>
              </w:rPr>
              <w:t>重启终端</w:t>
            </w:r>
          </w:p>
        </w:tc>
        <w:tc>
          <w:tcPr>
            <w:tcW w:w="500" w:type="pct"/>
            <w:shd w:val="clear" w:color="auto" w:fill="auto"/>
          </w:tcPr>
          <w:p w14:paraId="176BF9A8"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hint="eastAsia"/>
                <w:szCs w:val="21"/>
              </w:rPr>
              <w:t>下发</w:t>
            </w:r>
          </w:p>
        </w:tc>
        <w:tc>
          <w:tcPr>
            <w:tcW w:w="1169" w:type="pct"/>
            <w:shd w:val="clear" w:color="auto" w:fill="auto"/>
          </w:tcPr>
          <w:p w14:paraId="24556997"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szCs w:val="21"/>
              </w:rPr>
              <w:t>0x84</w:t>
            </w:r>
          </w:p>
        </w:tc>
        <w:tc>
          <w:tcPr>
            <w:tcW w:w="1414" w:type="pct"/>
            <w:shd w:val="clear" w:color="auto" w:fill="auto"/>
          </w:tcPr>
          <w:p w14:paraId="7BC08B3C" w14:textId="77777777" w:rsidR="004E3A6D" w:rsidRPr="00B50C39" w:rsidRDefault="004E3A6D" w:rsidP="006E2E0E">
            <w:pPr>
              <w:ind w:left="0" w:firstLine="0"/>
              <w:rPr>
                <w:rFonts w:ascii="宋体" w:eastAsia="宋体" w:hAnsi="宋体"/>
                <w:szCs w:val="21"/>
              </w:rPr>
            </w:pPr>
          </w:p>
        </w:tc>
      </w:tr>
      <w:tr w:rsidR="006E2E0E" w:rsidRPr="006E2E0E" w14:paraId="09B40FFC" w14:textId="77777777" w:rsidTr="00B50C39">
        <w:tc>
          <w:tcPr>
            <w:tcW w:w="582" w:type="pct"/>
            <w:shd w:val="clear" w:color="auto" w:fill="auto"/>
          </w:tcPr>
          <w:p w14:paraId="3CAF6D8E"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szCs w:val="21"/>
              </w:rPr>
              <w:t>0x05</w:t>
            </w:r>
          </w:p>
        </w:tc>
        <w:tc>
          <w:tcPr>
            <w:tcW w:w="1335" w:type="pct"/>
            <w:shd w:val="clear" w:color="auto" w:fill="auto"/>
          </w:tcPr>
          <w:p w14:paraId="310AC298" w14:textId="77777777" w:rsidR="004E3A6D" w:rsidRPr="00B50C39" w:rsidRDefault="004E3A6D" w:rsidP="006E2E0E">
            <w:pPr>
              <w:ind w:left="0" w:firstLine="0"/>
              <w:rPr>
                <w:rFonts w:ascii="宋体" w:eastAsia="宋体" w:hAnsi="宋体"/>
                <w:szCs w:val="21"/>
              </w:rPr>
            </w:pPr>
            <w:r w:rsidRPr="00B50C39">
              <w:rPr>
                <w:rFonts w:ascii="宋体" w:eastAsia="宋体" w:hAnsi="宋体" w:hint="eastAsia"/>
                <w:szCs w:val="21"/>
              </w:rPr>
              <w:t>车辆控制</w:t>
            </w:r>
          </w:p>
        </w:tc>
        <w:tc>
          <w:tcPr>
            <w:tcW w:w="500" w:type="pct"/>
            <w:shd w:val="clear" w:color="auto" w:fill="auto"/>
          </w:tcPr>
          <w:p w14:paraId="04D80B2D"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hint="eastAsia"/>
                <w:szCs w:val="21"/>
              </w:rPr>
              <w:t>下发</w:t>
            </w:r>
          </w:p>
        </w:tc>
        <w:tc>
          <w:tcPr>
            <w:tcW w:w="1169" w:type="pct"/>
            <w:shd w:val="clear" w:color="auto" w:fill="auto"/>
          </w:tcPr>
          <w:p w14:paraId="6F317B89"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szCs w:val="21"/>
              </w:rPr>
              <w:t>0x85</w:t>
            </w:r>
          </w:p>
        </w:tc>
        <w:tc>
          <w:tcPr>
            <w:tcW w:w="1414" w:type="pct"/>
            <w:shd w:val="clear" w:color="auto" w:fill="auto"/>
          </w:tcPr>
          <w:p w14:paraId="585D2DD4" w14:textId="77777777" w:rsidR="004E3A6D" w:rsidRPr="00B50C39" w:rsidRDefault="004E3A6D" w:rsidP="006E2E0E">
            <w:pPr>
              <w:ind w:left="0" w:firstLine="0"/>
              <w:rPr>
                <w:rFonts w:ascii="宋体" w:eastAsia="宋体" w:hAnsi="宋体"/>
                <w:szCs w:val="21"/>
              </w:rPr>
            </w:pPr>
          </w:p>
        </w:tc>
      </w:tr>
      <w:tr w:rsidR="006E2E0E" w:rsidRPr="006E2E0E" w14:paraId="70A8DE5D" w14:textId="77777777" w:rsidTr="00B50C39">
        <w:tc>
          <w:tcPr>
            <w:tcW w:w="582" w:type="pct"/>
            <w:shd w:val="clear" w:color="auto" w:fill="auto"/>
          </w:tcPr>
          <w:p w14:paraId="5BD5F496"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szCs w:val="21"/>
              </w:rPr>
              <w:t>0x11</w:t>
            </w:r>
          </w:p>
        </w:tc>
        <w:tc>
          <w:tcPr>
            <w:tcW w:w="1335" w:type="pct"/>
            <w:shd w:val="clear" w:color="auto" w:fill="auto"/>
          </w:tcPr>
          <w:p w14:paraId="3A15079E" w14:textId="77777777" w:rsidR="004E3A6D" w:rsidRPr="00B50C39" w:rsidRDefault="004E3A6D" w:rsidP="006E2E0E">
            <w:pPr>
              <w:ind w:left="0" w:firstLine="0"/>
              <w:rPr>
                <w:rFonts w:ascii="宋体" w:eastAsia="宋体" w:hAnsi="宋体"/>
                <w:szCs w:val="21"/>
              </w:rPr>
            </w:pPr>
            <w:r w:rsidRPr="00B50C39">
              <w:rPr>
                <w:rFonts w:ascii="宋体" w:eastAsia="宋体" w:hAnsi="宋体" w:hint="eastAsia"/>
                <w:szCs w:val="21"/>
              </w:rPr>
              <w:t>设置车辆参数</w:t>
            </w:r>
          </w:p>
        </w:tc>
        <w:tc>
          <w:tcPr>
            <w:tcW w:w="500" w:type="pct"/>
            <w:shd w:val="clear" w:color="auto" w:fill="auto"/>
          </w:tcPr>
          <w:p w14:paraId="53D20C2B"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hint="eastAsia"/>
                <w:szCs w:val="21"/>
              </w:rPr>
              <w:t>下发</w:t>
            </w:r>
          </w:p>
        </w:tc>
        <w:tc>
          <w:tcPr>
            <w:tcW w:w="1169" w:type="pct"/>
            <w:shd w:val="clear" w:color="auto" w:fill="auto"/>
          </w:tcPr>
          <w:p w14:paraId="3C29AA4F"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szCs w:val="21"/>
              </w:rPr>
              <w:t>0x91</w:t>
            </w:r>
          </w:p>
        </w:tc>
        <w:tc>
          <w:tcPr>
            <w:tcW w:w="1414" w:type="pct"/>
            <w:shd w:val="clear" w:color="auto" w:fill="auto"/>
          </w:tcPr>
          <w:p w14:paraId="257766A0" w14:textId="77777777" w:rsidR="004E3A6D" w:rsidRPr="00B50C39" w:rsidRDefault="004E3A6D" w:rsidP="006E2E0E">
            <w:pPr>
              <w:ind w:left="0" w:firstLine="0"/>
              <w:rPr>
                <w:rFonts w:ascii="宋体" w:eastAsia="宋体" w:hAnsi="宋体"/>
                <w:szCs w:val="21"/>
              </w:rPr>
            </w:pPr>
          </w:p>
        </w:tc>
      </w:tr>
      <w:tr w:rsidR="006E2E0E" w:rsidRPr="006E2E0E" w14:paraId="169A70B2" w14:textId="77777777" w:rsidTr="00B50C39">
        <w:tc>
          <w:tcPr>
            <w:tcW w:w="582" w:type="pct"/>
            <w:shd w:val="clear" w:color="auto" w:fill="auto"/>
          </w:tcPr>
          <w:p w14:paraId="1967989D"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szCs w:val="21"/>
              </w:rPr>
              <w:t>0x12</w:t>
            </w:r>
          </w:p>
        </w:tc>
        <w:tc>
          <w:tcPr>
            <w:tcW w:w="1335" w:type="pct"/>
            <w:shd w:val="clear" w:color="auto" w:fill="auto"/>
          </w:tcPr>
          <w:p w14:paraId="36567835" w14:textId="77777777" w:rsidR="004E3A6D" w:rsidRPr="00B50C39" w:rsidRDefault="004E3A6D" w:rsidP="006E2E0E">
            <w:pPr>
              <w:ind w:left="0" w:firstLine="0"/>
              <w:rPr>
                <w:rFonts w:ascii="宋体" w:eastAsia="宋体" w:hAnsi="宋体"/>
                <w:szCs w:val="21"/>
              </w:rPr>
            </w:pPr>
            <w:r w:rsidRPr="00B50C39">
              <w:rPr>
                <w:rFonts w:ascii="宋体" w:eastAsia="宋体" w:hAnsi="宋体" w:hint="eastAsia"/>
                <w:szCs w:val="21"/>
              </w:rPr>
              <w:t>查询车辆参数</w:t>
            </w:r>
          </w:p>
        </w:tc>
        <w:tc>
          <w:tcPr>
            <w:tcW w:w="500" w:type="pct"/>
            <w:shd w:val="clear" w:color="auto" w:fill="auto"/>
          </w:tcPr>
          <w:p w14:paraId="2E4E536F"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hint="eastAsia"/>
                <w:szCs w:val="21"/>
              </w:rPr>
              <w:t>下发</w:t>
            </w:r>
          </w:p>
        </w:tc>
        <w:tc>
          <w:tcPr>
            <w:tcW w:w="1169" w:type="pct"/>
            <w:shd w:val="clear" w:color="auto" w:fill="auto"/>
          </w:tcPr>
          <w:p w14:paraId="0DE39C6C"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szCs w:val="21"/>
              </w:rPr>
              <w:t>0x92</w:t>
            </w:r>
          </w:p>
        </w:tc>
        <w:tc>
          <w:tcPr>
            <w:tcW w:w="1414" w:type="pct"/>
            <w:shd w:val="clear" w:color="auto" w:fill="auto"/>
          </w:tcPr>
          <w:p w14:paraId="6FF49F91" w14:textId="77777777" w:rsidR="004E3A6D" w:rsidRPr="00B50C39" w:rsidRDefault="004E3A6D" w:rsidP="006E2E0E">
            <w:pPr>
              <w:ind w:left="0" w:firstLine="0"/>
              <w:rPr>
                <w:rFonts w:ascii="宋体" w:eastAsia="宋体" w:hAnsi="宋体"/>
                <w:szCs w:val="21"/>
              </w:rPr>
            </w:pPr>
          </w:p>
        </w:tc>
      </w:tr>
      <w:tr w:rsidR="006E2E0E" w:rsidRPr="006E2E0E" w14:paraId="43374B04" w14:textId="77777777" w:rsidTr="00B50C39">
        <w:tc>
          <w:tcPr>
            <w:tcW w:w="582" w:type="pct"/>
            <w:shd w:val="clear" w:color="auto" w:fill="auto"/>
          </w:tcPr>
          <w:p w14:paraId="3DE2093F"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szCs w:val="21"/>
              </w:rPr>
              <w:t>0x14</w:t>
            </w:r>
          </w:p>
        </w:tc>
        <w:tc>
          <w:tcPr>
            <w:tcW w:w="1335" w:type="pct"/>
            <w:shd w:val="clear" w:color="auto" w:fill="auto"/>
          </w:tcPr>
          <w:p w14:paraId="238992A6" w14:textId="77777777" w:rsidR="004E3A6D" w:rsidRPr="00B50C39" w:rsidRDefault="004E3A6D" w:rsidP="006E2E0E">
            <w:pPr>
              <w:ind w:left="0" w:firstLine="0"/>
              <w:rPr>
                <w:rFonts w:ascii="宋体" w:eastAsia="宋体" w:hAnsi="宋体"/>
                <w:szCs w:val="21"/>
              </w:rPr>
            </w:pPr>
            <w:r w:rsidRPr="00B50C39">
              <w:rPr>
                <w:rFonts w:ascii="宋体" w:eastAsia="宋体" w:hAnsi="宋体" w:hint="eastAsia"/>
                <w:szCs w:val="21"/>
              </w:rPr>
              <w:t>设置服务器地址</w:t>
            </w:r>
          </w:p>
        </w:tc>
        <w:tc>
          <w:tcPr>
            <w:tcW w:w="500" w:type="pct"/>
            <w:shd w:val="clear" w:color="auto" w:fill="auto"/>
          </w:tcPr>
          <w:p w14:paraId="6FCBBF32"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hint="eastAsia"/>
                <w:szCs w:val="21"/>
              </w:rPr>
              <w:t>下发</w:t>
            </w:r>
          </w:p>
        </w:tc>
        <w:tc>
          <w:tcPr>
            <w:tcW w:w="1169" w:type="pct"/>
            <w:shd w:val="clear" w:color="auto" w:fill="auto"/>
          </w:tcPr>
          <w:p w14:paraId="7672D9A5"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szCs w:val="21"/>
              </w:rPr>
              <w:t>0x94</w:t>
            </w:r>
          </w:p>
        </w:tc>
        <w:tc>
          <w:tcPr>
            <w:tcW w:w="1414" w:type="pct"/>
            <w:shd w:val="clear" w:color="auto" w:fill="auto"/>
          </w:tcPr>
          <w:p w14:paraId="2F149224" w14:textId="77777777" w:rsidR="004E3A6D" w:rsidRPr="00B50C39" w:rsidRDefault="004E3A6D" w:rsidP="006E2E0E">
            <w:pPr>
              <w:ind w:left="0" w:firstLine="0"/>
              <w:rPr>
                <w:rFonts w:ascii="宋体" w:eastAsia="宋体" w:hAnsi="宋体"/>
                <w:szCs w:val="21"/>
              </w:rPr>
            </w:pPr>
          </w:p>
        </w:tc>
      </w:tr>
      <w:tr w:rsidR="006E2E0E" w:rsidRPr="006E2E0E" w14:paraId="43D41B85" w14:textId="77777777" w:rsidTr="00B50C39">
        <w:tc>
          <w:tcPr>
            <w:tcW w:w="582" w:type="pct"/>
            <w:shd w:val="clear" w:color="auto" w:fill="auto"/>
          </w:tcPr>
          <w:p w14:paraId="3B45AD6C"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szCs w:val="21"/>
              </w:rPr>
              <w:t>0x15</w:t>
            </w:r>
          </w:p>
        </w:tc>
        <w:tc>
          <w:tcPr>
            <w:tcW w:w="1335" w:type="pct"/>
            <w:shd w:val="clear" w:color="auto" w:fill="auto"/>
          </w:tcPr>
          <w:p w14:paraId="7B1AE152" w14:textId="77777777" w:rsidR="004E3A6D" w:rsidRPr="00B50C39" w:rsidRDefault="004E3A6D" w:rsidP="006E2E0E">
            <w:pPr>
              <w:ind w:left="0" w:firstLine="0"/>
              <w:rPr>
                <w:rFonts w:ascii="宋体" w:eastAsia="宋体" w:hAnsi="宋体"/>
                <w:szCs w:val="21"/>
              </w:rPr>
            </w:pPr>
            <w:r w:rsidRPr="00B50C39">
              <w:rPr>
                <w:rFonts w:ascii="宋体" w:eastAsia="宋体" w:hAnsi="宋体" w:hint="eastAsia"/>
                <w:szCs w:val="21"/>
              </w:rPr>
              <w:t>强制开关动力</w:t>
            </w:r>
          </w:p>
        </w:tc>
        <w:tc>
          <w:tcPr>
            <w:tcW w:w="500" w:type="pct"/>
            <w:shd w:val="clear" w:color="auto" w:fill="auto"/>
          </w:tcPr>
          <w:p w14:paraId="514305DE"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hint="eastAsia"/>
                <w:szCs w:val="21"/>
              </w:rPr>
              <w:t>下发</w:t>
            </w:r>
          </w:p>
        </w:tc>
        <w:tc>
          <w:tcPr>
            <w:tcW w:w="1169" w:type="pct"/>
            <w:shd w:val="clear" w:color="auto" w:fill="auto"/>
          </w:tcPr>
          <w:p w14:paraId="1344F1E3"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szCs w:val="21"/>
              </w:rPr>
              <w:t>0x95</w:t>
            </w:r>
          </w:p>
        </w:tc>
        <w:tc>
          <w:tcPr>
            <w:tcW w:w="1414" w:type="pct"/>
            <w:shd w:val="clear" w:color="auto" w:fill="auto"/>
          </w:tcPr>
          <w:p w14:paraId="57005BF1" w14:textId="77777777" w:rsidR="004E3A6D" w:rsidRPr="00B50C39" w:rsidRDefault="004E3A6D" w:rsidP="006E2E0E">
            <w:pPr>
              <w:ind w:left="0" w:firstLine="0"/>
              <w:rPr>
                <w:rFonts w:ascii="宋体" w:eastAsia="宋体" w:hAnsi="宋体"/>
                <w:szCs w:val="21"/>
              </w:rPr>
            </w:pPr>
          </w:p>
        </w:tc>
      </w:tr>
      <w:tr w:rsidR="006E2E0E" w:rsidRPr="006E2E0E" w14:paraId="27889392" w14:textId="77777777" w:rsidTr="00B50C39">
        <w:tc>
          <w:tcPr>
            <w:tcW w:w="582" w:type="pct"/>
            <w:shd w:val="clear" w:color="auto" w:fill="auto"/>
          </w:tcPr>
          <w:p w14:paraId="3B309788"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szCs w:val="21"/>
              </w:rPr>
              <w:t>0x16</w:t>
            </w:r>
          </w:p>
        </w:tc>
        <w:tc>
          <w:tcPr>
            <w:tcW w:w="1335" w:type="pct"/>
            <w:shd w:val="clear" w:color="auto" w:fill="auto"/>
          </w:tcPr>
          <w:p w14:paraId="52320A8E" w14:textId="77777777" w:rsidR="004E3A6D" w:rsidRPr="00B50C39" w:rsidRDefault="004E3A6D" w:rsidP="006E2E0E">
            <w:pPr>
              <w:ind w:left="0" w:firstLine="0"/>
              <w:rPr>
                <w:rFonts w:ascii="宋体" w:eastAsia="宋体" w:hAnsi="宋体"/>
                <w:szCs w:val="21"/>
              </w:rPr>
            </w:pPr>
            <w:r w:rsidRPr="00B50C39">
              <w:rPr>
                <w:rFonts w:ascii="宋体" w:eastAsia="宋体" w:hAnsi="宋体" w:hint="eastAsia"/>
                <w:szCs w:val="21"/>
              </w:rPr>
              <w:t>升级</w:t>
            </w:r>
          </w:p>
        </w:tc>
        <w:tc>
          <w:tcPr>
            <w:tcW w:w="500" w:type="pct"/>
            <w:shd w:val="clear" w:color="auto" w:fill="auto"/>
          </w:tcPr>
          <w:p w14:paraId="64CBD4BB"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hint="eastAsia"/>
                <w:szCs w:val="21"/>
              </w:rPr>
              <w:t>下发</w:t>
            </w:r>
          </w:p>
        </w:tc>
        <w:tc>
          <w:tcPr>
            <w:tcW w:w="1169" w:type="pct"/>
            <w:shd w:val="clear" w:color="auto" w:fill="auto"/>
          </w:tcPr>
          <w:p w14:paraId="7AAD0064"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szCs w:val="21"/>
              </w:rPr>
              <w:t>0x96</w:t>
            </w:r>
          </w:p>
        </w:tc>
        <w:tc>
          <w:tcPr>
            <w:tcW w:w="1414" w:type="pct"/>
            <w:shd w:val="clear" w:color="auto" w:fill="auto"/>
          </w:tcPr>
          <w:p w14:paraId="59F50333" w14:textId="77777777" w:rsidR="004E3A6D" w:rsidRPr="00B50C39" w:rsidRDefault="004E3A6D" w:rsidP="006E2E0E">
            <w:pPr>
              <w:ind w:left="0" w:firstLine="0"/>
              <w:rPr>
                <w:rFonts w:ascii="宋体" w:eastAsia="宋体" w:hAnsi="宋体"/>
                <w:szCs w:val="21"/>
              </w:rPr>
            </w:pPr>
          </w:p>
        </w:tc>
      </w:tr>
      <w:tr w:rsidR="006E2E0E" w:rsidRPr="006E2E0E" w14:paraId="7969FAB7" w14:textId="77777777" w:rsidTr="00B50C39">
        <w:tc>
          <w:tcPr>
            <w:tcW w:w="582" w:type="pct"/>
            <w:shd w:val="clear" w:color="auto" w:fill="auto"/>
          </w:tcPr>
          <w:p w14:paraId="3D920BED"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szCs w:val="21"/>
              </w:rPr>
              <w:lastRenderedPageBreak/>
              <w:t>0x17</w:t>
            </w:r>
          </w:p>
        </w:tc>
        <w:tc>
          <w:tcPr>
            <w:tcW w:w="1335" w:type="pct"/>
            <w:shd w:val="clear" w:color="auto" w:fill="auto"/>
          </w:tcPr>
          <w:p w14:paraId="26E04C4E" w14:textId="77777777" w:rsidR="004E3A6D" w:rsidRPr="00B50C39" w:rsidRDefault="004E3A6D" w:rsidP="006E2E0E">
            <w:pPr>
              <w:ind w:left="0" w:firstLine="0"/>
              <w:rPr>
                <w:rFonts w:ascii="宋体" w:eastAsia="宋体" w:hAnsi="宋体"/>
                <w:szCs w:val="21"/>
              </w:rPr>
            </w:pPr>
            <w:r w:rsidRPr="00B50C39">
              <w:rPr>
                <w:rFonts w:ascii="宋体" w:eastAsia="宋体" w:hAnsi="宋体" w:hint="eastAsia"/>
                <w:szCs w:val="21"/>
              </w:rPr>
              <w:t>恢复出厂设置</w:t>
            </w:r>
          </w:p>
        </w:tc>
        <w:tc>
          <w:tcPr>
            <w:tcW w:w="500" w:type="pct"/>
            <w:shd w:val="clear" w:color="auto" w:fill="auto"/>
          </w:tcPr>
          <w:p w14:paraId="05DC1193"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hint="eastAsia"/>
                <w:szCs w:val="21"/>
              </w:rPr>
              <w:t>下发</w:t>
            </w:r>
          </w:p>
        </w:tc>
        <w:tc>
          <w:tcPr>
            <w:tcW w:w="1169" w:type="pct"/>
            <w:shd w:val="clear" w:color="auto" w:fill="auto"/>
          </w:tcPr>
          <w:p w14:paraId="669AE195"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szCs w:val="21"/>
              </w:rPr>
              <w:t>0x97</w:t>
            </w:r>
          </w:p>
        </w:tc>
        <w:tc>
          <w:tcPr>
            <w:tcW w:w="1414" w:type="pct"/>
            <w:shd w:val="clear" w:color="auto" w:fill="auto"/>
          </w:tcPr>
          <w:p w14:paraId="5ECCFF46" w14:textId="77777777" w:rsidR="004E3A6D" w:rsidRPr="00B50C39" w:rsidRDefault="004E3A6D" w:rsidP="006E2E0E">
            <w:pPr>
              <w:ind w:left="0" w:firstLine="0"/>
              <w:rPr>
                <w:rFonts w:ascii="宋体" w:eastAsia="宋体" w:hAnsi="宋体"/>
                <w:szCs w:val="21"/>
              </w:rPr>
            </w:pPr>
          </w:p>
        </w:tc>
      </w:tr>
      <w:tr w:rsidR="006E2E0E" w:rsidRPr="006E2E0E" w14:paraId="0A265A31" w14:textId="77777777" w:rsidTr="00B50C39">
        <w:tc>
          <w:tcPr>
            <w:tcW w:w="582" w:type="pct"/>
            <w:shd w:val="clear" w:color="auto" w:fill="auto"/>
          </w:tcPr>
          <w:p w14:paraId="71C439F6"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szCs w:val="21"/>
              </w:rPr>
              <w:t>0x1C</w:t>
            </w:r>
          </w:p>
        </w:tc>
        <w:tc>
          <w:tcPr>
            <w:tcW w:w="1335" w:type="pct"/>
            <w:shd w:val="clear" w:color="auto" w:fill="auto"/>
          </w:tcPr>
          <w:p w14:paraId="0FF07966" w14:textId="77777777" w:rsidR="004E3A6D" w:rsidRPr="00B50C39" w:rsidRDefault="004E3A6D" w:rsidP="006E2E0E">
            <w:pPr>
              <w:ind w:left="0" w:firstLine="0"/>
              <w:rPr>
                <w:rFonts w:ascii="宋体" w:eastAsia="宋体" w:hAnsi="宋体"/>
                <w:szCs w:val="21"/>
              </w:rPr>
            </w:pPr>
            <w:r w:rsidRPr="00B50C39">
              <w:rPr>
                <w:rFonts w:ascii="宋体" w:eastAsia="宋体" w:hAnsi="宋体" w:hint="eastAsia"/>
                <w:szCs w:val="21"/>
              </w:rPr>
              <w:t>设置</w:t>
            </w:r>
            <w:proofErr w:type="gramStart"/>
            <w:r w:rsidRPr="00B50C39">
              <w:rPr>
                <w:rFonts w:ascii="宋体" w:eastAsia="宋体" w:hAnsi="宋体" w:hint="eastAsia"/>
                <w:szCs w:val="21"/>
              </w:rPr>
              <w:t>蓝牙设备</w:t>
            </w:r>
            <w:proofErr w:type="gramEnd"/>
            <w:r w:rsidRPr="00B50C39">
              <w:rPr>
                <w:rFonts w:ascii="宋体" w:eastAsia="宋体" w:hAnsi="宋体" w:hint="eastAsia"/>
                <w:szCs w:val="21"/>
              </w:rPr>
              <w:t>名</w:t>
            </w:r>
          </w:p>
        </w:tc>
        <w:tc>
          <w:tcPr>
            <w:tcW w:w="500" w:type="pct"/>
            <w:shd w:val="clear" w:color="auto" w:fill="auto"/>
          </w:tcPr>
          <w:p w14:paraId="176DE83E"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hint="eastAsia"/>
                <w:szCs w:val="21"/>
              </w:rPr>
              <w:t>下发</w:t>
            </w:r>
          </w:p>
        </w:tc>
        <w:tc>
          <w:tcPr>
            <w:tcW w:w="1169" w:type="pct"/>
            <w:shd w:val="clear" w:color="auto" w:fill="auto"/>
          </w:tcPr>
          <w:p w14:paraId="6E73501D"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szCs w:val="21"/>
              </w:rPr>
              <w:t>0x9C</w:t>
            </w:r>
          </w:p>
        </w:tc>
        <w:tc>
          <w:tcPr>
            <w:tcW w:w="1414" w:type="pct"/>
            <w:shd w:val="clear" w:color="auto" w:fill="auto"/>
          </w:tcPr>
          <w:p w14:paraId="58D54E36" w14:textId="77777777" w:rsidR="004E3A6D" w:rsidRPr="00B50C39" w:rsidRDefault="004E3A6D" w:rsidP="006E2E0E">
            <w:pPr>
              <w:ind w:left="0" w:firstLine="0"/>
              <w:rPr>
                <w:rFonts w:ascii="宋体" w:eastAsia="宋体" w:hAnsi="宋体"/>
                <w:szCs w:val="21"/>
              </w:rPr>
            </w:pPr>
          </w:p>
        </w:tc>
      </w:tr>
      <w:tr w:rsidR="006E2E0E" w:rsidRPr="006E2E0E" w14:paraId="54F8097D" w14:textId="77777777" w:rsidTr="00B50C39">
        <w:tc>
          <w:tcPr>
            <w:tcW w:w="582" w:type="pct"/>
            <w:shd w:val="clear" w:color="auto" w:fill="auto"/>
          </w:tcPr>
          <w:p w14:paraId="7C5EC4D7"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szCs w:val="21"/>
              </w:rPr>
              <w:t>0x1D</w:t>
            </w:r>
          </w:p>
        </w:tc>
        <w:tc>
          <w:tcPr>
            <w:tcW w:w="1335" w:type="pct"/>
            <w:shd w:val="clear" w:color="auto" w:fill="auto"/>
          </w:tcPr>
          <w:p w14:paraId="5AB27167" w14:textId="77777777" w:rsidR="004E3A6D" w:rsidRPr="00B50C39" w:rsidRDefault="004E3A6D" w:rsidP="006E2E0E">
            <w:pPr>
              <w:ind w:left="0" w:firstLine="0"/>
              <w:rPr>
                <w:rFonts w:ascii="宋体" w:eastAsia="宋体" w:hAnsi="宋体"/>
                <w:szCs w:val="21"/>
              </w:rPr>
            </w:pPr>
            <w:r w:rsidRPr="00B50C39">
              <w:rPr>
                <w:rFonts w:ascii="宋体" w:eastAsia="宋体" w:hAnsi="宋体" w:hint="eastAsia"/>
                <w:szCs w:val="21"/>
              </w:rPr>
              <w:t>获取终端C</w:t>
            </w:r>
            <w:r w:rsidRPr="00B50C39">
              <w:rPr>
                <w:rFonts w:ascii="宋体" w:eastAsia="宋体" w:hAnsi="宋体"/>
                <w:szCs w:val="21"/>
              </w:rPr>
              <w:t>AN</w:t>
            </w:r>
            <w:r w:rsidRPr="00B50C39">
              <w:rPr>
                <w:rFonts w:ascii="宋体" w:eastAsia="宋体" w:hAnsi="宋体" w:hint="eastAsia"/>
                <w:szCs w:val="21"/>
              </w:rPr>
              <w:t>日志</w:t>
            </w:r>
          </w:p>
        </w:tc>
        <w:tc>
          <w:tcPr>
            <w:tcW w:w="500" w:type="pct"/>
            <w:shd w:val="clear" w:color="auto" w:fill="auto"/>
          </w:tcPr>
          <w:p w14:paraId="0AB55BA8"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hint="eastAsia"/>
                <w:szCs w:val="21"/>
              </w:rPr>
              <w:t>下发</w:t>
            </w:r>
          </w:p>
        </w:tc>
        <w:tc>
          <w:tcPr>
            <w:tcW w:w="1169" w:type="pct"/>
            <w:shd w:val="clear" w:color="auto" w:fill="auto"/>
          </w:tcPr>
          <w:p w14:paraId="6A89EA56"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szCs w:val="21"/>
              </w:rPr>
              <w:t>0x9D</w:t>
            </w:r>
          </w:p>
        </w:tc>
        <w:tc>
          <w:tcPr>
            <w:tcW w:w="1414" w:type="pct"/>
            <w:shd w:val="clear" w:color="auto" w:fill="auto"/>
          </w:tcPr>
          <w:p w14:paraId="47EFC8D2" w14:textId="77777777" w:rsidR="004E3A6D" w:rsidRPr="00B50C39" w:rsidRDefault="004E3A6D" w:rsidP="006E2E0E">
            <w:pPr>
              <w:ind w:left="0" w:firstLine="0"/>
              <w:rPr>
                <w:rFonts w:ascii="宋体" w:eastAsia="宋体" w:hAnsi="宋体"/>
                <w:szCs w:val="21"/>
              </w:rPr>
            </w:pPr>
          </w:p>
        </w:tc>
      </w:tr>
      <w:tr w:rsidR="006E2E0E" w:rsidRPr="006E2E0E" w14:paraId="42082535" w14:textId="77777777" w:rsidTr="00B50C39">
        <w:tc>
          <w:tcPr>
            <w:tcW w:w="582" w:type="pct"/>
            <w:shd w:val="clear" w:color="auto" w:fill="auto"/>
          </w:tcPr>
          <w:p w14:paraId="4A90DB26"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szCs w:val="21"/>
              </w:rPr>
              <w:t>0x1E</w:t>
            </w:r>
          </w:p>
        </w:tc>
        <w:tc>
          <w:tcPr>
            <w:tcW w:w="1335" w:type="pct"/>
            <w:shd w:val="clear" w:color="auto" w:fill="auto"/>
          </w:tcPr>
          <w:p w14:paraId="3234195F" w14:textId="77777777" w:rsidR="004E3A6D" w:rsidRPr="00B50C39" w:rsidRDefault="004E3A6D" w:rsidP="006E2E0E">
            <w:pPr>
              <w:ind w:left="0" w:firstLine="0"/>
              <w:rPr>
                <w:rFonts w:ascii="宋体" w:eastAsia="宋体" w:hAnsi="宋体"/>
                <w:szCs w:val="21"/>
              </w:rPr>
            </w:pPr>
            <w:proofErr w:type="gramStart"/>
            <w:r w:rsidRPr="00B50C39">
              <w:rPr>
                <w:rFonts w:ascii="宋体" w:eastAsia="宋体" w:hAnsi="宋体" w:hint="eastAsia"/>
                <w:szCs w:val="21"/>
              </w:rPr>
              <w:t>特佰佳</w:t>
            </w:r>
            <w:proofErr w:type="gramEnd"/>
            <w:r w:rsidRPr="00B50C39">
              <w:rPr>
                <w:rFonts w:ascii="宋体" w:eastAsia="宋体" w:hAnsi="宋体" w:hint="eastAsia"/>
                <w:szCs w:val="21"/>
              </w:rPr>
              <w:t>E</w:t>
            </w:r>
            <w:r w:rsidRPr="00B50C39">
              <w:rPr>
                <w:rFonts w:ascii="宋体" w:eastAsia="宋体" w:hAnsi="宋体"/>
                <w:szCs w:val="21"/>
              </w:rPr>
              <w:t>CU</w:t>
            </w:r>
            <w:r w:rsidRPr="00B50C39">
              <w:rPr>
                <w:rFonts w:ascii="宋体" w:eastAsia="宋体" w:hAnsi="宋体" w:hint="eastAsia"/>
                <w:szCs w:val="21"/>
              </w:rPr>
              <w:t>升级</w:t>
            </w:r>
          </w:p>
        </w:tc>
        <w:tc>
          <w:tcPr>
            <w:tcW w:w="500" w:type="pct"/>
            <w:shd w:val="clear" w:color="auto" w:fill="auto"/>
          </w:tcPr>
          <w:p w14:paraId="13BE1FD1"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hint="eastAsia"/>
                <w:szCs w:val="21"/>
              </w:rPr>
              <w:t>下发</w:t>
            </w:r>
          </w:p>
        </w:tc>
        <w:tc>
          <w:tcPr>
            <w:tcW w:w="1169" w:type="pct"/>
            <w:shd w:val="clear" w:color="auto" w:fill="auto"/>
          </w:tcPr>
          <w:p w14:paraId="7FD74148" w14:textId="77777777" w:rsidR="004E3A6D" w:rsidRPr="00B50C39" w:rsidRDefault="004E3A6D" w:rsidP="006E2E0E">
            <w:pPr>
              <w:ind w:left="0" w:firstLine="0"/>
              <w:jc w:val="center"/>
              <w:rPr>
                <w:rFonts w:ascii="宋体" w:eastAsia="宋体" w:hAnsi="宋体"/>
                <w:szCs w:val="21"/>
              </w:rPr>
            </w:pPr>
            <w:r w:rsidRPr="00B50C39">
              <w:rPr>
                <w:rFonts w:ascii="宋体" w:eastAsia="宋体" w:hAnsi="宋体"/>
                <w:szCs w:val="21"/>
              </w:rPr>
              <w:t>0x9E</w:t>
            </w:r>
          </w:p>
        </w:tc>
        <w:tc>
          <w:tcPr>
            <w:tcW w:w="1414" w:type="pct"/>
            <w:shd w:val="clear" w:color="auto" w:fill="auto"/>
          </w:tcPr>
          <w:p w14:paraId="7FF0555F" w14:textId="77777777" w:rsidR="004E3A6D" w:rsidRPr="00B50C39" w:rsidRDefault="004E3A6D" w:rsidP="006E2E0E">
            <w:pPr>
              <w:ind w:left="0" w:firstLine="0"/>
              <w:rPr>
                <w:rFonts w:ascii="宋体" w:eastAsia="宋体" w:hAnsi="宋体"/>
                <w:szCs w:val="21"/>
              </w:rPr>
            </w:pPr>
          </w:p>
        </w:tc>
      </w:tr>
    </w:tbl>
    <w:p w14:paraId="7E6E3B69" w14:textId="28645B14" w:rsidR="00B50C39" w:rsidRDefault="00B50C39" w:rsidP="00B50C39">
      <w:pPr>
        <w:spacing w:after="0" w:line="400" w:lineRule="exact"/>
        <w:ind w:left="0" w:firstLineChars="200" w:firstLine="420"/>
        <w:rPr>
          <w:rFonts w:eastAsia="宋体"/>
          <w:color w:val="auto"/>
        </w:rPr>
      </w:pPr>
      <w:r w:rsidRPr="00B50C39">
        <w:rPr>
          <w:rFonts w:eastAsia="宋体" w:hint="eastAsia"/>
          <w:color w:val="auto"/>
        </w:rPr>
        <w:t>自定义数据域格式：</w:t>
      </w:r>
    </w:p>
    <w:p w14:paraId="2D06C604" w14:textId="478E1ED4" w:rsidR="00B50C39" w:rsidRPr="00B50C39" w:rsidRDefault="00B50C39" w:rsidP="00B50C39">
      <w:pPr>
        <w:spacing w:after="0" w:line="400" w:lineRule="exact"/>
        <w:ind w:left="0" w:firstLine="0"/>
        <w:jc w:val="center"/>
        <w:rPr>
          <w:rFonts w:ascii="宋体" w:eastAsia="宋体" w:hAnsi="宋体"/>
          <w:color w:val="auto"/>
        </w:rPr>
      </w:pPr>
      <w:r w:rsidRPr="00B50C39">
        <w:rPr>
          <w:rFonts w:ascii="宋体" w:eastAsia="宋体" w:hAnsi="宋体" w:hint="eastAsia"/>
          <w:color w:val="auto"/>
        </w:rPr>
        <w:t>附表4</w:t>
      </w:r>
      <w:r w:rsidRPr="00B50C39">
        <w:rPr>
          <w:rFonts w:ascii="宋体" w:eastAsia="宋体" w:hAnsi="宋体"/>
          <w:color w:val="auto"/>
        </w:rPr>
        <w:t>-11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7"/>
        <w:gridCol w:w="1276"/>
        <w:gridCol w:w="1417"/>
        <w:gridCol w:w="3963"/>
      </w:tblGrid>
      <w:tr w:rsidR="00B50C39" w:rsidRPr="00B50C39" w14:paraId="13B06185" w14:textId="77777777" w:rsidTr="00B50C39">
        <w:trPr>
          <w:trHeight w:val="471"/>
        </w:trPr>
        <w:tc>
          <w:tcPr>
            <w:tcW w:w="1081" w:type="pct"/>
            <w:shd w:val="clear" w:color="auto" w:fill="D9D9D9" w:themeFill="background1" w:themeFillShade="D9"/>
            <w:vAlign w:val="center"/>
          </w:tcPr>
          <w:p w14:paraId="6B5BB2D8" w14:textId="77777777" w:rsidR="00B50C39" w:rsidRPr="00B50C39" w:rsidRDefault="00B50C39" w:rsidP="00F65242">
            <w:pPr>
              <w:ind w:left="0" w:firstLine="0"/>
              <w:jc w:val="center"/>
              <w:rPr>
                <w:rFonts w:ascii="宋体" w:eastAsia="宋体" w:hAnsi="宋体"/>
                <w:bCs/>
              </w:rPr>
            </w:pPr>
            <w:r w:rsidRPr="00B50C39">
              <w:rPr>
                <w:rFonts w:ascii="宋体" w:eastAsia="宋体" w:hAnsi="宋体" w:hint="eastAsia"/>
                <w:bCs/>
              </w:rPr>
              <w:t>数据表示内容</w:t>
            </w:r>
          </w:p>
        </w:tc>
        <w:tc>
          <w:tcPr>
            <w:tcW w:w="751" w:type="pct"/>
            <w:shd w:val="clear" w:color="auto" w:fill="D9D9D9" w:themeFill="background1" w:themeFillShade="D9"/>
            <w:vAlign w:val="center"/>
          </w:tcPr>
          <w:p w14:paraId="37E8EB4D" w14:textId="77777777" w:rsidR="00B50C39" w:rsidRPr="00B50C39" w:rsidRDefault="00B50C39" w:rsidP="00F65242">
            <w:pPr>
              <w:ind w:left="0" w:firstLine="0"/>
              <w:jc w:val="center"/>
              <w:rPr>
                <w:rFonts w:ascii="宋体" w:eastAsia="宋体" w:hAnsi="宋体"/>
                <w:bCs/>
              </w:rPr>
            </w:pPr>
            <w:r w:rsidRPr="00B50C39">
              <w:rPr>
                <w:rFonts w:ascii="宋体" w:eastAsia="宋体" w:hAnsi="宋体" w:hint="eastAsia"/>
                <w:bCs/>
              </w:rPr>
              <w:t>长度/字节</w:t>
            </w:r>
          </w:p>
        </w:tc>
        <w:tc>
          <w:tcPr>
            <w:tcW w:w="834" w:type="pct"/>
            <w:shd w:val="clear" w:color="auto" w:fill="D9D9D9" w:themeFill="background1" w:themeFillShade="D9"/>
            <w:vAlign w:val="center"/>
          </w:tcPr>
          <w:p w14:paraId="7D97B2EC" w14:textId="77777777" w:rsidR="00B50C39" w:rsidRPr="00B50C39" w:rsidRDefault="00B50C39" w:rsidP="00F65242">
            <w:pPr>
              <w:ind w:left="0" w:firstLine="0"/>
              <w:jc w:val="center"/>
              <w:rPr>
                <w:rFonts w:ascii="宋体" w:eastAsia="宋体" w:hAnsi="宋体"/>
                <w:bCs/>
              </w:rPr>
            </w:pPr>
            <w:r w:rsidRPr="00B50C39">
              <w:rPr>
                <w:rFonts w:ascii="宋体" w:eastAsia="宋体" w:hAnsi="宋体" w:hint="eastAsia"/>
                <w:bCs/>
              </w:rPr>
              <w:t>数据类型</w:t>
            </w:r>
          </w:p>
        </w:tc>
        <w:tc>
          <w:tcPr>
            <w:tcW w:w="2333" w:type="pct"/>
            <w:shd w:val="clear" w:color="auto" w:fill="D9D9D9" w:themeFill="background1" w:themeFillShade="D9"/>
            <w:vAlign w:val="center"/>
          </w:tcPr>
          <w:p w14:paraId="3FB812A7" w14:textId="77777777" w:rsidR="00B50C39" w:rsidRPr="00B50C39" w:rsidRDefault="00B50C39" w:rsidP="00F65242">
            <w:pPr>
              <w:ind w:left="0" w:firstLine="0"/>
              <w:jc w:val="center"/>
              <w:rPr>
                <w:rFonts w:ascii="宋体" w:eastAsia="宋体" w:hAnsi="宋体"/>
                <w:bCs/>
              </w:rPr>
            </w:pPr>
            <w:r w:rsidRPr="00B50C39">
              <w:rPr>
                <w:rFonts w:ascii="宋体" w:eastAsia="宋体" w:hAnsi="宋体" w:hint="eastAsia"/>
                <w:bCs/>
              </w:rPr>
              <w:t>描述及要求</w:t>
            </w:r>
          </w:p>
        </w:tc>
      </w:tr>
      <w:tr w:rsidR="00B50C39" w:rsidRPr="00B50C39" w14:paraId="1DFB247C" w14:textId="77777777" w:rsidTr="002575C8">
        <w:trPr>
          <w:trHeight w:val="471"/>
        </w:trPr>
        <w:tc>
          <w:tcPr>
            <w:tcW w:w="1081" w:type="pct"/>
            <w:shd w:val="clear" w:color="auto" w:fill="auto"/>
            <w:vAlign w:val="center"/>
          </w:tcPr>
          <w:p w14:paraId="18721016" w14:textId="27A21E66" w:rsidR="00B50C39" w:rsidRPr="00B50C39" w:rsidRDefault="00B50C39" w:rsidP="00B50C39">
            <w:pPr>
              <w:ind w:left="0" w:firstLine="0"/>
              <w:jc w:val="center"/>
              <w:rPr>
                <w:rFonts w:ascii="宋体" w:eastAsia="宋体" w:hAnsi="宋体"/>
                <w:bCs/>
              </w:rPr>
            </w:pPr>
            <w:r w:rsidRPr="00E85F69">
              <w:rPr>
                <w:rFonts w:ascii="宋体" w:eastAsia="宋体" w:hAnsi="宋体" w:cs="宋体" w:hint="eastAsia"/>
              </w:rPr>
              <w:t>自定义数据</w:t>
            </w:r>
          </w:p>
        </w:tc>
        <w:tc>
          <w:tcPr>
            <w:tcW w:w="751" w:type="pct"/>
            <w:shd w:val="clear" w:color="auto" w:fill="auto"/>
            <w:vAlign w:val="center"/>
          </w:tcPr>
          <w:p w14:paraId="6ADFCDD1" w14:textId="1174EB3A" w:rsidR="00B50C39" w:rsidRPr="00B50C39" w:rsidRDefault="00B50C39" w:rsidP="00B50C39">
            <w:pPr>
              <w:ind w:left="0" w:firstLine="0"/>
              <w:jc w:val="center"/>
              <w:rPr>
                <w:rFonts w:ascii="宋体" w:eastAsia="宋体" w:hAnsi="宋体"/>
                <w:bCs/>
              </w:rPr>
            </w:pPr>
            <w:r w:rsidRPr="00E85F69">
              <w:t>N</w:t>
            </w:r>
          </w:p>
        </w:tc>
        <w:tc>
          <w:tcPr>
            <w:tcW w:w="834" w:type="pct"/>
            <w:shd w:val="clear" w:color="auto" w:fill="auto"/>
            <w:vAlign w:val="center"/>
          </w:tcPr>
          <w:p w14:paraId="26E7C31D" w14:textId="4D70BE13" w:rsidR="00B50C39" w:rsidRPr="00B50C39" w:rsidRDefault="00B50C39" w:rsidP="00B50C39">
            <w:pPr>
              <w:ind w:left="0" w:firstLine="0"/>
              <w:jc w:val="center"/>
              <w:rPr>
                <w:rFonts w:ascii="宋体" w:eastAsia="宋体" w:hAnsi="宋体"/>
                <w:bCs/>
              </w:rPr>
            </w:pPr>
            <w:r w:rsidRPr="00E85F69">
              <w:t>BYTE[N]</w:t>
            </w:r>
          </w:p>
        </w:tc>
        <w:tc>
          <w:tcPr>
            <w:tcW w:w="2333" w:type="pct"/>
            <w:shd w:val="clear" w:color="auto" w:fill="auto"/>
            <w:vAlign w:val="center"/>
          </w:tcPr>
          <w:p w14:paraId="2434F080" w14:textId="7938CCF8" w:rsidR="00B50C39" w:rsidRPr="00B50C39" w:rsidRDefault="00B50C39" w:rsidP="00B50C39">
            <w:pPr>
              <w:ind w:left="0" w:firstLine="0"/>
              <w:jc w:val="center"/>
              <w:rPr>
                <w:rFonts w:ascii="宋体" w:eastAsia="宋体" w:hAnsi="宋体"/>
                <w:bCs/>
              </w:rPr>
            </w:pPr>
            <w:r w:rsidRPr="00E85F69">
              <w:rPr>
                <w:rFonts w:ascii="宋体" w:eastAsia="宋体" w:hAnsi="宋体" w:cs="宋体" w:hint="eastAsia"/>
              </w:rPr>
              <w:t>见下表，从</w:t>
            </w:r>
            <w:r w:rsidRPr="00E85F69">
              <w:t>“</w:t>
            </w:r>
            <w:r w:rsidRPr="00E85F69">
              <w:rPr>
                <w:rFonts w:ascii="宋体" w:eastAsia="宋体" w:hAnsi="宋体" w:cs="宋体" w:hint="eastAsia"/>
              </w:rPr>
              <w:t>版本</w:t>
            </w:r>
            <w:r w:rsidRPr="00E85F69">
              <w:t>”</w:t>
            </w:r>
            <w:r w:rsidRPr="00E85F69">
              <w:rPr>
                <w:rFonts w:ascii="宋体" w:eastAsia="宋体" w:hAnsi="宋体" w:cs="宋体" w:hint="eastAsia"/>
              </w:rPr>
              <w:t>字段至</w:t>
            </w:r>
            <w:r w:rsidRPr="00E85F69">
              <w:t>“</w:t>
            </w:r>
            <w:r w:rsidRPr="00E85F69">
              <w:rPr>
                <w:rFonts w:ascii="宋体" w:eastAsia="宋体" w:hAnsi="宋体" w:cs="宋体" w:hint="eastAsia"/>
              </w:rPr>
              <w:t>数据</w:t>
            </w:r>
            <w:r w:rsidRPr="00E85F69">
              <w:t>”</w:t>
            </w:r>
            <w:r w:rsidRPr="00E85F69">
              <w:rPr>
                <w:rFonts w:ascii="宋体" w:eastAsia="宋体" w:hAnsi="宋体" w:cs="宋体" w:hint="eastAsia"/>
              </w:rPr>
              <w:t>字段</w:t>
            </w:r>
          </w:p>
        </w:tc>
      </w:tr>
    </w:tbl>
    <w:p w14:paraId="21D40476" w14:textId="13B00A5A" w:rsidR="004E3A6D" w:rsidRPr="00B50C39" w:rsidRDefault="00B50C39" w:rsidP="00B50C39">
      <w:pPr>
        <w:spacing w:after="0" w:line="400" w:lineRule="exact"/>
        <w:ind w:left="0" w:firstLine="0"/>
        <w:jc w:val="center"/>
        <w:rPr>
          <w:rFonts w:ascii="宋体" w:eastAsia="宋体" w:hAnsi="宋体"/>
          <w:color w:val="auto"/>
        </w:rPr>
      </w:pPr>
      <w:r w:rsidRPr="00B50C39">
        <w:rPr>
          <w:rFonts w:ascii="宋体" w:eastAsia="宋体" w:hAnsi="宋体" w:hint="eastAsia"/>
          <w:color w:val="auto"/>
        </w:rPr>
        <w:t>附表4</w:t>
      </w:r>
      <w:r w:rsidRPr="00B50C39">
        <w:rPr>
          <w:rFonts w:ascii="宋体" w:eastAsia="宋体" w:hAnsi="宋体"/>
          <w:color w:val="auto"/>
        </w:rPr>
        <w:t>-12</w:t>
      </w:r>
    </w:p>
    <w:tbl>
      <w:tblPr>
        <w:tblW w:w="5000" w:type="pct"/>
        <w:tblCellMar>
          <w:top w:w="57" w:type="dxa"/>
          <w:left w:w="177" w:type="dxa"/>
          <w:right w:w="179" w:type="dxa"/>
        </w:tblCellMar>
        <w:tblLook w:val="0000" w:firstRow="0" w:lastRow="0" w:firstColumn="0" w:lastColumn="0" w:noHBand="0" w:noVBand="0"/>
      </w:tblPr>
      <w:tblGrid>
        <w:gridCol w:w="884"/>
        <w:gridCol w:w="883"/>
        <w:gridCol w:w="883"/>
        <w:gridCol w:w="883"/>
        <w:gridCol w:w="999"/>
        <w:gridCol w:w="1486"/>
        <w:gridCol w:w="1170"/>
        <w:gridCol w:w="1305"/>
      </w:tblGrid>
      <w:tr w:rsidR="00B50C39" w:rsidRPr="006E2E0E" w14:paraId="29C9DC21" w14:textId="77777777" w:rsidTr="00B50C39">
        <w:trPr>
          <w:trHeight w:val="405"/>
        </w:trPr>
        <w:tc>
          <w:tcPr>
            <w:tcW w:w="52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DBBF12A" w14:textId="77777777" w:rsidR="004E3A6D" w:rsidRPr="006E2E0E" w:rsidRDefault="004E3A6D" w:rsidP="00B50C39">
            <w:pPr>
              <w:spacing w:after="0"/>
              <w:ind w:left="0" w:firstLine="0"/>
              <w:jc w:val="center"/>
              <w:rPr>
                <w:rFonts w:ascii="宋体" w:eastAsia="宋体" w:hAnsi="宋体"/>
              </w:rPr>
            </w:pPr>
            <w:proofErr w:type="gramStart"/>
            <w:r w:rsidRPr="006E2E0E">
              <w:rPr>
                <w:rFonts w:ascii="宋体" w:eastAsia="宋体" w:hAnsi="宋体" w:cs="宋体"/>
              </w:rPr>
              <w:t>固定头</w:t>
            </w:r>
            <w:proofErr w:type="gramEnd"/>
            <w:r w:rsidRPr="006E2E0E">
              <w:rPr>
                <w:rFonts w:ascii="宋体" w:eastAsia="宋体" w:hAnsi="宋体" w:cs="宋体"/>
              </w:rPr>
              <w:t>字</w:t>
            </w:r>
          </w:p>
        </w:tc>
        <w:tc>
          <w:tcPr>
            <w:tcW w:w="52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E1FD158" w14:textId="77777777" w:rsidR="004E3A6D" w:rsidRPr="006E2E0E" w:rsidRDefault="004E3A6D" w:rsidP="00B50C39">
            <w:pPr>
              <w:spacing w:after="0"/>
              <w:ind w:left="0" w:firstLine="0"/>
              <w:jc w:val="center"/>
              <w:rPr>
                <w:rFonts w:ascii="宋体" w:eastAsia="宋体" w:hAnsi="宋体"/>
              </w:rPr>
            </w:pPr>
            <w:r w:rsidRPr="006E2E0E">
              <w:rPr>
                <w:rFonts w:ascii="宋体" w:eastAsia="宋体" w:hAnsi="宋体" w:cs="宋体"/>
              </w:rPr>
              <w:t>长度</w:t>
            </w:r>
          </w:p>
        </w:tc>
        <w:tc>
          <w:tcPr>
            <w:tcW w:w="52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5AEE4D2" w14:textId="77777777" w:rsidR="004E3A6D" w:rsidRPr="006E2E0E" w:rsidRDefault="004E3A6D" w:rsidP="00B50C39">
            <w:pPr>
              <w:spacing w:after="0"/>
              <w:ind w:left="0" w:firstLine="0"/>
              <w:jc w:val="center"/>
              <w:rPr>
                <w:rFonts w:ascii="宋体" w:eastAsia="宋体" w:hAnsi="宋体"/>
              </w:rPr>
            </w:pPr>
            <w:r w:rsidRPr="006E2E0E">
              <w:rPr>
                <w:rFonts w:ascii="宋体" w:eastAsia="宋体" w:hAnsi="宋体" w:cs="宋体"/>
              </w:rPr>
              <w:t>版本</w:t>
            </w:r>
          </w:p>
        </w:tc>
        <w:tc>
          <w:tcPr>
            <w:tcW w:w="52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18D53E9" w14:textId="77777777" w:rsidR="004E3A6D" w:rsidRPr="006E2E0E" w:rsidRDefault="004E3A6D" w:rsidP="00B50C39">
            <w:pPr>
              <w:spacing w:after="0"/>
              <w:jc w:val="center"/>
              <w:rPr>
                <w:rFonts w:ascii="宋体" w:eastAsia="宋体" w:hAnsi="宋体"/>
              </w:rPr>
            </w:pPr>
            <w:r w:rsidRPr="006E2E0E">
              <w:rPr>
                <w:rFonts w:ascii="宋体" w:eastAsia="宋体" w:hAnsi="宋体" w:cs="宋体"/>
              </w:rPr>
              <w:t>设备标识</w:t>
            </w:r>
          </w:p>
        </w:tc>
        <w:tc>
          <w:tcPr>
            <w:tcW w:w="58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5D8E2CB" w14:textId="77777777" w:rsidR="004E3A6D" w:rsidRPr="006E2E0E" w:rsidRDefault="004E3A6D" w:rsidP="00B50C39">
            <w:pPr>
              <w:spacing w:after="0"/>
              <w:ind w:left="0" w:firstLine="0"/>
              <w:jc w:val="center"/>
              <w:rPr>
                <w:rFonts w:ascii="宋体" w:eastAsia="宋体" w:hAnsi="宋体"/>
              </w:rPr>
            </w:pPr>
            <w:r w:rsidRPr="006E2E0E">
              <w:rPr>
                <w:rFonts w:ascii="宋体" w:eastAsia="宋体" w:hAnsi="宋体" w:cs="宋体"/>
              </w:rPr>
              <w:t>序号</w:t>
            </w:r>
          </w:p>
        </w:tc>
        <w:tc>
          <w:tcPr>
            <w:tcW w:w="87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8154B8" w14:textId="77777777" w:rsidR="004E3A6D" w:rsidRPr="006E2E0E" w:rsidRDefault="004E3A6D" w:rsidP="00B50C39">
            <w:pPr>
              <w:spacing w:after="0"/>
              <w:ind w:left="0" w:firstLine="0"/>
              <w:jc w:val="center"/>
              <w:rPr>
                <w:rFonts w:ascii="宋体" w:eastAsia="宋体" w:hAnsi="宋体"/>
              </w:rPr>
            </w:pPr>
            <w:r w:rsidRPr="006E2E0E">
              <w:rPr>
                <w:rFonts w:ascii="宋体" w:eastAsia="宋体" w:hAnsi="宋体" w:cs="宋体"/>
              </w:rPr>
              <w:t>命令字</w:t>
            </w:r>
          </w:p>
        </w:tc>
        <w:tc>
          <w:tcPr>
            <w:tcW w:w="68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89C01EA" w14:textId="77777777" w:rsidR="004E3A6D" w:rsidRPr="006E2E0E" w:rsidRDefault="004E3A6D" w:rsidP="00B50C39">
            <w:pPr>
              <w:spacing w:after="0"/>
              <w:ind w:left="0" w:firstLine="0"/>
              <w:jc w:val="center"/>
              <w:rPr>
                <w:rFonts w:ascii="宋体" w:eastAsia="宋体" w:hAnsi="宋体"/>
              </w:rPr>
            </w:pPr>
            <w:r w:rsidRPr="006E2E0E">
              <w:rPr>
                <w:rFonts w:ascii="宋体" w:eastAsia="宋体" w:hAnsi="宋体" w:cs="宋体"/>
              </w:rPr>
              <w:t>数据</w:t>
            </w:r>
          </w:p>
        </w:tc>
        <w:tc>
          <w:tcPr>
            <w:tcW w:w="76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4025D80" w14:textId="77777777" w:rsidR="004E3A6D" w:rsidRPr="006E2E0E" w:rsidRDefault="004E3A6D" w:rsidP="00B50C39">
            <w:pPr>
              <w:spacing w:after="0"/>
              <w:ind w:left="0" w:firstLine="0"/>
              <w:jc w:val="center"/>
              <w:rPr>
                <w:rFonts w:ascii="宋体" w:eastAsia="宋体" w:hAnsi="宋体"/>
              </w:rPr>
            </w:pPr>
            <w:r w:rsidRPr="006E2E0E">
              <w:rPr>
                <w:rFonts w:ascii="宋体" w:eastAsia="宋体" w:hAnsi="宋体" w:cs="宋体"/>
              </w:rPr>
              <w:t>校验和</w:t>
            </w:r>
          </w:p>
        </w:tc>
      </w:tr>
      <w:tr w:rsidR="00B50C39" w:rsidRPr="006E2E0E" w14:paraId="7495389D" w14:textId="77777777" w:rsidTr="00B50C39">
        <w:trPr>
          <w:trHeight w:val="420"/>
        </w:trPr>
        <w:tc>
          <w:tcPr>
            <w:tcW w:w="520" w:type="pct"/>
            <w:tcBorders>
              <w:top w:val="single" w:sz="4" w:space="0" w:color="000000"/>
              <w:left w:val="single" w:sz="4" w:space="0" w:color="000000"/>
              <w:bottom w:val="single" w:sz="4" w:space="0" w:color="000000"/>
              <w:right w:val="single" w:sz="4" w:space="0" w:color="000000"/>
            </w:tcBorders>
            <w:shd w:val="clear" w:color="auto" w:fill="auto"/>
          </w:tcPr>
          <w:p w14:paraId="400EB5A8" w14:textId="77777777" w:rsidR="004E3A6D" w:rsidRPr="006E2E0E" w:rsidRDefault="004E3A6D" w:rsidP="006E2E0E">
            <w:pPr>
              <w:spacing w:after="0"/>
              <w:ind w:left="1" w:firstLine="0"/>
              <w:jc w:val="center"/>
              <w:rPr>
                <w:rFonts w:ascii="宋体" w:eastAsia="宋体" w:hAnsi="宋体"/>
              </w:rPr>
            </w:pPr>
            <w:r w:rsidRPr="006E2E0E">
              <w:rPr>
                <w:rFonts w:ascii="宋体" w:eastAsia="宋体" w:hAnsi="宋体" w:cs="宋体"/>
              </w:rPr>
              <w:t>2Byte</w:t>
            </w:r>
          </w:p>
        </w:tc>
        <w:tc>
          <w:tcPr>
            <w:tcW w:w="520" w:type="pct"/>
            <w:tcBorders>
              <w:top w:val="single" w:sz="4" w:space="0" w:color="000000"/>
              <w:left w:val="single" w:sz="4" w:space="0" w:color="000000"/>
              <w:bottom w:val="single" w:sz="4" w:space="0" w:color="000000"/>
              <w:right w:val="single" w:sz="4" w:space="0" w:color="000000"/>
            </w:tcBorders>
            <w:shd w:val="clear" w:color="auto" w:fill="auto"/>
          </w:tcPr>
          <w:p w14:paraId="0F5BB571" w14:textId="77777777" w:rsidR="004E3A6D" w:rsidRPr="006E2E0E" w:rsidRDefault="004E3A6D" w:rsidP="006E2E0E">
            <w:pPr>
              <w:spacing w:after="0"/>
              <w:ind w:left="1" w:firstLine="0"/>
              <w:jc w:val="center"/>
              <w:rPr>
                <w:rFonts w:ascii="宋体" w:eastAsia="宋体" w:hAnsi="宋体"/>
              </w:rPr>
            </w:pPr>
            <w:r w:rsidRPr="006E2E0E">
              <w:rPr>
                <w:rFonts w:ascii="宋体" w:eastAsia="宋体" w:hAnsi="宋体" w:cs="宋体"/>
              </w:rPr>
              <w:t>2Byte</w:t>
            </w:r>
          </w:p>
        </w:tc>
        <w:tc>
          <w:tcPr>
            <w:tcW w:w="520" w:type="pct"/>
            <w:tcBorders>
              <w:top w:val="single" w:sz="4" w:space="0" w:color="000000"/>
              <w:left w:val="single" w:sz="4" w:space="0" w:color="000000"/>
              <w:bottom w:val="single" w:sz="4" w:space="0" w:color="000000"/>
              <w:right w:val="single" w:sz="4" w:space="0" w:color="000000"/>
            </w:tcBorders>
            <w:shd w:val="clear" w:color="auto" w:fill="auto"/>
          </w:tcPr>
          <w:p w14:paraId="4C4C677F" w14:textId="77777777" w:rsidR="004E3A6D" w:rsidRPr="006E2E0E" w:rsidRDefault="004E3A6D" w:rsidP="006E2E0E">
            <w:pPr>
              <w:spacing w:after="0"/>
              <w:ind w:left="1" w:firstLine="0"/>
              <w:jc w:val="center"/>
              <w:rPr>
                <w:rFonts w:ascii="宋体" w:eastAsia="宋体" w:hAnsi="宋体"/>
              </w:rPr>
            </w:pPr>
            <w:r w:rsidRPr="006E2E0E">
              <w:rPr>
                <w:rFonts w:ascii="宋体" w:eastAsia="宋体" w:hAnsi="宋体" w:cs="宋体"/>
              </w:rPr>
              <w:t>1Byte</w:t>
            </w:r>
          </w:p>
        </w:tc>
        <w:tc>
          <w:tcPr>
            <w:tcW w:w="520" w:type="pct"/>
            <w:tcBorders>
              <w:top w:val="single" w:sz="4" w:space="0" w:color="000000"/>
              <w:left w:val="single" w:sz="4" w:space="0" w:color="000000"/>
              <w:bottom w:val="single" w:sz="4" w:space="0" w:color="000000"/>
              <w:right w:val="single" w:sz="4" w:space="0" w:color="000000"/>
            </w:tcBorders>
            <w:shd w:val="clear" w:color="auto" w:fill="auto"/>
          </w:tcPr>
          <w:p w14:paraId="2A2B5CDD" w14:textId="77777777" w:rsidR="004E3A6D" w:rsidRPr="006E2E0E" w:rsidRDefault="004E3A6D" w:rsidP="006E2E0E">
            <w:pPr>
              <w:spacing w:after="0"/>
              <w:ind w:left="1" w:firstLine="0"/>
              <w:jc w:val="center"/>
              <w:rPr>
                <w:rFonts w:ascii="宋体" w:eastAsia="宋体" w:hAnsi="宋体"/>
              </w:rPr>
            </w:pPr>
            <w:r w:rsidRPr="006E2E0E">
              <w:rPr>
                <w:rFonts w:ascii="宋体" w:eastAsia="宋体" w:hAnsi="宋体" w:cs="宋体"/>
              </w:rPr>
              <w:t>4Byte</w:t>
            </w:r>
          </w:p>
        </w:tc>
        <w:tc>
          <w:tcPr>
            <w:tcW w:w="588" w:type="pct"/>
            <w:tcBorders>
              <w:top w:val="single" w:sz="4" w:space="0" w:color="000000"/>
              <w:left w:val="single" w:sz="4" w:space="0" w:color="000000"/>
              <w:bottom w:val="single" w:sz="4" w:space="0" w:color="000000"/>
              <w:right w:val="single" w:sz="4" w:space="0" w:color="000000"/>
            </w:tcBorders>
            <w:shd w:val="clear" w:color="auto" w:fill="auto"/>
          </w:tcPr>
          <w:p w14:paraId="5C964913" w14:textId="77777777" w:rsidR="004E3A6D" w:rsidRPr="006E2E0E" w:rsidRDefault="004E3A6D" w:rsidP="006E2E0E">
            <w:pPr>
              <w:spacing w:after="0"/>
              <w:ind w:left="0" w:right="1" w:firstLine="0"/>
              <w:jc w:val="center"/>
              <w:rPr>
                <w:rFonts w:ascii="宋体" w:eastAsia="宋体" w:hAnsi="宋体"/>
              </w:rPr>
            </w:pPr>
            <w:r w:rsidRPr="006E2E0E">
              <w:rPr>
                <w:rFonts w:ascii="宋体" w:eastAsia="宋体" w:hAnsi="宋体" w:cs="宋体"/>
              </w:rPr>
              <w:t>1Byte</w:t>
            </w:r>
          </w:p>
        </w:tc>
        <w:tc>
          <w:tcPr>
            <w:tcW w:w="875" w:type="pct"/>
            <w:tcBorders>
              <w:top w:val="single" w:sz="4" w:space="0" w:color="000000"/>
              <w:left w:val="single" w:sz="4" w:space="0" w:color="000000"/>
              <w:bottom w:val="single" w:sz="4" w:space="0" w:color="000000"/>
              <w:right w:val="single" w:sz="4" w:space="0" w:color="000000"/>
            </w:tcBorders>
            <w:shd w:val="clear" w:color="auto" w:fill="auto"/>
          </w:tcPr>
          <w:p w14:paraId="0C7E3FFD" w14:textId="77777777" w:rsidR="004E3A6D" w:rsidRPr="006E2E0E" w:rsidRDefault="004E3A6D" w:rsidP="006E2E0E">
            <w:pPr>
              <w:spacing w:after="0"/>
              <w:ind w:left="0" w:firstLine="0"/>
              <w:jc w:val="center"/>
              <w:rPr>
                <w:rFonts w:ascii="宋体" w:eastAsia="宋体" w:hAnsi="宋体"/>
              </w:rPr>
            </w:pPr>
            <w:r w:rsidRPr="006E2E0E">
              <w:rPr>
                <w:rFonts w:ascii="宋体" w:eastAsia="宋体" w:hAnsi="宋体" w:cs="宋体"/>
              </w:rPr>
              <w:t>1Byte</w:t>
            </w:r>
          </w:p>
        </w:tc>
        <w:tc>
          <w:tcPr>
            <w:tcW w:w="689" w:type="pct"/>
            <w:tcBorders>
              <w:top w:val="single" w:sz="4" w:space="0" w:color="000000"/>
              <w:left w:val="single" w:sz="4" w:space="0" w:color="000000"/>
              <w:bottom w:val="single" w:sz="4" w:space="0" w:color="000000"/>
              <w:right w:val="single" w:sz="4" w:space="0" w:color="000000"/>
            </w:tcBorders>
            <w:shd w:val="clear" w:color="auto" w:fill="auto"/>
          </w:tcPr>
          <w:p w14:paraId="62697778" w14:textId="77777777" w:rsidR="004E3A6D" w:rsidRPr="006E2E0E" w:rsidRDefault="004E3A6D" w:rsidP="006E2E0E">
            <w:pPr>
              <w:spacing w:after="0"/>
              <w:ind w:left="27" w:firstLine="0"/>
              <w:rPr>
                <w:rFonts w:ascii="宋体" w:eastAsia="宋体" w:hAnsi="宋体"/>
              </w:rPr>
            </w:pPr>
            <w:r w:rsidRPr="006E2E0E">
              <w:rPr>
                <w:rFonts w:ascii="宋体" w:eastAsia="宋体" w:hAnsi="宋体" w:cs="宋体"/>
              </w:rPr>
              <w:t>N 字节</w:t>
            </w:r>
          </w:p>
        </w:tc>
        <w:tc>
          <w:tcPr>
            <w:tcW w:w="768" w:type="pct"/>
            <w:tcBorders>
              <w:top w:val="single" w:sz="4" w:space="0" w:color="000000"/>
              <w:left w:val="single" w:sz="4" w:space="0" w:color="000000"/>
              <w:bottom w:val="single" w:sz="4" w:space="0" w:color="000000"/>
              <w:right w:val="single" w:sz="4" w:space="0" w:color="000000"/>
            </w:tcBorders>
            <w:shd w:val="clear" w:color="auto" w:fill="auto"/>
          </w:tcPr>
          <w:p w14:paraId="03191708" w14:textId="5298678B" w:rsidR="004E3A6D" w:rsidRPr="006E2E0E" w:rsidRDefault="004E3A6D" w:rsidP="006E2E0E">
            <w:pPr>
              <w:spacing w:after="0"/>
              <w:ind w:left="100" w:firstLine="0"/>
              <w:rPr>
                <w:rFonts w:ascii="宋体" w:eastAsia="宋体" w:hAnsi="宋体"/>
              </w:rPr>
            </w:pPr>
            <w:r w:rsidRPr="006E2E0E">
              <w:rPr>
                <w:rFonts w:ascii="宋体" w:eastAsia="宋体" w:hAnsi="宋体" w:cs="宋体"/>
              </w:rPr>
              <w:t>2</w:t>
            </w:r>
            <w:r w:rsidR="00B50C39">
              <w:rPr>
                <w:rFonts w:ascii="宋体" w:eastAsia="宋体" w:hAnsi="宋体" w:cs="宋体" w:hint="eastAsia"/>
              </w:rPr>
              <w:t>Byte</w:t>
            </w:r>
          </w:p>
        </w:tc>
      </w:tr>
    </w:tbl>
    <w:p w14:paraId="5C39EE9D" w14:textId="77777777" w:rsidR="004E3A6D" w:rsidRDefault="004E3A6D">
      <w:pPr>
        <w:ind w:left="0" w:firstLine="0"/>
        <w:rPr>
          <w:rFonts w:ascii="宋体" w:eastAsia="宋体" w:hAnsi="宋体"/>
        </w:rPr>
      </w:pPr>
    </w:p>
    <w:sectPr w:rsidR="004E3A6D" w:rsidSect="00604078">
      <w:footerReference w:type="default" r:id="rId12"/>
      <w:pgSz w:w="11906" w:h="16838"/>
      <w:pgMar w:top="1445" w:right="1603" w:bottom="1449" w:left="1800" w:header="720" w:footer="720" w:gutter="0"/>
      <w:cols w:space="720"/>
      <w:titlePg/>
      <w:docGrid w:linePitch="286"/>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19" w:author="李永振" w:date="2022-11-09T16:53:00Z" w:initials="李永振">
    <w:p w14:paraId="28A4873B" w14:textId="4C32B162" w:rsidR="00CF5756" w:rsidRDefault="00CF5756">
      <w:pPr>
        <w:pStyle w:val="ae"/>
      </w:pPr>
      <w:r>
        <w:rPr>
          <w:rStyle w:val="ad"/>
        </w:rPr>
        <w:annotationRef/>
      </w:r>
      <w:r>
        <w:rPr>
          <w:rFonts w:ascii="宋体" w:eastAsia="宋体" w:hAnsi="宋体" w:cs="宋体" w:hint="eastAsia"/>
        </w:rPr>
        <w:t>增加正常状况下上报周期</w:t>
      </w:r>
    </w:p>
  </w:comment>
  <w:comment w:id="120" w:author="李永振" w:date="2022-11-09T16:53:00Z" w:initials="李永振">
    <w:p w14:paraId="6ECCA90A" w14:textId="4B0F650D" w:rsidR="00CF5756" w:rsidRPr="00CF5756" w:rsidRDefault="00CF5756">
      <w:pPr>
        <w:pStyle w:val="ae"/>
        <w:rPr>
          <w:rFonts w:eastAsiaTheme="minorEastAsia"/>
        </w:rPr>
      </w:pPr>
      <w:r>
        <w:rPr>
          <w:rStyle w:val="ad"/>
        </w:rPr>
        <w:annotationRef/>
      </w:r>
      <w:r>
        <w:rPr>
          <w:rFonts w:eastAsiaTheme="minorEastAsia" w:hint="eastAsia"/>
        </w:rPr>
        <w:t>已更新</w:t>
      </w:r>
    </w:p>
  </w:comment>
  <w:comment w:id="137" w:author="李永振" w:date="2022-11-17T12:09:00Z" w:initials="李永振">
    <w:p w14:paraId="7F5A6A79" w14:textId="0B93B4C2" w:rsidR="00CF627F" w:rsidRDefault="00CF627F">
      <w:pPr>
        <w:pStyle w:val="ae"/>
      </w:pPr>
      <w:r>
        <w:rPr>
          <w:rStyle w:val="ad"/>
        </w:rPr>
        <w:annotationRef/>
      </w:r>
      <w:r w:rsidR="00A0291E">
        <w:rPr>
          <w:rFonts w:ascii="宋体" w:eastAsia="宋体" w:hAnsi="宋体" w:cs="宋体" w:hint="eastAsia"/>
        </w:rPr>
        <w:t>新</w:t>
      </w:r>
      <w:r>
        <w:rPr>
          <w:rFonts w:ascii="宋体" w:eastAsia="宋体" w:hAnsi="宋体" w:cs="宋体" w:hint="eastAsia"/>
        </w:rPr>
        <w:t>启用，与大数据、平台确认</w:t>
      </w:r>
    </w:p>
  </w:comment>
  <w:comment w:id="140" w:author="李永振" w:date="2022-12-06T11:50:00Z" w:initials="李永振">
    <w:p w14:paraId="7F434A36" w14:textId="61DA54A2" w:rsidR="007519BA" w:rsidRDefault="007519BA">
      <w:pPr>
        <w:pStyle w:val="ae"/>
      </w:pPr>
      <w:r>
        <w:rPr>
          <w:rStyle w:val="ad"/>
        </w:rPr>
        <w:annotationRef/>
      </w:r>
      <w:r>
        <w:rPr>
          <w:rFonts w:ascii="宋体" w:eastAsia="宋体" w:hAnsi="宋体" w:cs="宋体" w:hint="eastAsia"/>
        </w:rPr>
        <w:t>扩展</w:t>
      </w:r>
      <w:r w:rsidR="00B602A3">
        <w:rPr>
          <w:rFonts w:ascii="宋体" w:eastAsia="宋体" w:hAnsi="宋体" w:cs="宋体" w:hint="eastAsia"/>
        </w:rPr>
        <w:t>1个</w:t>
      </w:r>
      <w:r>
        <w:rPr>
          <w:rFonts w:ascii="宋体" w:eastAsia="宋体" w:hAnsi="宋体" w:cs="宋体" w:hint="eastAsia"/>
        </w:rPr>
        <w:t>字节以表示更多电池厂家</w:t>
      </w:r>
      <w:r w:rsidR="00421C2A">
        <w:rPr>
          <w:rFonts w:ascii="宋体" w:eastAsia="宋体" w:hAnsi="宋体" w:cs="宋体" w:hint="eastAsia"/>
        </w:rPr>
        <w:t>，由1字节改为2字节</w:t>
      </w:r>
    </w:p>
  </w:comment>
  <w:comment w:id="157" w:author="李永振" w:date="2022-12-06T18:10:00Z" w:initials="李永振">
    <w:p w14:paraId="271CAA98" w14:textId="29CEAA29" w:rsidR="00DB59BE" w:rsidRPr="00DB59BE" w:rsidRDefault="00DB59BE">
      <w:pPr>
        <w:pStyle w:val="ae"/>
        <w:rPr>
          <w:rFonts w:eastAsiaTheme="minorEastAsia"/>
        </w:rPr>
      </w:pPr>
      <w:r>
        <w:rPr>
          <w:rStyle w:val="ad"/>
        </w:rPr>
        <w:annotationRef/>
      </w:r>
      <w:r w:rsidR="00585200">
        <w:rPr>
          <w:rFonts w:eastAsiaTheme="minorEastAsia" w:hint="eastAsia"/>
        </w:rPr>
        <w:t>硬件版本号</w:t>
      </w:r>
      <w:r>
        <w:rPr>
          <w:rFonts w:eastAsiaTheme="minorEastAsia" w:hint="eastAsia"/>
        </w:rPr>
        <w:t>编解码均</w:t>
      </w:r>
      <w:r w:rsidR="00585200">
        <w:rPr>
          <w:rFonts w:eastAsiaTheme="minorEastAsia" w:hint="eastAsia"/>
        </w:rPr>
        <w:t>已</w:t>
      </w:r>
      <w:r>
        <w:rPr>
          <w:rFonts w:eastAsiaTheme="minorEastAsia" w:hint="eastAsia"/>
        </w:rPr>
        <w:t>采用非</w:t>
      </w:r>
      <w:r>
        <w:rPr>
          <w:rFonts w:eastAsiaTheme="minorEastAsia" w:hint="eastAsia"/>
        </w:rPr>
        <w:t>B</w:t>
      </w:r>
      <w:r>
        <w:rPr>
          <w:rFonts w:eastAsiaTheme="minorEastAsia"/>
        </w:rPr>
        <w:t>CD</w:t>
      </w:r>
      <w:r>
        <w:rPr>
          <w:rFonts w:eastAsiaTheme="minorEastAsia" w:hint="eastAsia"/>
        </w:rPr>
        <w:t>码方式</w:t>
      </w:r>
      <w:r w:rsidR="00585200">
        <w:rPr>
          <w:rFonts w:eastAsiaTheme="minorEastAsia" w:hint="eastAsia"/>
        </w:rPr>
        <w:t>，故删除</w:t>
      </w:r>
    </w:p>
  </w:comment>
  <w:comment w:id="158" w:author="李永振" w:date="2022-12-06T14:39:00Z" w:initials="李永振">
    <w:p w14:paraId="4D09ECCF" w14:textId="5739A705" w:rsidR="009D6992" w:rsidRDefault="009D6992">
      <w:pPr>
        <w:pStyle w:val="ae"/>
      </w:pPr>
      <w:r>
        <w:rPr>
          <w:rStyle w:val="ad"/>
        </w:rPr>
        <w:annotationRef/>
      </w:r>
      <w:r>
        <w:rPr>
          <w:rFonts w:ascii="宋体" w:eastAsia="宋体" w:hAnsi="宋体" w:cs="宋体" w:hint="eastAsia"/>
        </w:rPr>
        <w:t>扩展</w:t>
      </w:r>
      <w:r w:rsidR="00990A26">
        <w:rPr>
          <w:rFonts w:ascii="宋体" w:eastAsia="宋体" w:hAnsi="宋体" w:cs="宋体"/>
        </w:rPr>
        <w:t>1</w:t>
      </w:r>
      <w:r>
        <w:rPr>
          <w:rFonts w:ascii="宋体" w:eastAsia="宋体" w:hAnsi="宋体" w:cs="宋体" w:hint="eastAsia"/>
        </w:rPr>
        <w:t>字节，由2字节改为</w:t>
      </w:r>
      <w:r w:rsidR="00990A26">
        <w:rPr>
          <w:rFonts w:ascii="宋体" w:eastAsia="宋体" w:hAnsi="宋体" w:cs="宋体"/>
        </w:rPr>
        <w:t>3</w:t>
      </w:r>
      <w:r>
        <w:rPr>
          <w:rFonts w:ascii="宋体" w:eastAsia="宋体" w:hAnsi="宋体" w:cs="宋体" w:hint="eastAsia"/>
        </w:rPr>
        <w:t>字节</w:t>
      </w:r>
    </w:p>
  </w:comment>
  <w:comment w:id="179" w:author="李永振" w:date="2022-12-07T16:48:00Z" w:initials="李永振">
    <w:p w14:paraId="7345FB03" w14:textId="169A2C39" w:rsidR="00585200" w:rsidRDefault="00585200">
      <w:pPr>
        <w:pStyle w:val="ae"/>
      </w:pPr>
      <w:r>
        <w:rPr>
          <w:rStyle w:val="ad"/>
        </w:rPr>
        <w:annotationRef/>
      </w:r>
      <w:r>
        <w:rPr>
          <w:rFonts w:ascii="宋体" w:eastAsia="宋体" w:hAnsi="宋体" w:cs="宋体" w:hint="eastAsia"/>
        </w:rPr>
        <w:t>平台解析未用该字</w:t>
      </w:r>
      <w:r w:rsidR="007939D7">
        <w:rPr>
          <w:rFonts w:ascii="宋体" w:eastAsia="宋体" w:hAnsi="宋体" w:cs="宋体" w:hint="eastAsia"/>
        </w:rPr>
        <w:t>段上报电池厂家内容</w:t>
      </w:r>
    </w:p>
  </w:comment>
  <w:comment w:id="574" w:author="李永振" w:date="2022-12-06T14:28:00Z" w:initials="李永振">
    <w:p w14:paraId="1AA2A45E" w14:textId="039936DA" w:rsidR="009C402D" w:rsidRDefault="009C402D">
      <w:pPr>
        <w:pStyle w:val="ae"/>
      </w:pPr>
      <w:r>
        <w:rPr>
          <w:rStyle w:val="ad"/>
        </w:rPr>
        <w:annotationRef/>
      </w:r>
      <w:r>
        <w:rPr>
          <w:rFonts w:ascii="宋体" w:eastAsia="宋体" w:hAnsi="宋体" w:cs="宋体" w:hint="eastAsia"/>
        </w:rPr>
        <w:t>启用该字节</w:t>
      </w:r>
    </w:p>
  </w:comment>
  <w:comment w:id="803" w:author="李永振" w:date="2022-12-06T14:35:00Z" w:initials="李永振">
    <w:p w14:paraId="08EDF7A7" w14:textId="0FD55E33" w:rsidR="009D6992" w:rsidRDefault="009D6992">
      <w:pPr>
        <w:pStyle w:val="ae"/>
      </w:pPr>
      <w:r>
        <w:rPr>
          <w:rStyle w:val="ad"/>
        </w:rPr>
        <w:annotationRef/>
      </w:r>
      <w:r>
        <w:rPr>
          <w:rFonts w:ascii="宋体" w:eastAsia="宋体" w:hAnsi="宋体" w:cs="宋体" w:hint="eastAsia"/>
        </w:rPr>
        <w:t>与心跳</w:t>
      </w:r>
      <w:proofErr w:type="gramStart"/>
      <w:r>
        <w:rPr>
          <w:rFonts w:ascii="宋体" w:eastAsia="宋体" w:hAnsi="宋体" w:cs="宋体" w:hint="eastAsia"/>
        </w:rPr>
        <w:t>包保持</w:t>
      </w:r>
      <w:proofErr w:type="gramEnd"/>
      <w:r>
        <w:rPr>
          <w:rFonts w:ascii="宋体" w:eastAsia="宋体" w:hAnsi="宋体" w:cs="宋体" w:hint="eastAsia"/>
        </w:rPr>
        <w:t>一致</w:t>
      </w:r>
    </w:p>
  </w:comment>
  <w:comment w:id="898" w:author="李永振" w:date="2022-11-09T16:30:00Z" w:initials="李永振">
    <w:p w14:paraId="7E510E3A" w14:textId="77BD57A7" w:rsidR="00507320" w:rsidRDefault="00507320">
      <w:pPr>
        <w:pStyle w:val="ae"/>
      </w:pPr>
      <w:r>
        <w:rPr>
          <w:rStyle w:val="ad"/>
        </w:rPr>
        <w:annotationRef/>
      </w:r>
      <w:r>
        <w:rPr>
          <w:rFonts w:ascii="宋体" w:eastAsia="宋体" w:hAnsi="宋体" w:cs="宋体" w:hint="eastAsia"/>
        </w:rPr>
        <w:t>已与业务确认</w:t>
      </w:r>
    </w:p>
  </w:comment>
  <w:comment w:id="900" w:author="李永振" w:date="2022-11-09T16:41:00Z" w:initials="李永振">
    <w:p w14:paraId="2E05847F" w14:textId="11AE6EBF" w:rsidR="009F5B66" w:rsidRDefault="009F5B66">
      <w:pPr>
        <w:pStyle w:val="ae"/>
      </w:pPr>
      <w:r>
        <w:rPr>
          <w:rStyle w:val="ad"/>
        </w:rPr>
        <w:annotationRef/>
      </w:r>
      <w:r>
        <w:rPr>
          <w:rFonts w:ascii="宋体" w:eastAsia="宋体" w:hAnsi="宋体" w:cs="宋体" w:hint="eastAsia"/>
        </w:rPr>
        <w:t>增加无效状态，下同</w:t>
      </w:r>
    </w:p>
  </w:comment>
  <w:comment w:id="901" w:author="李永振" w:date="2022-11-09T16:42:00Z" w:initials="李永振">
    <w:p w14:paraId="6BDB60E9" w14:textId="31E77EC7" w:rsidR="009F5B66" w:rsidRDefault="009F5B66">
      <w:pPr>
        <w:pStyle w:val="ae"/>
      </w:pPr>
      <w:r>
        <w:rPr>
          <w:rStyle w:val="ad"/>
        </w:rPr>
        <w:annotationRef/>
      </w:r>
      <w:r>
        <w:rPr>
          <w:rFonts w:ascii="宋体" w:eastAsia="宋体" w:hAnsi="宋体" w:cs="宋体" w:hint="eastAsia"/>
        </w:rPr>
        <w:t>增加无效状态，下同</w:t>
      </w:r>
    </w:p>
  </w:comment>
  <w:comment w:id="902" w:author="李永振" w:date="2022-11-09T16:42:00Z" w:initials="李永振">
    <w:p w14:paraId="18F771C3" w14:textId="61BA8DFA" w:rsidR="009F5B66" w:rsidRPr="009F5B66" w:rsidRDefault="009F5B66">
      <w:pPr>
        <w:pStyle w:val="ae"/>
        <w:rPr>
          <w:rFonts w:eastAsiaTheme="minorEastAsia"/>
        </w:rPr>
      </w:pPr>
      <w:r>
        <w:rPr>
          <w:rStyle w:val="ad"/>
        </w:rPr>
        <w:annotationRef/>
      </w:r>
      <w:r>
        <w:rPr>
          <w:rFonts w:eastAsiaTheme="minorEastAsia" w:hint="eastAsia"/>
        </w:rPr>
        <w:t>增加无效状态，下同</w:t>
      </w:r>
    </w:p>
  </w:comment>
  <w:comment w:id="903" w:author="李永振" w:date="2022-11-18T17:36:00Z" w:initials="李永振">
    <w:p w14:paraId="3A7B50E7" w14:textId="27DB6EBC" w:rsidR="007D0209" w:rsidRDefault="007D0209">
      <w:pPr>
        <w:pStyle w:val="ae"/>
      </w:pPr>
      <w:r>
        <w:rPr>
          <w:rStyle w:val="ad"/>
        </w:rPr>
        <w:annotationRef/>
      </w:r>
    </w:p>
  </w:comment>
  <w:comment w:id="906" w:author="李永振" w:date="2022-11-11T10:00:00Z" w:initials="李永振">
    <w:p w14:paraId="45190FF1" w14:textId="2B5A272E" w:rsidR="000A0C19" w:rsidRDefault="000A0C19">
      <w:pPr>
        <w:pStyle w:val="ae"/>
      </w:pPr>
      <w:r>
        <w:rPr>
          <w:rStyle w:val="ad"/>
        </w:rPr>
        <w:annotationRef/>
      </w:r>
      <w:r>
        <w:rPr>
          <w:rFonts w:ascii="宋体" w:eastAsia="宋体" w:hAnsi="宋体" w:cs="宋体" w:hint="eastAsia"/>
        </w:rPr>
        <w:t>考虑通</w:t>
      </w:r>
      <w:r w:rsidR="00F26E81">
        <w:rPr>
          <w:rFonts w:ascii="宋体" w:eastAsia="宋体" w:hAnsi="宋体" w:cs="宋体" w:hint="eastAsia"/>
        </w:rPr>
        <w:t>用适配所有车辆</w:t>
      </w:r>
      <w:r w:rsidR="00A857C4">
        <w:rPr>
          <w:rFonts w:ascii="宋体" w:eastAsia="宋体" w:hAnsi="宋体" w:cs="宋体" w:hint="eastAsia"/>
        </w:rPr>
        <w:t>，称重范围需确认预留</w:t>
      </w:r>
    </w:p>
  </w:comment>
  <w:comment w:id="914" w:author="李永振" w:date="2022-12-06T14:42:00Z" w:initials="李永振">
    <w:p w14:paraId="46D21D72" w14:textId="615F1878" w:rsidR="009D6992" w:rsidRDefault="009D6992">
      <w:pPr>
        <w:pStyle w:val="ae"/>
      </w:pPr>
      <w:r>
        <w:rPr>
          <w:rStyle w:val="ad"/>
        </w:rPr>
        <w:annotationRef/>
      </w:r>
      <w:r>
        <w:rPr>
          <w:rFonts w:ascii="宋体" w:eastAsia="宋体" w:hAnsi="宋体" w:cs="宋体" w:hint="eastAsia"/>
        </w:rPr>
        <w:t>扩展1个字节，由2字节扩展至3字节</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8A4873B" w15:done="0"/>
  <w15:commentEx w15:paraId="6ECCA90A" w15:done="0"/>
  <w15:commentEx w15:paraId="7F5A6A79" w15:done="0"/>
  <w15:commentEx w15:paraId="7F434A36" w15:done="0"/>
  <w15:commentEx w15:paraId="271CAA98" w15:done="0"/>
  <w15:commentEx w15:paraId="4D09ECCF" w15:done="0"/>
  <w15:commentEx w15:paraId="7345FB03" w15:done="0"/>
  <w15:commentEx w15:paraId="1AA2A45E" w15:done="0"/>
  <w15:commentEx w15:paraId="08EDF7A7" w15:done="0"/>
  <w15:commentEx w15:paraId="7E510E3A" w15:done="0"/>
  <w15:commentEx w15:paraId="2E05847F" w15:done="0"/>
  <w15:commentEx w15:paraId="6BDB60E9" w15:done="0"/>
  <w15:commentEx w15:paraId="18F771C3" w15:done="0"/>
  <w15:commentEx w15:paraId="3A7B50E7" w15:done="0"/>
  <w15:commentEx w15:paraId="45190FF1" w15:done="0"/>
  <w15:commentEx w15:paraId="46D21D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716598E" w16cex:dateUtc="2022-11-09T08:53:00Z"/>
  <w16cex:commentExtensible w16cex:durableId="27165971" w16cex:dateUtc="2022-11-09T08:53:00Z"/>
  <w16cex:commentExtensible w16cex:durableId="27165E85" w16cex:dateUtc="2022-11-09T09:14:00Z"/>
  <w16cex:commentExtensible w16cex:durableId="2716594F" w16cex:dateUtc="2022-11-09T08:52:00Z"/>
  <w16cex:commentExtensible w16cex:durableId="2720A2FF" w16cex:dateUtc="2022-11-17T04:09:00Z"/>
  <w16cex:commentExtensible w16cex:durableId="2739AAF3" w16cex:dateUtc="2022-12-06T03:50:00Z"/>
  <w16cex:commentExtensible w16cex:durableId="273A0422" w16cex:dateUtc="2022-12-06T10:10:00Z"/>
  <w16cex:commentExtensible w16cex:durableId="2739D2BA" w16cex:dateUtc="2022-12-06T06:39:00Z"/>
  <w16cex:commentExtensible w16cex:durableId="273B4244" w16cex:dateUtc="2022-12-07T08:48:00Z"/>
  <w16cex:commentExtensible w16cex:durableId="2739D026" w16cex:dateUtc="2022-12-06T06:28:00Z"/>
  <w16cex:commentExtensible w16cex:durableId="2739D1C9" w16cex:dateUtc="2022-12-06T06:35:00Z"/>
  <w16cex:commentExtensible w16cex:durableId="2716541A" w16cex:dateUtc="2022-11-09T08:30:00Z"/>
  <w16cex:commentExtensible w16cex:durableId="271656BF" w16cex:dateUtc="2022-11-09T08:41:00Z"/>
  <w16cex:commentExtensible w16cex:durableId="271656DE" w16cex:dateUtc="2022-11-09T08:42:00Z"/>
  <w16cex:commentExtensible w16cex:durableId="27165708" w16cex:dateUtc="2022-11-09T08:42:00Z"/>
  <w16cex:commentExtensible w16cex:durableId="27224129" w16cex:dateUtc="2022-11-18T09:36:00Z"/>
  <w16cex:commentExtensible w16cex:durableId="27189BC6" w16cex:dateUtc="2022-11-11T02:00:00Z"/>
  <w16cex:commentExtensible w16cex:durableId="2739D33F" w16cex:dateUtc="2022-12-06T06: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8A4873B" w16cid:durableId="2716598E"/>
  <w16cid:commentId w16cid:paraId="6ECCA90A" w16cid:durableId="27165971"/>
  <w16cid:commentId w16cid:paraId="32272AF6" w16cid:durableId="27165E85"/>
  <w16cid:commentId w16cid:paraId="555EB5A0" w16cid:durableId="2716594F"/>
  <w16cid:commentId w16cid:paraId="7F5A6A79" w16cid:durableId="2720A2FF"/>
  <w16cid:commentId w16cid:paraId="7F434A36" w16cid:durableId="2739AAF3"/>
  <w16cid:commentId w16cid:paraId="271CAA98" w16cid:durableId="273A0422"/>
  <w16cid:commentId w16cid:paraId="4D09ECCF" w16cid:durableId="2739D2BA"/>
  <w16cid:commentId w16cid:paraId="7345FB03" w16cid:durableId="273B4244"/>
  <w16cid:commentId w16cid:paraId="1AA2A45E" w16cid:durableId="2739D026"/>
  <w16cid:commentId w16cid:paraId="08EDF7A7" w16cid:durableId="2739D1C9"/>
  <w16cid:commentId w16cid:paraId="7E510E3A" w16cid:durableId="2716541A"/>
  <w16cid:commentId w16cid:paraId="2E05847F" w16cid:durableId="271656BF"/>
  <w16cid:commentId w16cid:paraId="6BDB60E9" w16cid:durableId="271656DE"/>
  <w16cid:commentId w16cid:paraId="18F771C3" w16cid:durableId="27165708"/>
  <w16cid:commentId w16cid:paraId="3A7B50E7" w16cid:durableId="27224129"/>
  <w16cid:commentId w16cid:paraId="45190FF1" w16cid:durableId="27189BC6"/>
  <w16cid:commentId w16cid:paraId="46D21D72" w16cid:durableId="2739D33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0B8A10" w14:textId="77777777" w:rsidR="00DD6F46" w:rsidRDefault="00DD6F46" w:rsidP="008F3191">
      <w:pPr>
        <w:spacing w:after="0" w:line="240" w:lineRule="auto"/>
      </w:pPr>
      <w:r>
        <w:separator/>
      </w:r>
    </w:p>
  </w:endnote>
  <w:endnote w:type="continuationSeparator" w:id="0">
    <w:p w14:paraId="635E8051" w14:textId="77777777" w:rsidR="00DD6F46" w:rsidRDefault="00DD6F46" w:rsidP="008F3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PMingLiU">
    <w:altName w:val="Arial Unicode MS"/>
    <w:panose1 w:val="02010601000101010101"/>
    <w:charset w:val="88"/>
    <w:family w:val="auto"/>
    <w:notTrueType/>
    <w:pitch w:val="variable"/>
    <w:sig w:usb0="00000000"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45311118"/>
      <w:docPartObj>
        <w:docPartGallery w:val="Page Numbers (Bottom of Page)"/>
        <w:docPartUnique/>
      </w:docPartObj>
    </w:sdtPr>
    <w:sdtEndPr/>
    <w:sdtContent>
      <w:p w14:paraId="648F0603" w14:textId="2DF71E92" w:rsidR="00604078" w:rsidRDefault="00604078">
        <w:pPr>
          <w:pStyle w:val="a7"/>
          <w:jc w:val="center"/>
        </w:pPr>
        <w:r>
          <w:fldChar w:fldCharType="begin"/>
        </w:r>
        <w:r>
          <w:instrText>PAGE   \* MERGEFORMAT</w:instrText>
        </w:r>
        <w:r>
          <w:fldChar w:fldCharType="separate"/>
        </w:r>
        <w:r w:rsidR="00E0199C" w:rsidRPr="00E0199C">
          <w:rPr>
            <w:noProof/>
            <w:lang w:val="zh-CN"/>
          </w:rPr>
          <w:t>29</w:t>
        </w:r>
        <w:r>
          <w:fldChar w:fldCharType="end"/>
        </w:r>
      </w:p>
    </w:sdtContent>
  </w:sdt>
  <w:p w14:paraId="4C7D4451" w14:textId="0CC2BCDA" w:rsidR="00257307" w:rsidRDefault="00604078">
    <w:pPr>
      <w:pStyle w:val="a7"/>
      <w:rPr>
        <w:rFonts w:ascii="宋体" w:eastAsia="宋体" w:hAnsi="宋体" w:cs="宋体"/>
      </w:rPr>
    </w:pPr>
    <w:r>
      <w:rPr>
        <w:rFonts w:ascii="宋体" w:eastAsia="宋体" w:hAnsi="宋体" w:cs="宋体" w:hint="eastAsia"/>
      </w:rPr>
      <w:t>版权所有，侵权必究</w:t>
    </w:r>
  </w:p>
  <w:p w14:paraId="16882861" w14:textId="5416E25C" w:rsidR="00604078" w:rsidRDefault="00604078">
    <w:pPr>
      <w:pStyle w:val="a7"/>
    </w:pPr>
    <w:r>
      <w:rPr>
        <w:rFonts w:ascii="宋体" w:eastAsia="宋体" w:hAnsi="宋体" w:cs="宋体" w:hint="eastAsia"/>
      </w:rPr>
      <w:t>All</w:t>
    </w:r>
    <w:r>
      <w:rPr>
        <w:rFonts w:ascii="宋体" w:eastAsia="宋体" w:hAnsi="宋体" w:cs="宋体"/>
      </w:rPr>
      <w:t xml:space="preserve"> </w:t>
    </w:r>
    <w:r>
      <w:rPr>
        <w:rFonts w:ascii="宋体" w:eastAsia="宋体" w:hAnsi="宋体" w:cs="宋体" w:hint="eastAsia"/>
      </w:rPr>
      <w:t>rights</w:t>
    </w:r>
    <w:r>
      <w:rPr>
        <w:rFonts w:ascii="宋体" w:eastAsia="宋体" w:hAnsi="宋体" w:cs="宋体"/>
      </w:rPr>
      <w:t xml:space="preserve">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1CBFFC" w14:textId="77777777" w:rsidR="00DD6F46" w:rsidRDefault="00DD6F46" w:rsidP="008F3191">
      <w:pPr>
        <w:spacing w:after="0" w:line="240" w:lineRule="auto"/>
      </w:pPr>
      <w:r>
        <w:separator/>
      </w:r>
    </w:p>
  </w:footnote>
  <w:footnote w:type="continuationSeparator" w:id="0">
    <w:p w14:paraId="356E2C2E" w14:textId="77777777" w:rsidR="00DD6F46" w:rsidRDefault="00DD6F46" w:rsidP="008F319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C30D8D"/>
    <w:multiLevelType w:val="multilevel"/>
    <w:tmpl w:val="06C30D8D"/>
    <w:lvl w:ilvl="0">
      <w:start w:val="1"/>
      <w:numFmt w:val="bullet"/>
      <w:lvlText w:val=""/>
      <w:lvlJc w:val="left"/>
      <w:pPr>
        <w:ind w:left="1039"/>
      </w:pPr>
      <w:rPr>
        <w:rFonts w:ascii="Wingdings" w:eastAsia="Wingdings" w:hAnsi="Wingdings" w:cs="Wingdings"/>
        <w:b w:val="0"/>
        <w:i w:val="0"/>
        <w:strike w:val="0"/>
        <w:dstrike w:val="0"/>
        <w:color w:val="000000"/>
        <w:sz w:val="21"/>
        <w:szCs w:val="21"/>
        <w:u w:val="none" w:color="000000"/>
        <w:shd w:val="clear" w:color="auto" w:fill="auto"/>
        <w:vertAlign w:val="baseline"/>
      </w:rPr>
    </w:lvl>
    <w:lvl w:ilvl="1">
      <w:start w:val="2"/>
      <w:numFmt w:val="decimal"/>
      <w:lvlRestart w:val="0"/>
      <w:lvlText w:val="%2、"/>
      <w:lvlJc w:val="left"/>
      <w:pPr>
        <w:ind w:left="919"/>
      </w:pPr>
      <w:rPr>
        <w:rFonts w:ascii="Arial" w:eastAsia="Arial" w:hAnsi="Arial" w:cs="Arial"/>
        <w:b/>
        <w:bCs/>
        <w:i w:val="0"/>
        <w:strike w:val="0"/>
        <w:dstrike w:val="0"/>
        <w:color w:val="000000"/>
        <w:sz w:val="32"/>
        <w:szCs w:val="32"/>
        <w:u w:val="none" w:color="000000"/>
        <w:shd w:val="clear" w:color="auto" w:fill="auto"/>
        <w:vertAlign w:val="baseline"/>
      </w:rPr>
    </w:lvl>
    <w:lvl w:ilvl="2">
      <w:start w:val="1"/>
      <w:numFmt w:val="lowerRoman"/>
      <w:lvlText w:val="%3"/>
      <w:lvlJc w:val="left"/>
      <w:pPr>
        <w:ind w:left="1500"/>
      </w:pPr>
      <w:rPr>
        <w:rFonts w:ascii="Arial" w:eastAsia="Arial" w:hAnsi="Arial" w:cs="Arial"/>
        <w:b/>
        <w:bCs/>
        <w:i w:val="0"/>
        <w:strike w:val="0"/>
        <w:dstrike w:val="0"/>
        <w:color w:val="000000"/>
        <w:sz w:val="32"/>
        <w:szCs w:val="32"/>
        <w:u w:val="none" w:color="000000"/>
        <w:shd w:val="clear" w:color="auto" w:fill="auto"/>
        <w:vertAlign w:val="baseline"/>
      </w:rPr>
    </w:lvl>
    <w:lvl w:ilvl="3">
      <w:start w:val="1"/>
      <w:numFmt w:val="decimal"/>
      <w:lvlText w:val="%4"/>
      <w:lvlJc w:val="left"/>
      <w:pPr>
        <w:ind w:left="2220"/>
      </w:pPr>
      <w:rPr>
        <w:rFonts w:ascii="Arial" w:eastAsia="Arial" w:hAnsi="Arial" w:cs="Arial"/>
        <w:b/>
        <w:bCs/>
        <w:i w:val="0"/>
        <w:strike w:val="0"/>
        <w:dstrike w:val="0"/>
        <w:color w:val="000000"/>
        <w:sz w:val="32"/>
        <w:szCs w:val="32"/>
        <w:u w:val="none" w:color="000000"/>
        <w:shd w:val="clear" w:color="auto" w:fill="auto"/>
        <w:vertAlign w:val="baseline"/>
      </w:rPr>
    </w:lvl>
    <w:lvl w:ilvl="4">
      <w:start w:val="1"/>
      <w:numFmt w:val="lowerLetter"/>
      <w:lvlText w:val="%5"/>
      <w:lvlJc w:val="left"/>
      <w:pPr>
        <w:ind w:left="2940"/>
      </w:pPr>
      <w:rPr>
        <w:rFonts w:ascii="Arial" w:eastAsia="Arial" w:hAnsi="Arial" w:cs="Arial"/>
        <w:b/>
        <w:bCs/>
        <w:i w:val="0"/>
        <w:strike w:val="0"/>
        <w:dstrike w:val="0"/>
        <w:color w:val="000000"/>
        <w:sz w:val="32"/>
        <w:szCs w:val="32"/>
        <w:u w:val="none" w:color="000000"/>
        <w:shd w:val="clear" w:color="auto" w:fill="auto"/>
        <w:vertAlign w:val="baseline"/>
      </w:rPr>
    </w:lvl>
    <w:lvl w:ilvl="5">
      <w:start w:val="1"/>
      <w:numFmt w:val="lowerRoman"/>
      <w:lvlText w:val="%6"/>
      <w:lvlJc w:val="left"/>
      <w:pPr>
        <w:ind w:left="3660"/>
      </w:pPr>
      <w:rPr>
        <w:rFonts w:ascii="Arial" w:eastAsia="Arial" w:hAnsi="Arial" w:cs="Arial"/>
        <w:b/>
        <w:bCs/>
        <w:i w:val="0"/>
        <w:strike w:val="0"/>
        <w:dstrike w:val="0"/>
        <w:color w:val="000000"/>
        <w:sz w:val="32"/>
        <w:szCs w:val="32"/>
        <w:u w:val="none" w:color="000000"/>
        <w:shd w:val="clear" w:color="auto" w:fill="auto"/>
        <w:vertAlign w:val="baseline"/>
      </w:rPr>
    </w:lvl>
    <w:lvl w:ilvl="6">
      <w:start w:val="1"/>
      <w:numFmt w:val="decimal"/>
      <w:lvlText w:val="%7"/>
      <w:lvlJc w:val="left"/>
      <w:pPr>
        <w:ind w:left="4380"/>
      </w:pPr>
      <w:rPr>
        <w:rFonts w:ascii="Arial" w:eastAsia="Arial" w:hAnsi="Arial" w:cs="Arial"/>
        <w:b/>
        <w:bCs/>
        <w:i w:val="0"/>
        <w:strike w:val="0"/>
        <w:dstrike w:val="0"/>
        <w:color w:val="000000"/>
        <w:sz w:val="32"/>
        <w:szCs w:val="32"/>
        <w:u w:val="none" w:color="000000"/>
        <w:shd w:val="clear" w:color="auto" w:fill="auto"/>
        <w:vertAlign w:val="baseline"/>
      </w:rPr>
    </w:lvl>
    <w:lvl w:ilvl="7">
      <w:start w:val="1"/>
      <w:numFmt w:val="lowerLetter"/>
      <w:lvlText w:val="%8"/>
      <w:lvlJc w:val="left"/>
      <w:pPr>
        <w:ind w:left="5100"/>
      </w:pPr>
      <w:rPr>
        <w:rFonts w:ascii="Arial" w:eastAsia="Arial" w:hAnsi="Arial" w:cs="Arial"/>
        <w:b/>
        <w:bCs/>
        <w:i w:val="0"/>
        <w:strike w:val="0"/>
        <w:dstrike w:val="0"/>
        <w:color w:val="000000"/>
        <w:sz w:val="32"/>
        <w:szCs w:val="32"/>
        <w:u w:val="none" w:color="000000"/>
        <w:shd w:val="clear" w:color="auto" w:fill="auto"/>
        <w:vertAlign w:val="baseline"/>
      </w:rPr>
    </w:lvl>
    <w:lvl w:ilvl="8">
      <w:start w:val="1"/>
      <w:numFmt w:val="lowerRoman"/>
      <w:lvlText w:val="%9"/>
      <w:lvlJc w:val="left"/>
      <w:pPr>
        <w:ind w:left="5820"/>
      </w:pPr>
      <w:rPr>
        <w:rFonts w:ascii="Arial" w:eastAsia="Arial" w:hAnsi="Arial" w:cs="Arial"/>
        <w:b/>
        <w:bCs/>
        <w:i w:val="0"/>
        <w:strike w:val="0"/>
        <w:dstrike w:val="0"/>
        <w:color w:val="000000"/>
        <w:sz w:val="32"/>
        <w:szCs w:val="32"/>
        <w:u w:val="none" w:color="000000"/>
        <w:shd w:val="clear" w:color="auto" w:fill="auto"/>
        <w:vertAlign w:val="baseline"/>
      </w:rPr>
    </w:lvl>
  </w:abstractNum>
  <w:abstractNum w:abstractNumId="1" w15:restartNumberingAfterBreak="0">
    <w:nsid w:val="0EF1738D"/>
    <w:multiLevelType w:val="hybridMultilevel"/>
    <w:tmpl w:val="6442AACE"/>
    <w:lvl w:ilvl="0" w:tplc="8690DE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0DF5CEC"/>
    <w:multiLevelType w:val="hybridMultilevel"/>
    <w:tmpl w:val="43441AE2"/>
    <w:lvl w:ilvl="0" w:tplc="5144EC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15D4CB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1E031904"/>
    <w:multiLevelType w:val="multilevel"/>
    <w:tmpl w:val="1E031904"/>
    <w:lvl w:ilvl="0">
      <w:start w:val="1"/>
      <w:numFmt w:val="decimal"/>
      <w:lvlText w:val="%1."/>
      <w:lvlJc w:val="left"/>
      <w:pPr>
        <w:ind w:left="361" w:hanging="360"/>
      </w:pPr>
      <w:rPr>
        <w:rFonts w:hint="default"/>
      </w:rPr>
    </w:lvl>
    <w:lvl w:ilvl="1">
      <w:start w:val="1"/>
      <w:numFmt w:val="lowerLetter"/>
      <w:lvlText w:val="%2)"/>
      <w:lvlJc w:val="left"/>
      <w:pPr>
        <w:ind w:left="841" w:hanging="420"/>
      </w:pPr>
    </w:lvl>
    <w:lvl w:ilvl="2">
      <w:start w:val="1"/>
      <w:numFmt w:val="lowerRoman"/>
      <w:lvlText w:val="%3."/>
      <w:lvlJc w:val="right"/>
      <w:pPr>
        <w:ind w:left="1261" w:hanging="420"/>
      </w:pPr>
    </w:lvl>
    <w:lvl w:ilvl="3">
      <w:start w:val="1"/>
      <w:numFmt w:val="decimal"/>
      <w:lvlText w:val="%4."/>
      <w:lvlJc w:val="left"/>
      <w:pPr>
        <w:ind w:left="1681" w:hanging="420"/>
      </w:pPr>
    </w:lvl>
    <w:lvl w:ilvl="4">
      <w:start w:val="1"/>
      <w:numFmt w:val="lowerLetter"/>
      <w:lvlText w:val="%5)"/>
      <w:lvlJc w:val="left"/>
      <w:pPr>
        <w:ind w:left="2101" w:hanging="420"/>
      </w:pPr>
    </w:lvl>
    <w:lvl w:ilvl="5">
      <w:start w:val="1"/>
      <w:numFmt w:val="lowerRoman"/>
      <w:lvlText w:val="%6."/>
      <w:lvlJc w:val="right"/>
      <w:pPr>
        <w:ind w:left="2521" w:hanging="420"/>
      </w:pPr>
    </w:lvl>
    <w:lvl w:ilvl="6">
      <w:start w:val="1"/>
      <w:numFmt w:val="decimal"/>
      <w:lvlText w:val="%7."/>
      <w:lvlJc w:val="left"/>
      <w:pPr>
        <w:ind w:left="2941" w:hanging="420"/>
      </w:pPr>
    </w:lvl>
    <w:lvl w:ilvl="7">
      <w:start w:val="1"/>
      <w:numFmt w:val="lowerLetter"/>
      <w:lvlText w:val="%8)"/>
      <w:lvlJc w:val="left"/>
      <w:pPr>
        <w:ind w:left="3361" w:hanging="420"/>
      </w:pPr>
    </w:lvl>
    <w:lvl w:ilvl="8">
      <w:start w:val="1"/>
      <w:numFmt w:val="lowerRoman"/>
      <w:lvlText w:val="%9."/>
      <w:lvlJc w:val="right"/>
      <w:pPr>
        <w:ind w:left="3781" w:hanging="420"/>
      </w:pPr>
    </w:lvl>
  </w:abstractNum>
  <w:abstractNum w:abstractNumId="5" w15:restartNumberingAfterBreak="0">
    <w:nsid w:val="26CB65CD"/>
    <w:multiLevelType w:val="multilevel"/>
    <w:tmpl w:val="26CB65CD"/>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425B5B97"/>
    <w:multiLevelType w:val="multilevel"/>
    <w:tmpl w:val="425B5B97"/>
    <w:lvl w:ilvl="0">
      <w:start w:val="1"/>
      <w:numFmt w:val="bullet"/>
      <w:lvlText w:val=""/>
      <w:lvlJc w:val="left"/>
      <w:pPr>
        <w:ind w:left="641"/>
      </w:pPr>
      <w:rPr>
        <w:rFonts w:ascii="Wingdings" w:eastAsia="Wingdings" w:hAnsi="Wingdings" w:cs="Wingdings"/>
        <w:b w:val="0"/>
        <w:i w:val="0"/>
        <w:strike w:val="0"/>
        <w:dstrike w:val="0"/>
        <w:color w:val="000000"/>
        <w:sz w:val="21"/>
        <w:szCs w:val="21"/>
        <w:u w:val="none" w:color="000000"/>
        <w:shd w:val="clear" w:color="auto" w:fill="auto"/>
        <w:vertAlign w:val="baseline"/>
      </w:rPr>
    </w:lvl>
    <w:lvl w:ilvl="1">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shd w:val="clear" w:color="auto" w:fill="auto"/>
        <w:vertAlign w:val="baseline"/>
      </w:rPr>
    </w:lvl>
    <w:lvl w:ilvl="2">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shd w:val="clear" w:color="auto" w:fill="auto"/>
        <w:vertAlign w:val="baseline"/>
      </w:rPr>
    </w:lvl>
    <w:lvl w:ilvl="3">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shd w:val="clear" w:color="auto" w:fill="auto"/>
        <w:vertAlign w:val="baseline"/>
      </w:rPr>
    </w:lvl>
    <w:lvl w:ilvl="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shd w:val="clear" w:color="auto" w:fill="auto"/>
        <w:vertAlign w:val="baseline"/>
      </w:rPr>
    </w:lvl>
    <w:lvl w:ilvl="5">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shd w:val="clear" w:color="auto" w:fill="auto"/>
        <w:vertAlign w:val="baseline"/>
      </w:rPr>
    </w:lvl>
    <w:lvl w:ilvl="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shd w:val="clear" w:color="auto" w:fill="auto"/>
        <w:vertAlign w:val="baseline"/>
      </w:rPr>
    </w:lvl>
    <w:lvl w:ilvl="7">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shd w:val="clear" w:color="auto" w:fill="auto"/>
        <w:vertAlign w:val="baseline"/>
      </w:rPr>
    </w:lvl>
    <w:lvl w:ilvl="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shd w:val="clear" w:color="auto" w:fill="auto"/>
        <w:vertAlign w:val="baseline"/>
      </w:rPr>
    </w:lvl>
  </w:abstractNum>
  <w:abstractNum w:abstractNumId="7" w15:restartNumberingAfterBreak="0">
    <w:nsid w:val="42DA71E2"/>
    <w:multiLevelType w:val="hybridMultilevel"/>
    <w:tmpl w:val="4F6651C2"/>
    <w:lvl w:ilvl="0" w:tplc="86DE53F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3FF5CA6"/>
    <w:multiLevelType w:val="hybridMultilevel"/>
    <w:tmpl w:val="35F678F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9D072C2"/>
    <w:multiLevelType w:val="hybridMultilevel"/>
    <w:tmpl w:val="E4263F02"/>
    <w:lvl w:ilvl="0" w:tplc="8062A714">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57B204EC"/>
    <w:multiLevelType w:val="multilevel"/>
    <w:tmpl w:val="57B204E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C6314C2"/>
    <w:multiLevelType w:val="multilevel"/>
    <w:tmpl w:val="375C15E6"/>
    <w:lvl w:ilvl="0">
      <w:start w:val="1"/>
      <w:numFmt w:val="decimal"/>
      <w:lvlText w:val="%1)"/>
      <w:lvlJc w:val="left"/>
      <w:pPr>
        <w:ind w:left="641"/>
      </w:pPr>
      <w:rPr>
        <w:rFonts w:hint="eastAsia"/>
        <w:b w:val="0"/>
        <w:i w:val="0"/>
        <w:strike w:val="0"/>
        <w:dstrike w:val="0"/>
        <w:color w:val="000000"/>
        <w:sz w:val="21"/>
        <w:szCs w:val="21"/>
        <w:u w:val="none" w:color="000000"/>
        <w:shd w:val="clear" w:color="auto" w:fill="auto"/>
        <w:vertAlign w:val="baseline"/>
      </w:rPr>
    </w:lvl>
    <w:lvl w:ilvl="1">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shd w:val="clear" w:color="auto" w:fill="auto"/>
        <w:vertAlign w:val="baseline"/>
      </w:rPr>
    </w:lvl>
    <w:lvl w:ilvl="2">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shd w:val="clear" w:color="auto" w:fill="auto"/>
        <w:vertAlign w:val="baseline"/>
      </w:rPr>
    </w:lvl>
    <w:lvl w:ilvl="3">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shd w:val="clear" w:color="auto" w:fill="auto"/>
        <w:vertAlign w:val="baseline"/>
      </w:rPr>
    </w:lvl>
    <w:lvl w:ilvl="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shd w:val="clear" w:color="auto" w:fill="auto"/>
        <w:vertAlign w:val="baseline"/>
      </w:rPr>
    </w:lvl>
    <w:lvl w:ilvl="5">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shd w:val="clear" w:color="auto" w:fill="auto"/>
        <w:vertAlign w:val="baseline"/>
      </w:rPr>
    </w:lvl>
    <w:lvl w:ilvl="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shd w:val="clear" w:color="auto" w:fill="auto"/>
        <w:vertAlign w:val="baseline"/>
      </w:rPr>
    </w:lvl>
    <w:lvl w:ilvl="7">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shd w:val="clear" w:color="auto" w:fill="auto"/>
        <w:vertAlign w:val="baseline"/>
      </w:rPr>
    </w:lvl>
    <w:lvl w:ilvl="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shd w:val="clear" w:color="auto" w:fill="auto"/>
        <w:vertAlign w:val="baseline"/>
      </w:rPr>
    </w:lvl>
  </w:abstractNum>
  <w:abstractNum w:abstractNumId="12" w15:restartNumberingAfterBreak="0">
    <w:nsid w:val="5D1236B3"/>
    <w:multiLevelType w:val="multilevel"/>
    <w:tmpl w:val="5D1236B3"/>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719E16E2"/>
    <w:multiLevelType w:val="multilevel"/>
    <w:tmpl w:val="719E16E2"/>
    <w:lvl w:ilvl="0">
      <w:start w:val="1"/>
      <w:numFmt w:val="bullet"/>
      <w:lvlText w:val=""/>
      <w:lvlJc w:val="left"/>
      <w:pPr>
        <w:ind w:left="641"/>
      </w:pPr>
      <w:rPr>
        <w:rFonts w:ascii="Wingdings" w:eastAsia="Wingdings" w:hAnsi="Wingdings" w:cs="Wingdings"/>
        <w:b w:val="0"/>
        <w:i w:val="0"/>
        <w:strike w:val="0"/>
        <w:dstrike w:val="0"/>
        <w:color w:val="000000"/>
        <w:sz w:val="21"/>
        <w:szCs w:val="21"/>
        <w:u w:val="none" w:color="000000"/>
        <w:shd w:val="clear" w:color="auto" w:fill="auto"/>
        <w:vertAlign w:val="baseline"/>
      </w:rPr>
    </w:lvl>
    <w:lvl w:ilvl="1">
      <w:start w:val="1"/>
      <w:numFmt w:val="bullet"/>
      <w:lvlText w:val="o"/>
      <w:lvlJc w:val="left"/>
      <w:pPr>
        <w:ind w:left="1080"/>
      </w:pPr>
      <w:rPr>
        <w:rFonts w:ascii="Wingdings" w:eastAsia="Wingdings" w:hAnsi="Wingdings" w:cs="Wingdings"/>
        <w:b w:val="0"/>
        <w:i w:val="0"/>
        <w:strike w:val="0"/>
        <w:dstrike w:val="0"/>
        <w:color w:val="000000"/>
        <w:sz w:val="21"/>
        <w:szCs w:val="21"/>
        <w:u w:val="none" w:color="000000"/>
        <w:shd w:val="clear" w:color="auto" w:fill="auto"/>
        <w:vertAlign w:val="baseline"/>
      </w:rPr>
    </w:lvl>
    <w:lvl w:ilvl="2">
      <w:start w:val="1"/>
      <w:numFmt w:val="bullet"/>
      <w:lvlText w:val="▪"/>
      <w:lvlJc w:val="left"/>
      <w:pPr>
        <w:ind w:left="1800"/>
      </w:pPr>
      <w:rPr>
        <w:rFonts w:ascii="Wingdings" w:eastAsia="Wingdings" w:hAnsi="Wingdings" w:cs="Wingdings"/>
        <w:b w:val="0"/>
        <w:i w:val="0"/>
        <w:strike w:val="0"/>
        <w:dstrike w:val="0"/>
        <w:color w:val="000000"/>
        <w:sz w:val="21"/>
        <w:szCs w:val="21"/>
        <w:u w:val="none" w:color="000000"/>
        <w:shd w:val="clear" w:color="auto" w:fill="auto"/>
        <w:vertAlign w:val="baseline"/>
      </w:rPr>
    </w:lvl>
    <w:lvl w:ilvl="3">
      <w:start w:val="1"/>
      <w:numFmt w:val="bullet"/>
      <w:lvlText w:val="•"/>
      <w:lvlJc w:val="left"/>
      <w:pPr>
        <w:ind w:left="2520"/>
      </w:pPr>
      <w:rPr>
        <w:rFonts w:ascii="Wingdings" w:eastAsia="Wingdings" w:hAnsi="Wingdings" w:cs="Wingdings"/>
        <w:b w:val="0"/>
        <w:i w:val="0"/>
        <w:strike w:val="0"/>
        <w:dstrike w:val="0"/>
        <w:color w:val="000000"/>
        <w:sz w:val="21"/>
        <w:szCs w:val="21"/>
        <w:u w:val="none" w:color="000000"/>
        <w:shd w:val="clear" w:color="auto" w:fill="auto"/>
        <w:vertAlign w:val="baseline"/>
      </w:rPr>
    </w:lvl>
    <w:lvl w:ilvl="4">
      <w:start w:val="1"/>
      <w:numFmt w:val="bullet"/>
      <w:lvlText w:val="o"/>
      <w:lvlJc w:val="left"/>
      <w:pPr>
        <w:ind w:left="3240"/>
      </w:pPr>
      <w:rPr>
        <w:rFonts w:ascii="Wingdings" w:eastAsia="Wingdings" w:hAnsi="Wingdings" w:cs="Wingdings"/>
        <w:b w:val="0"/>
        <w:i w:val="0"/>
        <w:strike w:val="0"/>
        <w:dstrike w:val="0"/>
        <w:color w:val="000000"/>
        <w:sz w:val="21"/>
        <w:szCs w:val="21"/>
        <w:u w:val="none" w:color="000000"/>
        <w:shd w:val="clear" w:color="auto" w:fill="auto"/>
        <w:vertAlign w:val="baseline"/>
      </w:rPr>
    </w:lvl>
    <w:lvl w:ilvl="5">
      <w:start w:val="1"/>
      <w:numFmt w:val="bullet"/>
      <w:lvlText w:val="▪"/>
      <w:lvlJc w:val="left"/>
      <w:pPr>
        <w:ind w:left="3960"/>
      </w:pPr>
      <w:rPr>
        <w:rFonts w:ascii="Wingdings" w:eastAsia="Wingdings" w:hAnsi="Wingdings" w:cs="Wingdings"/>
        <w:b w:val="0"/>
        <w:i w:val="0"/>
        <w:strike w:val="0"/>
        <w:dstrike w:val="0"/>
        <w:color w:val="000000"/>
        <w:sz w:val="21"/>
        <w:szCs w:val="21"/>
        <w:u w:val="none" w:color="000000"/>
        <w:shd w:val="clear" w:color="auto" w:fill="auto"/>
        <w:vertAlign w:val="baseline"/>
      </w:rPr>
    </w:lvl>
    <w:lvl w:ilvl="6">
      <w:start w:val="1"/>
      <w:numFmt w:val="bullet"/>
      <w:lvlText w:val="•"/>
      <w:lvlJc w:val="left"/>
      <w:pPr>
        <w:ind w:left="4680"/>
      </w:pPr>
      <w:rPr>
        <w:rFonts w:ascii="Wingdings" w:eastAsia="Wingdings" w:hAnsi="Wingdings" w:cs="Wingdings"/>
        <w:b w:val="0"/>
        <w:i w:val="0"/>
        <w:strike w:val="0"/>
        <w:dstrike w:val="0"/>
        <w:color w:val="000000"/>
        <w:sz w:val="21"/>
        <w:szCs w:val="21"/>
        <w:u w:val="none" w:color="000000"/>
        <w:shd w:val="clear" w:color="auto" w:fill="auto"/>
        <w:vertAlign w:val="baseline"/>
      </w:rPr>
    </w:lvl>
    <w:lvl w:ilvl="7">
      <w:start w:val="1"/>
      <w:numFmt w:val="bullet"/>
      <w:lvlText w:val="o"/>
      <w:lvlJc w:val="left"/>
      <w:pPr>
        <w:ind w:left="5400"/>
      </w:pPr>
      <w:rPr>
        <w:rFonts w:ascii="Wingdings" w:eastAsia="Wingdings" w:hAnsi="Wingdings" w:cs="Wingdings"/>
        <w:b w:val="0"/>
        <w:i w:val="0"/>
        <w:strike w:val="0"/>
        <w:dstrike w:val="0"/>
        <w:color w:val="000000"/>
        <w:sz w:val="21"/>
        <w:szCs w:val="21"/>
        <w:u w:val="none" w:color="000000"/>
        <w:shd w:val="clear" w:color="auto" w:fill="auto"/>
        <w:vertAlign w:val="baseline"/>
      </w:rPr>
    </w:lvl>
    <w:lvl w:ilvl="8">
      <w:start w:val="1"/>
      <w:numFmt w:val="bullet"/>
      <w:lvlText w:val="▪"/>
      <w:lvlJc w:val="left"/>
      <w:pPr>
        <w:ind w:left="6120"/>
      </w:pPr>
      <w:rPr>
        <w:rFonts w:ascii="Wingdings" w:eastAsia="Wingdings" w:hAnsi="Wingdings" w:cs="Wingdings"/>
        <w:b w:val="0"/>
        <w:i w:val="0"/>
        <w:strike w:val="0"/>
        <w:dstrike w:val="0"/>
        <w:color w:val="000000"/>
        <w:sz w:val="21"/>
        <w:szCs w:val="21"/>
        <w:u w:val="none" w:color="000000"/>
        <w:shd w:val="clear" w:color="auto" w:fill="auto"/>
        <w:vertAlign w:val="baseline"/>
      </w:rPr>
    </w:lvl>
  </w:abstractNum>
  <w:abstractNum w:abstractNumId="14" w15:restartNumberingAfterBreak="0">
    <w:nsid w:val="7BB76A33"/>
    <w:multiLevelType w:val="multilevel"/>
    <w:tmpl w:val="7BB76A3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14"/>
  </w:num>
  <w:num w:numId="3">
    <w:abstractNumId w:val="10"/>
  </w:num>
  <w:num w:numId="4">
    <w:abstractNumId w:val="5"/>
  </w:num>
  <w:num w:numId="5">
    <w:abstractNumId w:val="12"/>
  </w:num>
  <w:num w:numId="6">
    <w:abstractNumId w:val="0"/>
  </w:num>
  <w:num w:numId="7">
    <w:abstractNumId w:val="6"/>
  </w:num>
  <w:num w:numId="8">
    <w:abstractNumId w:val="13"/>
  </w:num>
  <w:num w:numId="9">
    <w:abstractNumId w:val="1"/>
  </w:num>
  <w:num w:numId="10">
    <w:abstractNumId w:val="2"/>
  </w:num>
  <w:num w:numId="11">
    <w:abstractNumId w:val="7"/>
  </w:num>
  <w:num w:numId="12">
    <w:abstractNumId w:val="8"/>
  </w:num>
  <w:num w:numId="13">
    <w:abstractNumId w:val="9"/>
  </w:num>
  <w:num w:numId="14">
    <w:abstractNumId w:val="11"/>
  </w:num>
  <w:num w:numId="15">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罗明">
    <w15:presenceInfo w15:providerId="AD" w15:userId="S-1-5-21-2154911780-4098652381-836541474-3245"/>
  </w15:person>
  <w15:person w15:author="李永振">
    <w15:presenceInfo w15:providerId="AD" w15:userId="S-1-5-21-2154911780-4098652381-836541474-156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proofState w:grammar="clean"/>
  <w:trackRevisions/>
  <w:doNotTrackFormatting/>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084D"/>
    <w:rsid w:val="000011EC"/>
    <w:rsid w:val="00002A05"/>
    <w:rsid w:val="00005DA0"/>
    <w:rsid w:val="00007553"/>
    <w:rsid w:val="00015D83"/>
    <w:rsid w:val="00022095"/>
    <w:rsid w:val="0002292A"/>
    <w:rsid w:val="00025E0A"/>
    <w:rsid w:val="00031C3C"/>
    <w:rsid w:val="0003451A"/>
    <w:rsid w:val="00037D81"/>
    <w:rsid w:val="00041495"/>
    <w:rsid w:val="00041975"/>
    <w:rsid w:val="00041E26"/>
    <w:rsid w:val="000466AA"/>
    <w:rsid w:val="00052AD0"/>
    <w:rsid w:val="00056459"/>
    <w:rsid w:val="000705E8"/>
    <w:rsid w:val="00075B5D"/>
    <w:rsid w:val="00081C82"/>
    <w:rsid w:val="00082CB7"/>
    <w:rsid w:val="000841DC"/>
    <w:rsid w:val="00092511"/>
    <w:rsid w:val="000A0C19"/>
    <w:rsid w:val="000A1E0F"/>
    <w:rsid w:val="000A380A"/>
    <w:rsid w:val="000A5D09"/>
    <w:rsid w:val="000B3808"/>
    <w:rsid w:val="000B6296"/>
    <w:rsid w:val="000C3BD8"/>
    <w:rsid w:val="000D07D8"/>
    <w:rsid w:val="000D51E2"/>
    <w:rsid w:val="000D53E0"/>
    <w:rsid w:val="000D79B5"/>
    <w:rsid w:val="000E089D"/>
    <w:rsid w:val="000E56FE"/>
    <w:rsid w:val="000E7B93"/>
    <w:rsid w:val="000F3104"/>
    <w:rsid w:val="000F375D"/>
    <w:rsid w:val="00104990"/>
    <w:rsid w:val="0011083A"/>
    <w:rsid w:val="00110871"/>
    <w:rsid w:val="00110A92"/>
    <w:rsid w:val="00112D1D"/>
    <w:rsid w:val="00120EBE"/>
    <w:rsid w:val="00124048"/>
    <w:rsid w:val="00127CAA"/>
    <w:rsid w:val="00130D80"/>
    <w:rsid w:val="001409D4"/>
    <w:rsid w:val="00141690"/>
    <w:rsid w:val="00146A2E"/>
    <w:rsid w:val="001539A0"/>
    <w:rsid w:val="00154DFF"/>
    <w:rsid w:val="00157A46"/>
    <w:rsid w:val="00157FDB"/>
    <w:rsid w:val="0016326C"/>
    <w:rsid w:val="00164C83"/>
    <w:rsid w:val="00165BEB"/>
    <w:rsid w:val="00167AB5"/>
    <w:rsid w:val="00171FEA"/>
    <w:rsid w:val="0017379F"/>
    <w:rsid w:val="001773DD"/>
    <w:rsid w:val="00177A91"/>
    <w:rsid w:val="00187936"/>
    <w:rsid w:val="00191125"/>
    <w:rsid w:val="0019158B"/>
    <w:rsid w:val="001917A3"/>
    <w:rsid w:val="001920BF"/>
    <w:rsid w:val="0019454F"/>
    <w:rsid w:val="001A10F3"/>
    <w:rsid w:val="001A11CD"/>
    <w:rsid w:val="001A2205"/>
    <w:rsid w:val="001B1D3F"/>
    <w:rsid w:val="001B29D2"/>
    <w:rsid w:val="001B54A1"/>
    <w:rsid w:val="001D62E0"/>
    <w:rsid w:val="001D6A4B"/>
    <w:rsid w:val="001E2D00"/>
    <w:rsid w:val="001E3B22"/>
    <w:rsid w:val="001E6F36"/>
    <w:rsid w:val="002007E1"/>
    <w:rsid w:val="0020567A"/>
    <w:rsid w:val="00205B76"/>
    <w:rsid w:val="00206136"/>
    <w:rsid w:val="002065BA"/>
    <w:rsid w:val="002100B5"/>
    <w:rsid w:val="002134B8"/>
    <w:rsid w:val="002147B0"/>
    <w:rsid w:val="00215FEB"/>
    <w:rsid w:val="0022008D"/>
    <w:rsid w:val="002224E6"/>
    <w:rsid w:val="00234CAD"/>
    <w:rsid w:val="00237B75"/>
    <w:rsid w:val="00246D8E"/>
    <w:rsid w:val="00251D1D"/>
    <w:rsid w:val="00257307"/>
    <w:rsid w:val="002575C8"/>
    <w:rsid w:val="00257841"/>
    <w:rsid w:val="002716F6"/>
    <w:rsid w:val="00272C3A"/>
    <w:rsid w:val="002745B7"/>
    <w:rsid w:val="00277CA1"/>
    <w:rsid w:val="00282645"/>
    <w:rsid w:val="0028733C"/>
    <w:rsid w:val="002873AC"/>
    <w:rsid w:val="0029286B"/>
    <w:rsid w:val="00293815"/>
    <w:rsid w:val="002A1212"/>
    <w:rsid w:val="002A2750"/>
    <w:rsid w:val="002B2552"/>
    <w:rsid w:val="002C1CEF"/>
    <w:rsid w:val="002C20F9"/>
    <w:rsid w:val="002D009A"/>
    <w:rsid w:val="002D6061"/>
    <w:rsid w:val="002D74BC"/>
    <w:rsid w:val="002D7FE6"/>
    <w:rsid w:val="002E0671"/>
    <w:rsid w:val="002E6401"/>
    <w:rsid w:val="002F0BFC"/>
    <w:rsid w:val="002F1134"/>
    <w:rsid w:val="002F1DAA"/>
    <w:rsid w:val="002F2302"/>
    <w:rsid w:val="002F4B21"/>
    <w:rsid w:val="002F5279"/>
    <w:rsid w:val="002F5A19"/>
    <w:rsid w:val="0031081B"/>
    <w:rsid w:val="00313CF8"/>
    <w:rsid w:val="00322497"/>
    <w:rsid w:val="0032655B"/>
    <w:rsid w:val="00330587"/>
    <w:rsid w:val="00330AA9"/>
    <w:rsid w:val="00331317"/>
    <w:rsid w:val="00336924"/>
    <w:rsid w:val="00351DE2"/>
    <w:rsid w:val="00352AC8"/>
    <w:rsid w:val="0035490C"/>
    <w:rsid w:val="003704B1"/>
    <w:rsid w:val="0037084D"/>
    <w:rsid w:val="00373BF7"/>
    <w:rsid w:val="00374FE5"/>
    <w:rsid w:val="003804C0"/>
    <w:rsid w:val="00383BC9"/>
    <w:rsid w:val="00387D7A"/>
    <w:rsid w:val="00390D6D"/>
    <w:rsid w:val="003A18FB"/>
    <w:rsid w:val="003A2C06"/>
    <w:rsid w:val="003A2F12"/>
    <w:rsid w:val="003A3E44"/>
    <w:rsid w:val="003A3F44"/>
    <w:rsid w:val="003A5264"/>
    <w:rsid w:val="003B310D"/>
    <w:rsid w:val="003C1380"/>
    <w:rsid w:val="003C147C"/>
    <w:rsid w:val="003C477B"/>
    <w:rsid w:val="003C6FC4"/>
    <w:rsid w:val="003C7EBE"/>
    <w:rsid w:val="003D1F02"/>
    <w:rsid w:val="003D27DD"/>
    <w:rsid w:val="003D30C8"/>
    <w:rsid w:val="003D3F37"/>
    <w:rsid w:val="003D67D4"/>
    <w:rsid w:val="003E3F44"/>
    <w:rsid w:val="003E7E69"/>
    <w:rsid w:val="003F3FF8"/>
    <w:rsid w:val="003F4945"/>
    <w:rsid w:val="00400342"/>
    <w:rsid w:val="00401A4C"/>
    <w:rsid w:val="004116A1"/>
    <w:rsid w:val="00412A92"/>
    <w:rsid w:val="00421C2A"/>
    <w:rsid w:val="004258DE"/>
    <w:rsid w:val="004279BC"/>
    <w:rsid w:val="00436FC6"/>
    <w:rsid w:val="00450101"/>
    <w:rsid w:val="004514F2"/>
    <w:rsid w:val="004522E3"/>
    <w:rsid w:val="00453B35"/>
    <w:rsid w:val="00456B5F"/>
    <w:rsid w:val="00473D2A"/>
    <w:rsid w:val="0047431F"/>
    <w:rsid w:val="0047612A"/>
    <w:rsid w:val="0047759F"/>
    <w:rsid w:val="004823CB"/>
    <w:rsid w:val="00482C60"/>
    <w:rsid w:val="00484C8F"/>
    <w:rsid w:val="00487D13"/>
    <w:rsid w:val="004919CA"/>
    <w:rsid w:val="00494530"/>
    <w:rsid w:val="00497168"/>
    <w:rsid w:val="00497C1F"/>
    <w:rsid w:val="004A06B3"/>
    <w:rsid w:val="004A36E9"/>
    <w:rsid w:val="004A7A16"/>
    <w:rsid w:val="004B73BA"/>
    <w:rsid w:val="004B7FD1"/>
    <w:rsid w:val="004C24BC"/>
    <w:rsid w:val="004C3475"/>
    <w:rsid w:val="004C63FF"/>
    <w:rsid w:val="004D2E03"/>
    <w:rsid w:val="004E3A6D"/>
    <w:rsid w:val="004E40D7"/>
    <w:rsid w:val="004E597C"/>
    <w:rsid w:val="004E654F"/>
    <w:rsid w:val="004F1421"/>
    <w:rsid w:val="004F1CD9"/>
    <w:rsid w:val="004F54CA"/>
    <w:rsid w:val="004F58B8"/>
    <w:rsid w:val="005061DC"/>
    <w:rsid w:val="00507320"/>
    <w:rsid w:val="00515FB7"/>
    <w:rsid w:val="00524906"/>
    <w:rsid w:val="00530BFE"/>
    <w:rsid w:val="005312D3"/>
    <w:rsid w:val="00532805"/>
    <w:rsid w:val="00533CAB"/>
    <w:rsid w:val="0053526C"/>
    <w:rsid w:val="0053789F"/>
    <w:rsid w:val="00543649"/>
    <w:rsid w:val="00544697"/>
    <w:rsid w:val="005448BA"/>
    <w:rsid w:val="00544D5A"/>
    <w:rsid w:val="00551202"/>
    <w:rsid w:val="005525C2"/>
    <w:rsid w:val="00553F7F"/>
    <w:rsid w:val="00564BF5"/>
    <w:rsid w:val="00567255"/>
    <w:rsid w:val="00571043"/>
    <w:rsid w:val="005820B7"/>
    <w:rsid w:val="005843A9"/>
    <w:rsid w:val="00585200"/>
    <w:rsid w:val="00586344"/>
    <w:rsid w:val="0059126D"/>
    <w:rsid w:val="00591F8B"/>
    <w:rsid w:val="005930FE"/>
    <w:rsid w:val="005952B4"/>
    <w:rsid w:val="00597877"/>
    <w:rsid w:val="00597C56"/>
    <w:rsid w:val="00597F85"/>
    <w:rsid w:val="005A6440"/>
    <w:rsid w:val="005B236F"/>
    <w:rsid w:val="005B479C"/>
    <w:rsid w:val="005C0E84"/>
    <w:rsid w:val="005C247E"/>
    <w:rsid w:val="005C24B4"/>
    <w:rsid w:val="005C5232"/>
    <w:rsid w:val="005C66DE"/>
    <w:rsid w:val="005D63CF"/>
    <w:rsid w:val="005E1D78"/>
    <w:rsid w:val="005E1EA1"/>
    <w:rsid w:val="005E5254"/>
    <w:rsid w:val="005E6DB1"/>
    <w:rsid w:val="005F193D"/>
    <w:rsid w:val="006029B7"/>
    <w:rsid w:val="00604078"/>
    <w:rsid w:val="0060727C"/>
    <w:rsid w:val="00607AFD"/>
    <w:rsid w:val="00611F43"/>
    <w:rsid w:val="00612353"/>
    <w:rsid w:val="00613B28"/>
    <w:rsid w:val="0062264F"/>
    <w:rsid w:val="00623F57"/>
    <w:rsid w:val="00632125"/>
    <w:rsid w:val="00635401"/>
    <w:rsid w:val="006354EC"/>
    <w:rsid w:val="00636117"/>
    <w:rsid w:val="00646543"/>
    <w:rsid w:val="006506B1"/>
    <w:rsid w:val="006514A2"/>
    <w:rsid w:val="00652BCC"/>
    <w:rsid w:val="00653BDC"/>
    <w:rsid w:val="006624A7"/>
    <w:rsid w:val="00670600"/>
    <w:rsid w:val="00670767"/>
    <w:rsid w:val="00673F09"/>
    <w:rsid w:val="00676356"/>
    <w:rsid w:val="00682B76"/>
    <w:rsid w:val="00686E18"/>
    <w:rsid w:val="00692816"/>
    <w:rsid w:val="00692F2B"/>
    <w:rsid w:val="00694567"/>
    <w:rsid w:val="00696A98"/>
    <w:rsid w:val="006972D1"/>
    <w:rsid w:val="006A2A27"/>
    <w:rsid w:val="006A646A"/>
    <w:rsid w:val="006A69D4"/>
    <w:rsid w:val="006A7C8A"/>
    <w:rsid w:val="006B11F0"/>
    <w:rsid w:val="006B4140"/>
    <w:rsid w:val="006B43B5"/>
    <w:rsid w:val="006B5868"/>
    <w:rsid w:val="006B5F0A"/>
    <w:rsid w:val="006C6738"/>
    <w:rsid w:val="006D4FA9"/>
    <w:rsid w:val="006D5015"/>
    <w:rsid w:val="006D78CA"/>
    <w:rsid w:val="006D7FB8"/>
    <w:rsid w:val="006E2E0E"/>
    <w:rsid w:val="006E5061"/>
    <w:rsid w:val="006F0176"/>
    <w:rsid w:val="006F16A1"/>
    <w:rsid w:val="00701C3A"/>
    <w:rsid w:val="00704860"/>
    <w:rsid w:val="0070605B"/>
    <w:rsid w:val="00710EDC"/>
    <w:rsid w:val="007124AB"/>
    <w:rsid w:val="00716ED1"/>
    <w:rsid w:val="007206B1"/>
    <w:rsid w:val="007224FC"/>
    <w:rsid w:val="00723AAD"/>
    <w:rsid w:val="00724FCE"/>
    <w:rsid w:val="007323D9"/>
    <w:rsid w:val="007347E9"/>
    <w:rsid w:val="007519BA"/>
    <w:rsid w:val="00754C4B"/>
    <w:rsid w:val="007553BF"/>
    <w:rsid w:val="00757048"/>
    <w:rsid w:val="00763A84"/>
    <w:rsid w:val="007732FD"/>
    <w:rsid w:val="00780A4D"/>
    <w:rsid w:val="007843F1"/>
    <w:rsid w:val="00787AFE"/>
    <w:rsid w:val="00793263"/>
    <w:rsid w:val="007939D7"/>
    <w:rsid w:val="00795848"/>
    <w:rsid w:val="007A1D32"/>
    <w:rsid w:val="007B2E16"/>
    <w:rsid w:val="007B57C5"/>
    <w:rsid w:val="007C15C1"/>
    <w:rsid w:val="007C2C03"/>
    <w:rsid w:val="007C439C"/>
    <w:rsid w:val="007D0209"/>
    <w:rsid w:val="007D0B39"/>
    <w:rsid w:val="007D69FF"/>
    <w:rsid w:val="007E1838"/>
    <w:rsid w:val="007E18CB"/>
    <w:rsid w:val="007E4AF6"/>
    <w:rsid w:val="007F061F"/>
    <w:rsid w:val="007F1457"/>
    <w:rsid w:val="007F7B2E"/>
    <w:rsid w:val="00804B06"/>
    <w:rsid w:val="0081529C"/>
    <w:rsid w:val="0082338B"/>
    <w:rsid w:val="008240B3"/>
    <w:rsid w:val="0082658B"/>
    <w:rsid w:val="00826D83"/>
    <w:rsid w:val="008273D1"/>
    <w:rsid w:val="008336FC"/>
    <w:rsid w:val="00833C88"/>
    <w:rsid w:val="00833ECC"/>
    <w:rsid w:val="008340ED"/>
    <w:rsid w:val="008357C5"/>
    <w:rsid w:val="00836410"/>
    <w:rsid w:val="00836557"/>
    <w:rsid w:val="00837976"/>
    <w:rsid w:val="00841A3C"/>
    <w:rsid w:val="008473AB"/>
    <w:rsid w:val="00847901"/>
    <w:rsid w:val="008509C2"/>
    <w:rsid w:val="008527A4"/>
    <w:rsid w:val="008563E3"/>
    <w:rsid w:val="00864D42"/>
    <w:rsid w:val="00867DDE"/>
    <w:rsid w:val="00886305"/>
    <w:rsid w:val="00887993"/>
    <w:rsid w:val="0089404E"/>
    <w:rsid w:val="008A1C1A"/>
    <w:rsid w:val="008A6C94"/>
    <w:rsid w:val="008B2889"/>
    <w:rsid w:val="008B60E8"/>
    <w:rsid w:val="008B7164"/>
    <w:rsid w:val="008C0DAE"/>
    <w:rsid w:val="008C621E"/>
    <w:rsid w:val="008D0D3D"/>
    <w:rsid w:val="008D5B4C"/>
    <w:rsid w:val="008D66E5"/>
    <w:rsid w:val="008E1AEB"/>
    <w:rsid w:val="008F3191"/>
    <w:rsid w:val="009015F2"/>
    <w:rsid w:val="00904ED1"/>
    <w:rsid w:val="00915E93"/>
    <w:rsid w:val="00916768"/>
    <w:rsid w:val="0092047B"/>
    <w:rsid w:val="0092164F"/>
    <w:rsid w:val="00922B59"/>
    <w:rsid w:val="00922C65"/>
    <w:rsid w:val="009231A9"/>
    <w:rsid w:val="009231BD"/>
    <w:rsid w:val="00923C3C"/>
    <w:rsid w:val="0092609F"/>
    <w:rsid w:val="00930BE5"/>
    <w:rsid w:val="00934812"/>
    <w:rsid w:val="0093740A"/>
    <w:rsid w:val="00945C0B"/>
    <w:rsid w:val="00945DF0"/>
    <w:rsid w:val="009465D6"/>
    <w:rsid w:val="00947127"/>
    <w:rsid w:val="00947F64"/>
    <w:rsid w:val="00952B9D"/>
    <w:rsid w:val="009616A7"/>
    <w:rsid w:val="009624D6"/>
    <w:rsid w:val="009627F6"/>
    <w:rsid w:val="00971D85"/>
    <w:rsid w:val="0097496E"/>
    <w:rsid w:val="00975748"/>
    <w:rsid w:val="00977124"/>
    <w:rsid w:val="009839EB"/>
    <w:rsid w:val="00984E6A"/>
    <w:rsid w:val="009861D4"/>
    <w:rsid w:val="00990A26"/>
    <w:rsid w:val="00997DD8"/>
    <w:rsid w:val="009A43F5"/>
    <w:rsid w:val="009B4612"/>
    <w:rsid w:val="009B78A5"/>
    <w:rsid w:val="009C3DB3"/>
    <w:rsid w:val="009C402D"/>
    <w:rsid w:val="009C703D"/>
    <w:rsid w:val="009D23EB"/>
    <w:rsid w:val="009D5EC2"/>
    <w:rsid w:val="009D5F39"/>
    <w:rsid w:val="009D6992"/>
    <w:rsid w:val="009E2859"/>
    <w:rsid w:val="009E3C80"/>
    <w:rsid w:val="009E7AF5"/>
    <w:rsid w:val="009F1A45"/>
    <w:rsid w:val="009F5B66"/>
    <w:rsid w:val="009F6A97"/>
    <w:rsid w:val="009F7B41"/>
    <w:rsid w:val="00A0291E"/>
    <w:rsid w:val="00A06546"/>
    <w:rsid w:val="00A11FFB"/>
    <w:rsid w:val="00A13C72"/>
    <w:rsid w:val="00A15542"/>
    <w:rsid w:val="00A156D2"/>
    <w:rsid w:val="00A15EC2"/>
    <w:rsid w:val="00A260BB"/>
    <w:rsid w:val="00A30476"/>
    <w:rsid w:val="00A35897"/>
    <w:rsid w:val="00A44E16"/>
    <w:rsid w:val="00A44EC7"/>
    <w:rsid w:val="00A46142"/>
    <w:rsid w:val="00A47564"/>
    <w:rsid w:val="00A477AF"/>
    <w:rsid w:val="00A56D75"/>
    <w:rsid w:val="00A63E7F"/>
    <w:rsid w:val="00A64357"/>
    <w:rsid w:val="00A70DAB"/>
    <w:rsid w:val="00A804C9"/>
    <w:rsid w:val="00A8280F"/>
    <w:rsid w:val="00A82EFA"/>
    <w:rsid w:val="00A857C4"/>
    <w:rsid w:val="00A858E3"/>
    <w:rsid w:val="00A86258"/>
    <w:rsid w:val="00A86E56"/>
    <w:rsid w:val="00A903A2"/>
    <w:rsid w:val="00AA019B"/>
    <w:rsid w:val="00AA1A23"/>
    <w:rsid w:val="00AA1EA1"/>
    <w:rsid w:val="00AA59AE"/>
    <w:rsid w:val="00AA6F58"/>
    <w:rsid w:val="00AB20FB"/>
    <w:rsid w:val="00AB2867"/>
    <w:rsid w:val="00AB3AC5"/>
    <w:rsid w:val="00AB4D39"/>
    <w:rsid w:val="00AC161D"/>
    <w:rsid w:val="00AC5302"/>
    <w:rsid w:val="00AC56E5"/>
    <w:rsid w:val="00AC7226"/>
    <w:rsid w:val="00AD0AFC"/>
    <w:rsid w:val="00AD11A2"/>
    <w:rsid w:val="00AD2A6E"/>
    <w:rsid w:val="00AD3DB8"/>
    <w:rsid w:val="00AD4588"/>
    <w:rsid w:val="00AD5DCF"/>
    <w:rsid w:val="00AD5E15"/>
    <w:rsid w:val="00AE0E37"/>
    <w:rsid w:val="00AE1889"/>
    <w:rsid w:val="00AE1AFA"/>
    <w:rsid w:val="00AE56F0"/>
    <w:rsid w:val="00AE7165"/>
    <w:rsid w:val="00AE7E63"/>
    <w:rsid w:val="00AF3435"/>
    <w:rsid w:val="00B01ADB"/>
    <w:rsid w:val="00B04B56"/>
    <w:rsid w:val="00B05134"/>
    <w:rsid w:val="00B1272C"/>
    <w:rsid w:val="00B13856"/>
    <w:rsid w:val="00B23249"/>
    <w:rsid w:val="00B26E7A"/>
    <w:rsid w:val="00B33C9E"/>
    <w:rsid w:val="00B37894"/>
    <w:rsid w:val="00B41F78"/>
    <w:rsid w:val="00B47725"/>
    <w:rsid w:val="00B50956"/>
    <w:rsid w:val="00B50C39"/>
    <w:rsid w:val="00B52173"/>
    <w:rsid w:val="00B52814"/>
    <w:rsid w:val="00B53DFD"/>
    <w:rsid w:val="00B55E49"/>
    <w:rsid w:val="00B602A3"/>
    <w:rsid w:val="00B654AF"/>
    <w:rsid w:val="00B679C4"/>
    <w:rsid w:val="00B7687F"/>
    <w:rsid w:val="00B822B0"/>
    <w:rsid w:val="00B947C6"/>
    <w:rsid w:val="00B95115"/>
    <w:rsid w:val="00B971F8"/>
    <w:rsid w:val="00BA1535"/>
    <w:rsid w:val="00BA2A15"/>
    <w:rsid w:val="00BA3029"/>
    <w:rsid w:val="00BA4670"/>
    <w:rsid w:val="00BB260D"/>
    <w:rsid w:val="00BB2DA9"/>
    <w:rsid w:val="00BB539B"/>
    <w:rsid w:val="00BC0A13"/>
    <w:rsid w:val="00BC1C38"/>
    <w:rsid w:val="00BC2D06"/>
    <w:rsid w:val="00BC2E11"/>
    <w:rsid w:val="00BC7071"/>
    <w:rsid w:val="00BD2BB2"/>
    <w:rsid w:val="00BD33E1"/>
    <w:rsid w:val="00BD3690"/>
    <w:rsid w:val="00BD472C"/>
    <w:rsid w:val="00BD7E55"/>
    <w:rsid w:val="00BE4CBF"/>
    <w:rsid w:val="00BE4CD9"/>
    <w:rsid w:val="00BE50EC"/>
    <w:rsid w:val="00BE6BF5"/>
    <w:rsid w:val="00BF09F3"/>
    <w:rsid w:val="00BF108D"/>
    <w:rsid w:val="00BF14C5"/>
    <w:rsid w:val="00BF54D6"/>
    <w:rsid w:val="00BF55C7"/>
    <w:rsid w:val="00BF5603"/>
    <w:rsid w:val="00BF62E1"/>
    <w:rsid w:val="00BF6D48"/>
    <w:rsid w:val="00BF7680"/>
    <w:rsid w:val="00C01350"/>
    <w:rsid w:val="00C03563"/>
    <w:rsid w:val="00C075E9"/>
    <w:rsid w:val="00C10D39"/>
    <w:rsid w:val="00C17EDA"/>
    <w:rsid w:val="00C20970"/>
    <w:rsid w:val="00C23807"/>
    <w:rsid w:val="00C3277E"/>
    <w:rsid w:val="00C3312E"/>
    <w:rsid w:val="00C345A2"/>
    <w:rsid w:val="00C3575E"/>
    <w:rsid w:val="00C3577D"/>
    <w:rsid w:val="00C36F1C"/>
    <w:rsid w:val="00C377F2"/>
    <w:rsid w:val="00C43097"/>
    <w:rsid w:val="00C4422E"/>
    <w:rsid w:val="00C55D3A"/>
    <w:rsid w:val="00C56BEA"/>
    <w:rsid w:val="00C57C46"/>
    <w:rsid w:val="00C61344"/>
    <w:rsid w:val="00C61F82"/>
    <w:rsid w:val="00C638CD"/>
    <w:rsid w:val="00C64B7A"/>
    <w:rsid w:val="00C66E70"/>
    <w:rsid w:val="00C7695F"/>
    <w:rsid w:val="00C8250D"/>
    <w:rsid w:val="00C82664"/>
    <w:rsid w:val="00C83ACD"/>
    <w:rsid w:val="00C8540B"/>
    <w:rsid w:val="00C868B0"/>
    <w:rsid w:val="00C900C4"/>
    <w:rsid w:val="00C90A64"/>
    <w:rsid w:val="00C94FBF"/>
    <w:rsid w:val="00C9654D"/>
    <w:rsid w:val="00C96A2D"/>
    <w:rsid w:val="00CA2219"/>
    <w:rsid w:val="00CA5067"/>
    <w:rsid w:val="00CA6378"/>
    <w:rsid w:val="00CA6833"/>
    <w:rsid w:val="00CB2087"/>
    <w:rsid w:val="00CC128D"/>
    <w:rsid w:val="00CC2925"/>
    <w:rsid w:val="00CC4125"/>
    <w:rsid w:val="00CD3C6D"/>
    <w:rsid w:val="00CD69FF"/>
    <w:rsid w:val="00CE70C7"/>
    <w:rsid w:val="00CF17F1"/>
    <w:rsid w:val="00CF287D"/>
    <w:rsid w:val="00CF5756"/>
    <w:rsid w:val="00CF627F"/>
    <w:rsid w:val="00D018D2"/>
    <w:rsid w:val="00D04265"/>
    <w:rsid w:val="00D05044"/>
    <w:rsid w:val="00D06D76"/>
    <w:rsid w:val="00D073BA"/>
    <w:rsid w:val="00D15654"/>
    <w:rsid w:val="00D20B74"/>
    <w:rsid w:val="00D21371"/>
    <w:rsid w:val="00D22861"/>
    <w:rsid w:val="00D22A4E"/>
    <w:rsid w:val="00D343E1"/>
    <w:rsid w:val="00D355C3"/>
    <w:rsid w:val="00D4062B"/>
    <w:rsid w:val="00D40880"/>
    <w:rsid w:val="00D40DD1"/>
    <w:rsid w:val="00D41565"/>
    <w:rsid w:val="00D4195E"/>
    <w:rsid w:val="00D4301C"/>
    <w:rsid w:val="00D44DA3"/>
    <w:rsid w:val="00D468F4"/>
    <w:rsid w:val="00D5194D"/>
    <w:rsid w:val="00D52DFE"/>
    <w:rsid w:val="00D56364"/>
    <w:rsid w:val="00D5687C"/>
    <w:rsid w:val="00D577D5"/>
    <w:rsid w:val="00D628AC"/>
    <w:rsid w:val="00D67A8E"/>
    <w:rsid w:val="00D72CA0"/>
    <w:rsid w:val="00D735F3"/>
    <w:rsid w:val="00D742C1"/>
    <w:rsid w:val="00D75F8E"/>
    <w:rsid w:val="00D83940"/>
    <w:rsid w:val="00D84268"/>
    <w:rsid w:val="00D85E01"/>
    <w:rsid w:val="00D9413A"/>
    <w:rsid w:val="00D9649D"/>
    <w:rsid w:val="00DA0E7B"/>
    <w:rsid w:val="00DB0F87"/>
    <w:rsid w:val="00DB59BE"/>
    <w:rsid w:val="00DB659A"/>
    <w:rsid w:val="00DC5965"/>
    <w:rsid w:val="00DC5E8A"/>
    <w:rsid w:val="00DC6B68"/>
    <w:rsid w:val="00DD1B84"/>
    <w:rsid w:val="00DD54DF"/>
    <w:rsid w:val="00DD6F46"/>
    <w:rsid w:val="00DE2B1B"/>
    <w:rsid w:val="00DE580A"/>
    <w:rsid w:val="00DF4902"/>
    <w:rsid w:val="00DF4A32"/>
    <w:rsid w:val="00DF56A1"/>
    <w:rsid w:val="00DF5B7A"/>
    <w:rsid w:val="00DF6B00"/>
    <w:rsid w:val="00DF71D4"/>
    <w:rsid w:val="00E0199C"/>
    <w:rsid w:val="00E01BA5"/>
    <w:rsid w:val="00E01CB5"/>
    <w:rsid w:val="00E03942"/>
    <w:rsid w:val="00E11F75"/>
    <w:rsid w:val="00E13299"/>
    <w:rsid w:val="00E15B89"/>
    <w:rsid w:val="00E218CC"/>
    <w:rsid w:val="00E23F3D"/>
    <w:rsid w:val="00E24926"/>
    <w:rsid w:val="00E27B0C"/>
    <w:rsid w:val="00E331F6"/>
    <w:rsid w:val="00E33440"/>
    <w:rsid w:val="00E3403C"/>
    <w:rsid w:val="00E36657"/>
    <w:rsid w:val="00E375D3"/>
    <w:rsid w:val="00E42602"/>
    <w:rsid w:val="00E432E4"/>
    <w:rsid w:val="00E4340B"/>
    <w:rsid w:val="00E54908"/>
    <w:rsid w:val="00E56309"/>
    <w:rsid w:val="00E56931"/>
    <w:rsid w:val="00E61A6D"/>
    <w:rsid w:val="00E67722"/>
    <w:rsid w:val="00E75499"/>
    <w:rsid w:val="00E754D8"/>
    <w:rsid w:val="00E86E9F"/>
    <w:rsid w:val="00E91574"/>
    <w:rsid w:val="00E97A74"/>
    <w:rsid w:val="00EA5B2D"/>
    <w:rsid w:val="00EB096D"/>
    <w:rsid w:val="00EB114D"/>
    <w:rsid w:val="00EB63E7"/>
    <w:rsid w:val="00EC0FE5"/>
    <w:rsid w:val="00ED5D4C"/>
    <w:rsid w:val="00ED697F"/>
    <w:rsid w:val="00EE4349"/>
    <w:rsid w:val="00EE6626"/>
    <w:rsid w:val="00EF30CA"/>
    <w:rsid w:val="00F0141A"/>
    <w:rsid w:val="00F02E2A"/>
    <w:rsid w:val="00F03D95"/>
    <w:rsid w:val="00F047A5"/>
    <w:rsid w:val="00F065AC"/>
    <w:rsid w:val="00F07FF7"/>
    <w:rsid w:val="00F10517"/>
    <w:rsid w:val="00F1399E"/>
    <w:rsid w:val="00F13D21"/>
    <w:rsid w:val="00F26257"/>
    <w:rsid w:val="00F26576"/>
    <w:rsid w:val="00F26E81"/>
    <w:rsid w:val="00F308CA"/>
    <w:rsid w:val="00F31413"/>
    <w:rsid w:val="00F34607"/>
    <w:rsid w:val="00F40AF3"/>
    <w:rsid w:val="00F43D36"/>
    <w:rsid w:val="00F46224"/>
    <w:rsid w:val="00F503F5"/>
    <w:rsid w:val="00F5193B"/>
    <w:rsid w:val="00F607D8"/>
    <w:rsid w:val="00F60A88"/>
    <w:rsid w:val="00F623EB"/>
    <w:rsid w:val="00F651A7"/>
    <w:rsid w:val="00F74393"/>
    <w:rsid w:val="00F76240"/>
    <w:rsid w:val="00F823B8"/>
    <w:rsid w:val="00F84DE9"/>
    <w:rsid w:val="00F87185"/>
    <w:rsid w:val="00F87690"/>
    <w:rsid w:val="00F95146"/>
    <w:rsid w:val="00FA1B5E"/>
    <w:rsid w:val="00FA1F5F"/>
    <w:rsid w:val="00FA69ED"/>
    <w:rsid w:val="00FB19DA"/>
    <w:rsid w:val="00FB42B6"/>
    <w:rsid w:val="00FC3A42"/>
    <w:rsid w:val="00FC5022"/>
    <w:rsid w:val="00FD07F7"/>
    <w:rsid w:val="00FD2EEF"/>
    <w:rsid w:val="00FD3A28"/>
    <w:rsid w:val="01095C36"/>
    <w:rsid w:val="02357805"/>
    <w:rsid w:val="02401D0E"/>
    <w:rsid w:val="035911EB"/>
    <w:rsid w:val="051F5B02"/>
    <w:rsid w:val="08E71067"/>
    <w:rsid w:val="0AFE01D3"/>
    <w:rsid w:val="0B436EFB"/>
    <w:rsid w:val="0BC40174"/>
    <w:rsid w:val="0C160D89"/>
    <w:rsid w:val="0D4D436F"/>
    <w:rsid w:val="0DF90450"/>
    <w:rsid w:val="0EA75E1C"/>
    <w:rsid w:val="0FF532A6"/>
    <w:rsid w:val="119266A4"/>
    <w:rsid w:val="132E63D2"/>
    <w:rsid w:val="13CD7548"/>
    <w:rsid w:val="14487226"/>
    <w:rsid w:val="16A53308"/>
    <w:rsid w:val="177A26C2"/>
    <w:rsid w:val="177F42B3"/>
    <w:rsid w:val="19640B79"/>
    <w:rsid w:val="1CFE3A80"/>
    <w:rsid w:val="24585635"/>
    <w:rsid w:val="263B656B"/>
    <w:rsid w:val="27116519"/>
    <w:rsid w:val="27152DAF"/>
    <w:rsid w:val="29AD0848"/>
    <w:rsid w:val="29E03279"/>
    <w:rsid w:val="2D520925"/>
    <w:rsid w:val="2EB26058"/>
    <w:rsid w:val="34521181"/>
    <w:rsid w:val="35917C52"/>
    <w:rsid w:val="36CC6E10"/>
    <w:rsid w:val="373B3779"/>
    <w:rsid w:val="38491F00"/>
    <w:rsid w:val="3A640B92"/>
    <w:rsid w:val="3E4859BA"/>
    <w:rsid w:val="432A3AE6"/>
    <w:rsid w:val="4B416EF4"/>
    <w:rsid w:val="4C256B53"/>
    <w:rsid w:val="4DAC4937"/>
    <w:rsid w:val="50774C61"/>
    <w:rsid w:val="509E7014"/>
    <w:rsid w:val="50E2355B"/>
    <w:rsid w:val="52A80794"/>
    <w:rsid w:val="554236DD"/>
    <w:rsid w:val="5596019A"/>
    <w:rsid w:val="57F03EF0"/>
    <w:rsid w:val="58587859"/>
    <w:rsid w:val="591A621D"/>
    <w:rsid w:val="59692E0A"/>
    <w:rsid w:val="5A6F58EC"/>
    <w:rsid w:val="5BB86C96"/>
    <w:rsid w:val="5BED1F51"/>
    <w:rsid w:val="5C302190"/>
    <w:rsid w:val="5DC210E2"/>
    <w:rsid w:val="5E802904"/>
    <w:rsid w:val="60B046F8"/>
    <w:rsid w:val="6147151A"/>
    <w:rsid w:val="615A2F65"/>
    <w:rsid w:val="61A7127F"/>
    <w:rsid w:val="628D7AA7"/>
    <w:rsid w:val="634A28E2"/>
    <w:rsid w:val="68256C2A"/>
    <w:rsid w:val="6BE86006"/>
    <w:rsid w:val="6D767EE4"/>
    <w:rsid w:val="6E5260AF"/>
    <w:rsid w:val="6E78094E"/>
    <w:rsid w:val="6EDA7CFB"/>
    <w:rsid w:val="6EF51928"/>
    <w:rsid w:val="70B41DDD"/>
    <w:rsid w:val="70DA4C99"/>
    <w:rsid w:val="72DF0403"/>
    <w:rsid w:val="747547C7"/>
    <w:rsid w:val="75922B5F"/>
    <w:rsid w:val="75CF6B36"/>
    <w:rsid w:val="77CA5E11"/>
    <w:rsid w:val="7A0E248E"/>
    <w:rsid w:val="7A8B00D8"/>
    <w:rsid w:val="7B546FE4"/>
    <w:rsid w:val="7BFC68A6"/>
    <w:rsid w:val="7E3F3C07"/>
    <w:rsid w:val="7E6B553A"/>
    <w:rsid w:val="7E8344D9"/>
    <w:rsid w:val="7EB11BBF"/>
    <w:rsid w:val="7FFD14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C1A998"/>
  <w15:chartTrackingRefBased/>
  <w15:docId w15:val="{8AE4DFE8-7EBA-4CB3-9323-E8B9020B7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宋体"/>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5115"/>
    <w:pPr>
      <w:spacing w:after="36" w:line="259" w:lineRule="auto"/>
      <w:ind w:left="10" w:hanging="10"/>
    </w:pPr>
    <w:rPr>
      <w:rFonts w:ascii="Times New Roman" w:eastAsia="Times New Roman" w:hAnsi="Times New Roman" w:cs="Times New Roman"/>
      <w:color w:val="000000"/>
      <w:kern w:val="2"/>
      <w:sz w:val="21"/>
      <w:szCs w:val="22"/>
    </w:rPr>
  </w:style>
  <w:style w:type="paragraph" w:styleId="1">
    <w:name w:val="heading 1"/>
    <w:next w:val="a"/>
    <w:link w:val="1Char"/>
    <w:uiPriority w:val="9"/>
    <w:qFormat/>
    <w:pPr>
      <w:keepNext/>
      <w:keepLines/>
      <w:spacing w:line="480" w:lineRule="auto"/>
      <w:ind w:left="11" w:right="198" w:hanging="11"/>
      <w:outlineLvl w:val="0"/>
    </w:pPr>
    <w:rPr>
      <w:rFonts w:ascii="宋体" w:hAnsi="宋体"/>
      <w:b/>
      <w:color w:val="000000"/>
      <w:kern w:val="2"/>
      <w:sz w:val="44"/>
      <w:szCs w:val="22"/>
    </w:rPr>
  </w:style>
  <w:style w:type="paragraph" w:styleId="2">
    <w:name w:val="heading 2"/>
    <w:next w:val="a"/>
    <w:link w:val="2Char"/>
    <w:uiPriority w:val="9"/>
    <w:qFormat/>
    <w:pPr>
      <w:keepNext/>
      <w:keepLines/>
      <w:spacing w:after="323" w:line="360" w:lineRule="auto"/>
      <w:outlineLvl w:val="1"/>
    </w:pPr>
    <w:rPr>
      <w:rFonts w:ascii="宋体" w:hAnsi="宋体"/>
      <w:b/>
      <w:color w:val="000000"/>
      <w:kern w:val="2"/>
      <w:sz w:val="32"/>
      <w:szCs w:val="22"/>
    </w:rPr>
  </w:style>
  <w:style w:type="paragraph" w:styleId="3">
    <w:name w:val="heading 3"/>
    <w:next w:val="a"/>
    <w:link w:val="3Char"/>
    <w:uiPriority w:val="9"/>
    <w:qFormat/>
    <w:pPr>
      <w:keepNext/>
      <w:keepLines/>
      <w:spacing w:after="5" w:line="360" w:lineRule="auto"/>
      <w:outlineLvl w:val="2"/>
    </w:pPr>
    <w:rPr>
      <w:rFonts w:ascii="宋体" w:hAnsi="宋体"/>
      <w:color w:val="000000"/>
      <w:kern w:val="2"/>
      <w:sz w:val="32"/>
      <w:szCs w:val="22"/>
    </w:rPr>
  </w:style>
  <w:style w:type="paragraph" w:styleId="4">
    <w:name w:val="heading 4"/>
    <w:next w:val="a"/>
    <w:link w:val="4Char"/>
    <w:uiPriority w:val="9"/>
    <w:qFormat/>
    <w:pPr>
      <w:keepNext/>
      <w:keepLines/>
      <w:spacing w:after="5" w:line="259" w:lineRule="auto"/>
      <w:ind w:left="10" w:hanging="10"/>
      <w:outlineLvl w:val="3"/>
    </w:pPr>
    <w:rPr>
      <w:rFonts w:ascii="宋体" w:hAnsi="宋体"/>
      <w:b/>
      <w:color w:val="000000"/>
      <w:kern w:val="2"/>
      <w:sz w:val="32"/>
      <w:szCs w:val="22"/>
    </w:rPr>
  </w:style>
  <w:style w:type="paragraph" w:styleId="5">
    <w:name w:val="heading 5"/>
    <w:next w:val="a"/>
    <w:link w:val="5Char"/>
    <w:uiPriority w:val="9"/>
    <w:qFormat/>
    <w:pPr>
      <w:keepNext/>
      <w:keepLines/>
      <w:spacing w:after="5" w:line="259" w:lineRule="auto"/>
      <w:ind w:left="10" w:hanging="10"/>
      <w:outlineLvl w:val="4"/>
    </w:pPr>
    <w:rPr>
      <w:rFonts w:ascii="宋体" w:hAnsi="宋体"/>
      <w:color w:val="000000"/>
      <w:kern w:val="2"/>
      <w:sz w:val="32"/>
      <w:szCs w:val="22"/>
    </w:rPr>
  </w:style>
  <w:style w:type="paragraph" w:styleId="6">
    <w:name w:val="heading 6"/>
    <w:next w:val="a"/>
    <w:link w:val="6Char"/>
    <w:uiPriority w:val="9"/>
    <w:qFormat/>
    <w:pPr>
      <w:keepNext/>
      <w:keepLines/>
      <w:spacing w:after="34" w:line="259" w:lineRule="auto"/>
      <w:ind w:left="10" w:hanging="10"/>
      <w:outlineLvl w:val="5"/>
    </w:pPr>
    <w:rPr>
      <w:rFonts w:eastAsia="Calibri" w:cs="Calibri"/>
      <w:b/>
      <w:color w:val="000000"/>
      <w:kern w:val="2"/>
      <w:sz w:val="30"/>
      <w:szCs w:val="22"/>
    </w:rPr>
  </w:style>
  <w:style w:type="paragraph" w:styleId="7">
    <w:name w:val="heading 7"/>
    <w:next w:val="a"/>
    <w:link w:val="7Char"/>
    <w:uiPriority w:val="9"/>
    <w:qFormat/>
    <w:pPr>
      <w:keepNext/>
      <w:keepLines/>
      <w:spacing w:after="37" w:line="259" w:lineRule="auto"/>
      <w:ind w:left="10" w:hanging="10"/>
      <w:outlineLvl w:val="6"/>
    </w:pPr>
    <w:rPr>
      <w:rFonts w:ascii="宋体" w:hAnsi="宋体"/>
      <w:color w:val="000000"/>
      <w:kern w:val="2"/>
      <w:sz w:val="30"/>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link w:val="2"/>
    <w:uiPriority w:val="9"/>
    <w:qFormat/>
    <w:rPr>
      <w:rFonts w:ascii="宋体" w:eastAsia="宋体" w:hAnsi="宋体"/>
      <w:b/>
      <w:color w:val="000000"/>
      <w:kern w:val="2"/>
      <w:sz w:val="32"/>
      <w:szCs w:val="22"/>
    </w:rPr>
  </w:style>
  <w:style w:type="character" w:customStyle="1" w:styleId="10">
    <w:name w:val="未处理的提及1"/>
    <w:uiPriority w:val="99"/>
    <w:unhideWhenUsed/>
    <w:rPr>
      <w:color w:val="605E5C"/>
      <w:shd w:val="clear" w:color="auto" w:fill="E1DFDD"/>
    </w:rPr>
  </w:style>
  <w:style w:type="character" w:customStyle="1" w:styleId="4Char">
    <w:name w:val="标题 4 Char"/>
    <w:link w:val="4"/>
    <w:uiPriority w:val="9"/>
    <w:qFormat/>
    <w:rPr>
      <w:rFonts w:ascii="宋体" w:eastAsia="宋体" w:hAnsi="宋体"/>
      <w:b/>
      <w:color w:val="000000"/>
      <w:kern w:val="2"/>
      <w:sz w:val="32"/>
      <w:szCs w:val="22"/>
    </w:rPr>
  </w:style>
  <w:style w:type="character" w:styleId="a3">
    <w:name w:val="FollowedHyperlink"/>
    <w:uiPriority w:val="99"/>
    <w:unhideWhenUsed/>
    <w:rPr>
      <w:color w:val="954F72"/>
      <w:u w:val="single"/>
    </w:rPr>
  </w:style>
  <w:style w:type="character" w:customStyle="1" w:styleId="Char">
    <w:name w:val="批注框文本 Char"/>
    <w:link w:val="a4"/>
    <w:uiPriority w:val="99"/>
    <w:semiHidden/>
    <w:rPr>
      <w:rFonts w:ascii="Times New Roman" w:eastAsia="Times New Roman" w:hAnsi="Times New Roman" w:cs="Times New Roman"/>
      <w:color w:val="000000"/>
      <w:kern w:val="2"/>
      <w:sz w:val="18"/>
      <w:szCs w:val="18"/>
    </w:rPr>
  </w:style>
  <w:style w:type="character" w:customStyle="1" w:styleId="6Char">
    <w:name w:val="标题 6 Char"/>
    <w:link w:val="6"/>
    <w:qFormat/>
    <w:rPr>
      <w:rFonts w:ascii="Calibri" w:eastAsia="Calibri" w:hAnsi="Calibri" w:cs="Calibri"/>
      <w:b/>
      <w:color w:val="000000"/>
      <w:sz w:val="30"/>
    </w:rPr>
  </w:style>
  <w:style w:type="character" w:styleId="a5">
    <w:name w:val="Hyperlink"/>
    <w:uiPriority w:val="99"/>
    <w:unhideWhenUsed/>
    <w:qFormat/>
    <w:rPr>
      <w:color w:val="0563C1"/>
      <w:u w:val="single"/>
    </w:rPr>
  </w:style>
  <w:style w:type="character" w:customStyle="1" w:styleId="Char0">
    <w:name w:val="页眉 Char"/>
    <w:link w:val="a6"/>
    <w:uiPriority w:val="99"/>
    <w:rPr>
      <w:rFonts w:ascii="Times New Roman" w:eastAsia="Times New Roman" w:hAnsi="Times New Roman" w:cs="Times New Roman"/>
      <w:color w:val="000000"/>
      <w:kern w:val="2"/>
      <w:sz w:val="18"/>
      <w:szCs w:val="18"/>
    </w:rPr>
  </w:style>
  <w:style w:type="character" w:customStyle="1" w:styleId="7Char">
    <w:name w:val="标题 7 Char"/>
    <w:link w:val="7"/>
    <w:qFormat/>
    <w:rPr>
      <w:rFonts w:ascii="宋体" w:eastAsia="宋体" w:hAnsi="宋体" w:cs="宋体"/>
      <w:color w:val="000000"/>
      <w:sz w:val="30"/>
    </w:rPr>
  </w:style>
  <w:style w:type="character" w:customStyle="1" w:styleId="Char1">
    <w:name w:val="页脚 Char"/>
    <w:link w:val="a7"/>
    <w:uiPriority w:val="99"/>
    <w:rPr>
      <w:rFonts w:ascii="Times New Roman" w:eastAsia="Times New Roman" w:hAnsi="Times New Roman" w:cs="Times New Roman"/>
      <w:color w:val="000000"/>
      <w:kern w:val="2"/>
      <w:sz w:val="18"/>
      <w:szCs w:val="18"/>
    </w:rPr>
  </w:style>
  <w:style w:type="character" w:customStyle="1" w:styleId="1Char">
    <w:name w:val="标题 1 Char"/>
    <w:link w:val="1"/>
    <w:uiPriority w:val="9"/>
    <w:qFormat/>
    <w:rPr>
      <w:rFonts w:ascii="宋体" w:eastAsia="宋体" w:hAnsi="宋体"/>
      <w:b/>
      <w:color w:val="000000"/>
      <w:kern w:val="2"/>
      <w:sz w:val="44"/>
      <w:szCs w:val="22"/>
    </w:rPr>
  </w:style>
  <w:style w:type="character" w:customStyle="1" w:styleId="5Char">
    <w:name w:val="标题 5 Char"/>
    <w:link w:val="5"/>
    <w:qFormat/>
    <w:rPr>
      <w:rFonts w:ascii="宋体" w:eastAsia="宋体" w:hAnsi="宋体" w:cs="宋体"/>
      <w:color w:val="000000"/>
      <w:sz w:val="32"/>
    </w:rPr>
  </w:style>
  <w:style w:type="character" w:customStyle="1" w:styleId="3Char">
    <w:name w:val="标题 3 Char"/>
    <w:link w:val="3"/>
    <w:uiPriority w:val="9"/>
    <w:qFormat/>
    <w:rPr>
      <w:rFonts w:ascii="宋体" w:eastAsia="宋体" w:hAnsi="宋体"/>
      <w:color w:val="000000"/>
      <w:kern w:val="2"/>
      <w:sz w:val="32"/>
      <w:szCs w:val="22"/>
    </w:rPr>
  </w:style>
  <w:style w:type="paragraph" w:styleId="a7">
    <w:name w:val="footer"/>
    <w:basedOn w:val="a"/>
    <w:link w:val="Char1"/>
    <w:uiPriority w:val="99"/>
    <w:unhideWhenUsed/>
    <w:pPr>
      <w:tabs>
        <w:tab w:val="center" w:pos="4153"/>
        <w:tab w:val="right" w:pos="8306"/>
      </w:tabs>
      <w:snapToGrid w:val="0"/>
      <w:spacing w:line="240" w:lineRule="auto"/>
    </w:pPr>
    <w:rPr>
      <w:sz w:val="18"/>
      <w:szCs w:val="18"/>
    </w:rPr>
  </w:style>
  <w:style w:type="paragraph" w:customStyle="1" w:styleId="31">
    <w:name w:val="目录 31"/>
    <w:basedOn w:val="a"/>
    <w:next w:val="a"/>
    <w:uiPriority w:val="39"/>
    <w:unhideWhenUsed/>
    <w:pPr>
      <w:tabs>
        <w:tab w:val="left" w:pos="1260"/>
        <w:tab w:val="right" w:leader="dot" w:pos="8493"/>
      </w:tabs>
      <w:spacing w:after="100"/>
      <w:ind w:left="440" w:firstLine="0"/>
    </w:pPr>
    <w:rPr>
      <w:rFonts w:ascii="宋体" w:eastAsia="宋体" w:hAnsi="宋体"/>
      <w:color w:val="auto"/>
      <w:kern w:val="0"/>
      <w:sz w:val="22"/>
    </w:rPr>
  </w:style>
  <w:style w:type="paragraph" w:styleId="a6">
    <w:name w:val="header"/>
    <w:basedOn w:val="a"/>
    <w:link w:val="Char0"/>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paragraph" w:customStyle="1" w:styleId="21">
    <w:name w:val="目录 21"/>
    <w:basedOn w:val="a"/>
    <w:next w:val="a"/>
    <w:uiPriority w:val="39"/>
    <w:unhideWhenUsed/>
    <w:pPr>
      <w:spacing w:after="100"/>
      <w:ind w:left="220" w:firstLine="0"/>
    </w:pPr>
    <w:rPr>
      <w:rFonts w:ascii="Calibri" w:eastAsia="宋体" w:hAnsi="Calibri"/>
      <w:color w:val="auto"/>
      <w:kern w:val="0"/>
      <w:sz w:val="22"/>
    </w:rPr>
  </w:style>
  <w:style w:type="paragraph" w:styleId="a4">
    <w:name w:val="Balloon Text"/>
    <w:basedOn w:val="a"/>
    <w:link w:val="Char"/>
    <w:uiPriority w:val="99"/>
    <w:unhideWhenUsed/>
    <w:pPr>
      <w:spacing w:after="0" w:line="240" w:lineRule="auto"/>
    </w:pPr>
    <w:rPr>
      <w:sz w:val="18"/>
      <w:szCs w:val="18"/>
    </w:rPr>
  </w:style>
  <w:style w:type="paragraph" w:customStyle="1" w:styleId="41">
    <w:name w:val="目录 41"/>
    <w:basedOn w:val="a"/>
    <w:next w:val="a"/>
    <w:uiPriority w:val="39"/>
    <w:unhideWhenUsed/>
    <w:pPr>
      <w:ind w:leftChars="600" w:left="1260"/>
    </w:pPr>
  </w:style>
  <w:style w:type="paragraph" w:customStyle="1" w:styleId="11">
    <w:name w:val="目录 11"/>
    <w:basedOn w:val="a"/>
    <w:next w:val="a"/>
    <w:uiPriority w:val="39"/>
    <w:unhideWhenUsed/>
    <w:pPr>
      <w:spacing w:after="100"/>
      <w:ind w:left="0" w:firstLine="0"/>
    </w:pPr>
    <w:rPr>
      <w:rFonts w:ascii="Calibri" w:eastAsia="宋体" w:hAnsi="Calibri"/>
      <w:color w:val="auto"/>
      <w:kern w:val="0"/>
      <w:sz w:val="22"/>
    </w:rPr>
  </w:style>
  <w:style w:type="paragraph" w:customStyle="1" w:styleId="12">
    <w:name w:val="列出段落1"/>
    <w:basedOn w:val="a"/>
    <w:uiPriority w:val="99"/>
    <w:qFormat/>
    <w:pPr>
      <w:ind w:firstLineChars="200" w:firstLine="420"/>
    </w:pPr>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TableParagraph">
    <w:name w:val="Table Paragraph"/>
    <w:basedOn w:val="a"/>
    <w:uiPriority w:val="1"/>
    <w:qFormat/>
    <w:pPr>
      <w:jc w:val="center"/>
    </w:pPr>
  </w:style>
  <w:style w:type="paragraph" w:customStyle="1" w:styleId="WPSOffice1">
    <w:name w:val="WPSOffice手动目录 1"/>
  </w:style>
  <w:style w:type="paragraph" w:customStyle="1" w:styleId="TOC1">
    <w:name w:val="TOC 标题1"/>
    <w:basedOn w:val="1"/>
    <w:next w:val="a"/>
    <w:uiPriority w:val="39"/>
    <w:unhideWhenUsed/>
    <w:qFormat/>
    <w:pPr>
      <w:spacing w:before="240"/>
      <w:ind w:left="0" w:right="0" w:firstLine="0"/>
      <w:outlineLvl w:val="9"/>
    </w:pPr>
    <w:rPr>
      <w:rFonts w:ascii="Calibri Light" w:hAnsi="Calibri Light" w:cs="Times New Roman"/>
      <w:color w:val="2E75B5"/>
      <w:kern w:val="0"/>
      <w:sz w:val="32"/>
      <w:szCs w:val="32"/>
    </w:rPr>
  </w:style>
  <w:style w:type="paragraph" w:customStyle="1" w:styleId="a8">
    <w:name w:val="默认"/>
    <w:rPr>
      <w:rFonts w:ascii="Arial Unicode MS" w:eastAsia="Helvetica" w:hAnsi="Arial Unicode MS" w:cs="Arial Unicode MS"/>
      <w:color w:val="000000"/>
      <w:sz w:val="22"/>
      <w:szCs w:val="22"/>
      <w:lang w:val="zh-CN"/>
    </w:rPr>
  </w:style>
  <w:style w:type="table" w:customStyle="1" w:styleId="TableGrid">
    <w:name w:val="TableGrid"/>
    <w:qFormat/>
    <w:tblPr>
      <w:tblCellMar>
        <w:top w:w="0" w:type="dxa"/>
        <w:left w:w="0" w:type="dxa"/>
        <w:bottom w:w="0" w:type="dxa"/>
        <w:right w:w="0" w:type="dxa"/>
      </w:tblCellMar>
    </w:tblPr>
  </w:style>
  <w:style w:type="table" w:styleId="a9">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
    <w:name w:val="网格表 4 - 着色 51"/>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one" w:sz="0" w:space="0" w:color="auto"/>
          <w:tr2bl w:val="none" w:sz="0" w:space="0" w:color="auto"/>
        </w:tcBorders>
        <w:shd w:val="clear" w:color="auto" w:fill="4472C4"/>
      </w:tcPr>
    </w:tblStylePr>
    <w:tblStylePr w:type="lastRow">
      <w:rPr>
        <w:b/>
        <w:bCs/>
      </w:rPr>
      <w:tblPr/>
      <w:tcPr>
        <w:tcBorders>
          <w:top w:val="double" w:sz="4" w:space="0" w:color="4472C4"/>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Normal1">
    <w:name w:val="Table Normal1"/>
    <w:uiPriority w:val="2"/>
    <w:unhideWhenUsed/>
    <w:qFormat/>
    <w:pPr>
      <w:autoSpaceDE w:val="0"/>
      <w:autoSpaceDN w:val="0"/>
    </w:pPr>
    <w:rPr>
      <w:rFonts w:cs="Times New Roman"/>
      <w:sz w:val="22"/>
      <w:lang w:eastAsia="en-US"/>
    </w:rPr>
    <w:tblPr>
      <w:tblCellMar>
        <w:top w:w="0" w:type="dxa"/>
        <w:left w:w="0" w:type="dxa"/>
        <w:bottom w:w="0" w:type="dxa"/>
        <w:right w:w="0" w:type="dxa"/>
      </w:tblCellMar>
    </w:tblPr>
  </w:style>
  <w:style w:type="table" w:customStyle="1" w:styleId="TableNormal">
    <w:name w:val="Table Normal"/>
    <w:uiPriority w:val="2"/>
    <w:unhideWhenUsed/>
    <w:qFormat/>
    <w:pPr>
      <w:autoSpaceDE w:val="0"/>
      <w:autoSpaceDN w:val="0"/>
    </w:pPr>
    <w:rPr>
      <w:rFonts w:cs="Times New Roman"/>
      <w:sz w:val="22"/>
      <w:lang w:eastAsia="en-US"/>
    </w:rPr>
    <w:tblPr>
      <w:tblCellMar>
        <w:top w:w="0" w:type="dxa"/>
        <w:left w:w="0" w:type="dxa"/>
        <w:bottom w:w="0" w:type="dxa"/>
        <w:right w:w="0" w:type="dxa"/>
      </w:tblCellMar>
    </w:tblPr>
  </w:style>
  <w:style w:type="character" w:customStyle="1" w:styleId="UnresolvedMention">
    <w:name w:val="Unresolved Mention"/>
    <w:uiPriority w:val="99"/>
    <w:semiHidden/>
    <w:unhideWhenUsed/>
    <w:rsid w:val="00A8280F"/>
    <w:rPr>
      <w:color w:val="605E5C"/>
      <w:shd w:val="clear" w:color="auto" w:fill="E1DFDD"/>
    </w:rPr>
  </w:style>
  <w:style w:type="paragraph" w:styleId="aa">
    <w:name w:val="Revision"/>
    <w:hidden/>
    <w:uiPriority w:val="99"/>
    <w:unhideWhenUsed/>
    <w:rsid w:val="009B4612"/>
    <w:rPr>
      <w:rFonts w:ascii="Times New Roman" w:eastAsia="Times New Roman" w:hAnsi="Times New Roman" w:cs="Times New Roman"/>
      <w:color w:val="000000"/>
      <w:kern w:val="2"/>
      <w:sz w:val="21"/>
      <w:szCs w:val="22"/>
    </w:rPr>
  </w:style>
  <w:style w:type="paragraph" w:styleId="13">
    <w:name w:val="toc 1"/>
    <w:basedOn w:val="a"/>
    <w:next w:val="a"/>
    <w:autoRedefine/>
    <w:uiPriority w:val="39"/>
    <w:unhideWhenUsed/>
    <w:rsid w:val="00C3575E"/>
    <w:pPr>
      <w:tabs>
        <w:tab w:val="left" w:pos="850"/>
        <w:tab w:val="right" w:leader="dot" w:pos="8493"/>
      </w:tabs>
      <w:ind w:left="0"/>
    </w:pPr>
  </w:style>
  <w:style w:type="paragraph" w:styleId="30">
    <w:name w:val="toc 3"/>
    <w:basedOn w:val="a"/>
    <w:next w:val="a"/>
    <w:autoRedefine/>
    <w:uiPriority w:val="39"/>
    <w:unhideWhenUsed/>
    <w:rsid w:val="00971D85"/>
    <w:pPr>
      <w:tabs>
        <w:tab w:val="left" w:pos="1680"/>
        <w:tab w:val="right" w:leader="dot" w:pos="8493"/>
      </w:tabs>
      <w:ind w:leftChars="400" w:left="850"/>
    </w:pPr>
  </w:style>
  <w:style w:type="paragraph" w:styleId="20">
    <w:name w:val="toc 2"/>
    <w:basedOn w:val="a"/>
    <w:next w:val="a"/>
    <w:autoRedefine/>
    <w:uiPriority w:val="39"/>
    <w:unhideWhenUsed/>
    <w:rsid w:val="00CB2087"/>
    <w:pPr>
      <w:ind w:leftChars="200" w:left="420"/>
    </w:pPr>
  </w:style>
  <w:style w:type="paragraph" w:styleId="ab">
    <w:name w:val="Date"/>
    <w:basedOn w:val="a"/>
    <w:next w:val="a"/>
    <w:link w:val="Char2"/>
    <w:uiPriority w:val="99"/>
    <w:semiHidden/>
    <w:unhideWhenUsed/>
    <w:rsid w:val="00257307"/>
    <w:pPr>
      <w:ind w:leftChars="2500" w:left="100"/>
    </w:pPr>
  </w:style>
  <w:style w:type="character" w:customStyle="1" w:styleId="Char2">
    <w:name w:val="日期 Char"/>
    <w:basedOn w:val="a0"/>
    <w:link w:val="ab"/>
    <w:uiPriority w:val="99"/>
    <w:semiHidden/>
    <w:rsid w:val="00257307"/>
    <w:rPr>
      <w:rFonts w:ascii="Times New Roman" w:eastAsia="Times New Roman" w:hAnsi="Times New Roman" w:cs="Times New Roman"/>
      <w:color w:val="000000"/>
      <w:kern w:val="2"/>
      <w:sz w:val="21"/>
      <w:szCs w:val="22"/>
    </w:rPr>
  </w:style>
  <w:style w:type="paragraph" w:styleId="ac">
    <w:name w:val="List Paragraph"/>
    <w:basedOn w:val="a"/>
    <w:uiPriority w:val="99"/>
    <w:qFormat/>
    <w:rsid w:val="00331317"/>
    <w:pPr>
      <w:ind w:firstLineChars="200" w:firstLine="420"/>
    </w:pPr>
  </w:style>
  <w:style w:type="character" w:styleId="ad">
    <w:name w:val="annotation reference"/>
    <w:basedOn w:val="a0"/>
    <w:uiPriority w:val="99"/>
    <w:semiHidden/>
    <w:unhideWhenUsed/>
    <w:rsid w:val="00331317"/>
    <w:rPr>
      <w:sz w:val="21"/>
      <w:szCs w:val="21"/>
    </w:rPr>
  </w:style>
  <w:style w:type="paragraph" w:styleId="ae">
    <w:name w:val="annotation text"/>
    <w:basedOn w:val="a"/>
    <w:link w:val="Char3"/>
    <w:uiPriority w:val="99"/>
    <w:semiHidden/>
    <w:unhideWhenUsed/>
    <w:rsid w:val="00331317"/>
  </w:style>
  <w:style w:type="character" w:customStyle="1" w:styleId="Char3">
    <w:name w:val="批注文字 Char"/>
    <w:basedOn w:val="a0"/>
    <w:link w:val="ae"/>
    <w:uiPriority w:val="99"/>
    <w:semiHidden/>
    <w:rsid w:val="00331317"/>
    <w:rPr>
      <w:rFonts w:ascii="Times New Roman" w:eastAsia="Times New Roman" w:hAnsi="Times New Roman" w:cs="Times New Roman"/>
      <w:color w:val="000000"/>
      <w:kern w:val="2"/>
      <w:sz w:val="21"/>
      <w:szCs w:val="22"/>
    </w:rPr>
  </w:style>
  <w:style w:type="paragraph" w:styleId="af">
    <w:name w:val="annotation subject"/>
    <w:basedOn w:val="ae"/>
    <w:next w:val="ae"/>
    <w:link w:val="Char4"/>
    <w:uiPriority w:val="99"/>
    <w:semiHidden/>
    <w:unhideWhenUsed/>
    <w:rsid w:val="00331317"/>
    <w:rPr>
      <w:b/>
      <w:bCs/>
    </w:rPr>
  </w:style>
  <w:style w:type="character" w:customStyle="1" w:styleId="Char4">
    <w:name w:val="批注主题 Char"/>
    <w:basedOn w:val="Char3"/>
    <w:link w:val="af"/>
    <w:uiPriority w:val="99"/>
    <w:semiHidden/>
    <w:rsid w:val="00331317"/>
    <w:rPr>
      <w:rFonts w:ascii="Times New Roman" w:eastAsia="Times New Roman" w:hAnsi="Times New Roman" w:cs="Times New Roman"/>
      <w:b/>
      <w:bCs/>
      <w:color w:val="000000"/>
      <w:kern w:val="2"/>
      <w:sz w:val="21"/>
      <w:szCs w:val="22"/>
    </w:rPr>
  </w:style>
  <w:style w:type="table" w:customStyle="1" w:styleId="14">
    <w:name w:val="网格型1"/>
    <w:basedOn w:val="a1"/>
    <w:next w:val="a9"/>
    <w:uiPriority w:val="39"/>
    <w:rsid w:val="008509C2"/>
    <w:rPr>
      <w:rFonts w:ascii="华文仿宋" w:eastAsia="华文仿宋" w:hAnsi="仿宋" w:cstheme="minorBidi"/>
      <w:kern w:val="2"/>
      <w:sz w:val="21"/>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
    <w:basedOn w:val="a1"/>
    <w:next w:val="a9"/>
    <w:uiPriority w:val="39"/>
    <w:rsid w:val="00971D85"/>
    <w:rPr>
      <w:rFonts w:ascii="华文仿宋" w:eastAsia="华文仿宋" w:hAnsi="仿宋" w:cstheme="minorBidi"/>
      <w:kern w:val="2"/>
      <w:sz w:val="21"/>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041975"/>
    <w:pPr>
      <w:spacing w:before="240" w:line="259" w:lineRule="auto"/>
      <w:ind w:left="0" w:right="0" w:firstLine="0"/>
      <w:outlineLvl w:val="9"/>
    </w:pPr>
    <w:rPr>
      <w:rFonts w:asciiTheme="majorHAnsi" w:eastAsiaTheme="majorEastAsia" w:hAnsiTheme="majorHAnsi" w:cstheme="majorBidi"/>
      <w:b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2911845">
      <w:bodyDiv w:val="1"/>
      <w:marLeft w:val="0"/>
      <w:marRight w:val="0"/>
      <w:marTop w:val="0"/>
      <w:marBottom w:val="0"/>
      <w:divBdr>
        <w:top w:val="none" w:sz="0" w:space="0" w:color="auto"/>
        <w:left w:val="none" w:sz="0" w:space="0" w:color="auto"/>
        <w:bottom w:val="none" w:sz="0" w:space="0" w:color="auto"/>
        <w:right w:val="none" w:sz="0" w:space="0" w:color="auto"/>
      </w:divBdr>
    </w:div>
    <w:div w:id="1645621607">
      <w:bodyDiv w:val="1"/>
      <w:marLeft w:val="0"/>
      <w:marRight w:val="0"/>
      <w:marTop w:val="0"/>
      <w:marBottom w:val="0"/>
      <w:divBdr>
        <w:top w:val="none" w:sz="0" w:space="0" w:color="auto"/>
        <w:left w:val="none" w:sz="0" w:space="0" w:color="auto"/>
        <w:bottom w:val="none" w:sz="0" w:space="0" w:color="auto"/>
        <w:right w:val="none" w:sz="0" w:space="0" w:color="auto"/>
      </w:divBdr>
    </w:div>
    <w:div w:id="1718360886">
      <w:bodyDiv w:val="1"/>
      <w:marLeft w:val="0"/>
      <w:marRight w:val="0"/>
      <w:marTop w:val="0"/>
      <w:marBottom w:val="0"/>
      <w:divBdr>
        <w:top w:val="none" w:sz="0" w:space="0" w:color="auto"/>
        <w:left w:val="none" w:sz="0" w:space="0" w:color="auto"/>
        <w:bottom w:val="none" w:sz="0" w:space="0" w:color="auto"/>
        <w:right w:val="none" w:sz="0" w:space="0" w:color="auto"/>
      </w:divBdr>
    </w:div>
    <w:div w:id="207349971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svg"/><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56491-112D-486B-BDB5-DC67FBB3C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3862</TotalTime>
  <Pages>43</Pages>
  <Words>3783</Words>
  <Characters>21564</Characters>
  <Application>Microsoft Office Word</Application>
  <DocSecurity>0</DocSecurity>
  <Lines>179</Lines>
  <Paragraphs>50</Paragraphs>
  <ScaleCrop>false</ScaleCrop>
  <Company/>
  <LinksUpToDate>false</LinksUpToDate>
  <CharactersWithSpaces>25297</CharactersWithSpaces>
  <SharedDoc>false</SharedDoc>
  <HLinks>
    <vt:vector size="726" baseType="variant">
      <vt:variant>
        <vt:i4>7798875</vt:i4>
      </vt:variant>
      <vt:variant>
        <vt:i4>567</vt:i4>
      </vt:variant>
      <vt:variant>
        <vt:i4>0</vt:i4>
      </vt:variant>
      <vt:variant>
        <vt:i4>5</vt:i4>
      </vt:variant>
      <vt:variant>
        <vt:lpwstr>ftp://user:name@ip:port/path</vt:lpwstr>
      </vt:variant>
      <vt:variant>
        <vt:lpwstr/>
      </vt:variant>
      <vt:variant>
        <vt:i4>946872626</vt:i4>
      </vt:variant>
      <vt:variant>
        <vt:i4>564</vt:i4>
      </vt:variant>
      <vt:variant>
        <vt:i4>0</vt:i4>
      </vt:variant>
      <vt:variant>
        <vt:i4>5</vt:i4>
      </vt:variant>
      <vt:variant>
        <vt:lpwstr/>
      </vt:variant>
      <vt:variant>
        <vt:lpwstr>_设置日志上传条件（0x20）</vt:lpwstr>
      </vt:variant>
      <vt:variant>
        <vt:i4>423890015</vt:i4>
      </vt:variant>
      <vt:variant>
        <vt:i4>561</vt:i4>
      </vt:variant>
      <vt:variant>
        <vt:i4>0</vt:i4>
      </vt:variant>
      <vt:variant>
        <vt:i4>5</vt:i4>
      </vt:variant>
      <vt:variant>
        <vt:lpwstr/>
      </vt:variant>
      <vt:variant>
        <vt:lpwstr>_获取日志（0x1F）</vt:lpwstr>
      </vt:variant>
      <vt:variant>
        <vt:i4>1161212880</vt:i4>
      </vt:variant>
      <vt:variant>
        <vt:i4>558</vt:i4>
      </vt:variant>
      <vt:variant>
        <vt:i4>0</vt:i4>
      </vt:variant>
      <vt:variant>
        <vt:i4>5</vt:i4>
      </vt:variant>
      <vt:variant>
        <vt:lpwstr/>
      </vt:variant>
      <vt:variant>
        <vt:lpwstr>_设置服务器地址：IP_或域名（0x14）</vt:lpwstr>
      </vt:variant>
      <vt:variant>
        <vt:i4>2009717970</vt:i4>
      </vt:variant>
      <vt:variant>
        <vt:i4>555</vt:i4>
      </vt:variant>
      <vt:variant>
        <vt:i4>0</vt:i4>
      </vt:variant>
      <vt:variant>
        <vt:i4>5</vt:i4>
      </vt:variant>
      <vt:variant>
        <vt:lpwstr/>
      </vt:variant>
      <vt:variant>
        <vt:lpwstr>_终端连接换电站信息（0x2c）</vt:lpwstr>
      </vt:variant>
      <vt:variant>
        <vt:i4>-204573980</vt:i4>
      </vt:variant>
      <vt:variant>
        <vt:i4>552</vt:i4>
      </vt:variant>
      <vt:variant>
        <vt:i4>0</vt:i4>
      </vt:variant>
      <vt:variant>
        <vt:i4>5</vt:i4>
      </vt:variant>
      <vt:variant>
        <vt:lpwstr/>
      </vt:variant>
      <vt:variant>
        <vt:lpwstr>_心跳包（0x18）</vt:lpwstr>
      </vt:variant>
      <vt:variant>
        <vt:i4>1730630627</vt:i4>
      </vt:variant>
      <vt:variant>
        <vt:i4>549</vt:i4>
      </vt:variant>
      <vt:variant>
        <vt:i4>0</vt:i4>
      </vt:variant>
      <vt:variant>
        <vt:i4>5</vt:i4>
      </vt:variant>
      <vt:variant>
        <vt:lpwstr/>
      </vt:variant>
      <vt:variant>
        <vt:lpwstr>_32960国标扩展本协议</vt:lpwstr>
      </vt:variant>
      <vt:variant>
        <vt:i4>-511594969</vt:i4>
      </vt:variant>
      <vt:variant>
        <vt:i4>546</vt:i4>
      </vt:variant>
      <vt:variant>
        <vt:i4>0</vt:i4>
      </vt:variant>
      <vt:variant>
        <vt:i4>5</vt:i4>
      </vt:variant>
      <vt:variant>
        <vt:lpwstr/>
      </vt:variant>
      <vt:variant>
        <vt:lpwstr>_换电站协议（玖行）（0x26）</vt:lpwstr>
      </vt:variant>
      <vt:variant>
        <vt:i4>1141072202</vt:i4>
      </vt:variant>
      <vt:variant>
        <vt:i4>543</vt:i4>
      </vt:variant>
      <vt:variant>
        <vt:i4>0</vt:i4>
      </vt:variant>
      <vt:variant>
        <vt:i4>5</vt:i4>
      </vt:variant>
      <vt:variant>
        <vt:lpwstr/>
      </vt:variant>
      <vt:variant>
        <vt:lpwstr>_查询车辆参数（0x12）</vt:lpwstr>
      </vt:variant>
      <vt:variant>
        <vt:i4>-1163180780</vt:i4>
      </vt:variant>
      <vt:variant>
        <vt:i4>540</vt:i4>
      </vt:variant>
      <vt:variant>
        <vt:i4>0</vt:i4>
      </vt:variant>
      <vt:variant>
        <vt:i4>5</vt:i4>
      </vt:variant>
      <vt:variant>
        <vt:lpwstr/>
      </vt:variant>
      <vt:variant>
        <vt:lpwstr>_ECU升级进度更新（0x30）</vt:lpwstr>
      </vt:variant>
      <vt:variant>
        <vt:i4>1141072202</vt:i4>
      </vt:variant>
      <vt:variant>
        <vt:i4>537</vt:i4>
      </vt:variant>
      <vt:variant>
        <vt:i4>0</vt:i4>
      </vt:variant>
      <vt:variant>
        <vt:i4>5</vt:i4>
      </vt:variant>
      <vt:variant>
        <vt:lpwstr/>
      </vt:variant>
      <vt:variant>
        <vt:lpwstr>_查询车辆参数（0x12）</vt:lpwstr>
      </vt:variant>
      <vt:variant>
        <vt:i4>1141072202</vt:i4>
      </vt:variant>
      <vt:variant>
        <vt:i4>534</vt:i4>
      </vt:variant>
      <vt:variant>
        <vt:i4>0</vt:i4>
      </vt:variant>
      <vt:variant>
        <vt:i4>5</vt:i4>
      </vt:variant>
      <vt:variant>
        <vt:lpwstr/>
      </vt:variant>
      <vt:variant>
        <vt:lpwstr>_查询车辆参数（0x12）</vt:lpwstr>
      </vt:variant>
      <vt:variant>
        <vt:i4>-1470392890</vt:i4>
      </vt:variant>
      <vt:variant>
        <vt:i4>531</vt:i4>
      </vt:variant>
      <vt:variant>
        <vt:i4>0</vt:i4>
      </vt:variant>
      <vt:variant>
        <vt:i4>5</vt:i4>
      </vt:variant>
      <vt:variant>
        <vt:lpwstr/>
      </vt:variant>
      <vt:variant>
        <vt:lpwstr>_设置车辆参数（0x11）</vt:lpwstr>
      </vt:variant>
      <vt:variant>
        <vt:i4>-1293807783</vt:i4>
      </vt:variant>
      <vt:variant>
        <vt:i4>528</vt:i4>
      </vt:variant>
      <vt:variant>
        <vt:i4>0</vt:i4>
      </vt:variant>
      <vt:variant>
        <vt:i4>5</vt:i4>
      </vt:variant>
      <vt:variant>
        <vt:lpwstr/>
      </vt:variant>
      <vt:variant>
        <vt:lpwstr>_终端上发故障码信息（0x25）</vt:lpwstr>
      </vt:variant>
      <vt:variant>
        <vt:i4>47646880</vt:i4>
      </vt:variant>
      <vt:variant>
        <vt:i4>525</vt:i4>
      </vt:variant>
      <vt:variant>
        <vt:i4>0</vt:i4>
      </vt:variant>
      <vt:variant>
        <vt:i4>5</vt:i4>
      </vt:variant>
      <vt:variant>
        <vt:lpwstr/>
      </vt:variant>
      <vt:variant>
        <vt:lpwstr>_设备登出（0x2b）</vt:lpwstr>
      </vt:variant>
      <vt:variant>
        <vt:i4>1141072202</vt:i4>
      </vt:variant>
      <vt:variant>
        <vt:i4>522</vt:i4>
      </vt:variant>
      <vt:variant>
        <vt:i4>0</vt:i4>
      </vt:variant>
      <vt:variant>
        <vt:i4>5</vt:i4>
      </vt:variant>
      <vt:variant>
        <vt:lpwstr/>
      </vt:variant>
      <vt:variant>
        <vt:lpwstr>_查询车辆参数（0x12）</vt:lpwstr>
      </vt:variant>
      <vt:variant>
        <vt:i4>-1470392890</vt:i4>
      </vt:variant>
      <vt:variant>
        <vt:i4>519</vt:i4>
      </vt:variant>
      <vt:variant>
        <vt:i4>0</vt:i4>
      </vt:variant>
      <vt:variant>
        <vt:i4>5</vt:i4>
      </vt:variant>
      <vt:variant>
        <vt:lpwstr/>
      </vt:variant>
      <vt:variant>
        <vt:lpwstr>_设置车辆参数（0x11）</vt:lpwstr>
      </vt:variant>
      <vt:variant>
        <vt:i4>-1163180780</vt:i4>
      </vt:variant>
      <vt:variant>
        <vt:i4>516</vt:i4>
      </vt:variant>
      <vt:variant>
        <vt:i4>0</vt:i4>
      </vt:variant>
      <vt:variant>
        <vt:i4>5</vt:i4>
      </vt:variant>
      <vt:variant>
        <vt:lpwstr/>
      </vt:variant>
      <vt:variant>
        <vt:lpwstr>_ECU升级进度更新（0x30）</vt:lpwstr>
      </vt:variant>
      <vt:variant>
        <vt:i4>-349141173</vt:i4>
      </vt:variant>
      <vt:variant>
        <vt:i4>513</vt:i4>
      </vt:variant>
      <vt:variant>
        <vt:i4>0</vt:i4>
      </vt:variant>
      <vt:variant>
        <vt:i4>5</vt:i4>
      </vt:variant>
      <vt:variant>
        <vt:lpwstr/>
      </vt:variant>
      <vt:variant>
        <vt:lpwstr>_特百佳远程ECU升级（0x1E）</vt:lpwstr>
      </vt:variant>
      <vt:variant>
        <vt:i4>-511594969</vt:i4>
      </vt:variant>
      <vt:variant>
        <vt:i4>510</vt:i4>
      </vt:variant>
      <vt:variant>
        <vt:i4>0</vt:i4>
      </vt:variant>
      <vt:variant>
        <vt:i4>5</vt:i4>
      </vt:variant>
      <vt:variant>
        <vt:lpwstr/>
      </vt:variant>
      <vt:variant>
        <vt:lpwstr>_换电站协议（玖行）（0x26）</vt:lpwstr>
      </vt:variant>
      <vt:variant>
        <vt:i4>-1470392890</vt:i4>
      </vt:variant>
      <vt:variant>
        <vt:i4>507</vt:i4>
      </vt:variant>
      <vt:variant>
        <vt:i4>0</vt:i4>
      </vt:variant>
      <vt:variant>
        <vt:i4>5</vt:i4>
      </vt:variant>
      <vt:variant>
        <vt:lpwstr/>
      </vt:variant>
      <vt:variant>
        <vt:lpwstr>_设置车辆参数（0x11）</vt:lpwstr>
      </vt:variant>
      <vt:variant>
        <vt:i4>327474671</vt:i4>
      </vt:variant>
      <vt:variant>
        <vt:i4>504</vt:i4>
      </vt:variant>
      <vt:variant>
        <vt:i4>0</vt:i4>
      </vt:variant>
      <vt:variant>
        <vt:i4>5</vt:i4>
      </vt:variant>
      <vt:variant>
        <vt:lpwstr/>
      </vt:variant>
      <vt:variant>
        <vt:lpwstr>_车辆控制（0x05）</vt:lpwstr>
      </vt:variant>
      <vt:variant>
        <vt:i4>-1163180780</vt:i4>
      </vt:variant>
      <vt:variant>
        <vt:i4>501</vt:i4>
      </vt:variant>
      <vt:variant>
        <vt:i4>0</vt:i4>
      </vt:variant>
      <vt:variant>
        <vt:i4>5</vt:i4>
      </vt:variant>
      <vt:variant>
        <vt:lpwstr/>
      </vt:variant>
      <vt:variant>
        <vt:lpwstr>_ECU升级进度更新（0x30）</vt:lpwstr>
      </vt:variant>
      <vt:variant>
        <vt:i4>1141072202</vt:i4>
      </vt:variant>
      <vt:variant>
        <vt:i4>498</vt:i4>
      </vt:variant>
      <vt:variant>
        <vt:i4>0</vt:i4>
      </vt:variant>
      <vt:variant>
        <vt:i4>5</vt:i4>
      </vt:variant>
      <vt:variant>
        <vt:lpwstr/>
      </vt:variant>
      <vt:variant>
        <vt:lpwstr>_查询车辆参数（0x12）</vt:lpwstr>
      </vt:variant>
      <vt:variant>
        <vt:i4>-460663731</vt:i4>
      </vt:variant>
      <vt:variant>
        <vt:i4>495</vt:i4>
      </vt:variant>
      <vt:variant>
        <vt:i4>0</vt:i4>
      </vt:variant>
      <vt:variant>
        <vt:i4>5</vt:i4>
      </vt:variant>
      <vt:variant>
        <vt:lpwstr/>
      </vt:variant>
      <vt:variant>
        <vt:lpwstr>_重连上报设备信息（0x1b）</vt:lpwstr>
      </vt:variant>
      <vt:variant>
        <vt:i4>-1163246267</vt:i4>
      </vt:variant>
      <vt:variant>
        <vt:i4>492</vt:i4>
      </vt:variant>
      <vt:variant>
        <vt:i4>0</vt:i4>
      </vt:variant>
      <vt:variant>
        <vt:i4>5</vt:i4>
      </vt:variant>
      <vt:variant>
        <vt:lpwstr/>
      </vt:variant>
      <vt:variant>
        <vt:lpwstr>_ECU升级进度更新（0x2a）</vt:lpwstr>
      </vt:variant>
      <vt:variant>
        <vt:i4>-460663731</vt:i4>
      </vt:variant>
      <vt:variant>
        <vt:i4>489</vt:i4>
      </vt:variant>
      <vt:variant>
        <vt:i4>0</vt:i4>
      </vt:variant>
      <vt:variant>
        <vt:i4>5</vt:i4>
      </vt:variant>
      <vt:variant>
        <vt:lpwstr/>
      </vt:variant>
      <vt:variant>
        <vt:lpwstr>_重连上报设备信息（0x1b）</vt:lpwstr>
      </vt:variant>
      <vt:variant>
        <vt:i4>1141072202</vt:i4>
      </vt:variant>
      <vt:variant>
        <vt:i4>486</vt:i4>
      </vt:variant>
      <vt:variant>
        <vt:i4>0</vt:i4>
      </vt:variant>
      <vt:variant>
        <vt:i4>5</vt:i4>
      </vt:variant>
      <vt:variant>
        <vt:lpwstr/>
      </vt:variant>
      <vt:variant>
        <vt:lpwstr>_查询车辆参数（0x12）</vt:lpwstr>
      </vt:variant>
      <vt:variant>
        <vt:i4>327474671</vt:i4>
      </vt:variant>
      <vt:variant>
        <vt:i4>483</vt:i4>
      </vt:variant>
      <vt:variant>
        <vt:i4>0</vt:i4>
      </vt:variant>
      <vt:variant>
        <vt:i4>5</vt:i4>
      </vt:variant>
      <vt:variant>
        <vt:lpwstr/>
      </vt:variant>
      <vt:variant>
        <vt:lpwstr>_车辆控制（0x05）</vt:lpwstr>
      </vt:variant>
      <vt:variant>
        <vt:i4>-1163180780</vt:i4>
      </vt:variant>
      <vt:variant>
        <vt:i4>480</vt:i4>
      </vt:variant>
      <vt:variant>
        <vt:i4>0</vt:i4>
      </vt:variant>
      <vt:variant>
        <vt:i4>5</vt:i4>
      </vt:variant>
      <vt:variant>
        <vt:lpwstr/>
      </vt:variant>
      <vt:variant>
        <vt:lpwstr>_ECU升级进度更新（0x30）</vt:lpwstr>
      </vt:variant>
      <vt:variant>
        <vt:i4>-349141173</vt:i4>
      </vt:variant>
      <vt:variant>
        <vt:i4>477</vt:i4>
      </vt:variant>
      <vt:variant>
        <vt:i4>0</vt:i4>
      </vt:variant>
      <vt:variant>
        <vt:i4>5</vt:i4>
      </vt:variant>
      <vt:variant>
        <vt:lpwstr/>
      </vt:variant>
      <vt:variant>
        <vt:lpwstr>_特百佳远程ECU升级（0x1E）</vt:lpwstr>
      </vt:variant>
      <vt:variant>
        <vt:i4>-204573980</vt:i4>
      </vt:variant>
      <vt:variant>
        <vt:i4>474</vt:i4>
      </vt:variant>
      <vt:variant>
        <vt:i4>0</vt:i4>
      </vt:variant>
      <vt:variant>
        <vt:i4>5</vt:i4>
      </vt:variant>
      <vt:variant>
        <vt:lpwstr/>
      </vt:variant>
      <vt:variant>
        <vt:lpwstr>_心跳包（0x18）</vt:lpwstr>
      </vt:variant>
      <vt:variant>
        <vt:i4>-511594969</vt:i4>
      </vt:variant>
      <vt:variant>
        <vt:i4>471</vt:i4>
      </vt:variant>
      <vt:variant>
        <vt:i4>0</vt:i4>
      </vt:variant>
      <vt:variant>
        <vt:i4>5</vt:i4>
      </vt:variant>
      <vt:variant>
        <vt:lpwstr/>
      </vt:variant>
      <vt:variant>
        <vt:lpwstr>_换电站协议（玖行）（0x26）</vt:lpwstr>
      </vt:variant>
      <vt:variant>
        <vt:i4>-1470392890</vt:i4>
      </vt:variant>
      <vt:variant>
        <vt:i4>468</vt:i4>
      </vt:variant>
      <vt:variant>
        <vt:i4>0</vt:i4>
      </vt:variant>
      <vt:variant>
        <vt:i4>5</vt:i4>
      </vt:variant>
      <vt:variant>
        <vt:lpwstr/>
      </vt:variant>
      <vt:variant>
        <vt:lpwstr>_设置车辆参数（0x11）</vt:lpwstr>
      </vt:variant>
      <vt:variant>
        <vt:i4>-204573980</vt:i4>
      </vt:variant>
      <vt:variant>
        <vt:i4>465</vt:i4>
      </vt:variant>
      <vt:variant>
        <vt:i4>0</vt:i4>
      </vt:variant>
      <vt:variant>
        <vt:i4>5</vt:i4>
      </vt:variant>
      <vt:variant>
        <vt:lpwstr/>
      </vt:variant>
      <vt:variant>
        <vt:lpwstr>_心跳包（0x18）</vt:lpwstr>
      </vt:variant>
      <vt:variant>
        <vt:i4>-511594969</vt:i4>
      </vt:variant>
      <vt:variant>
        <vt:i4>462</vt:i4>
      </vt:variant>
      <vt:variant>
        <vt:i4>0</vt:i4>
      </vt:variant>
      <vt:variant>
        <vt:i4>5</vt:i4>
      </vt:variant>
      <vt:variant>
        <vt:lpwstr/>
      </vt:variant>
      <vt:variant>
        <vt:lpwstr>_换电站协议（玖行）（0x26）</vt:lpwstr>
      </vt:variant>
      <vt:variant>
        <vt:i4>1141072202</vt:i4>
      </vt:variant>
      <vt:variant>
        <vt:i4>459</vt:i4>
      </vt:variant>
      <vt:variant>
        <vt:i4>0</vt:i4>
      </vt:variant>
      <vt:variant>
        <vt:i4>5</vt:i4>
      </vt:variant>
      <vt:variant>
        <vt:lpwstr/>
      </vt:variant>
      <vt:variant>
        <vt:lpwstr>_查询车辆参数（0x12）</vt:lpwstr>
      </vt:variant>
      <vt:variant>
        <vt:i4>-1470392890</vt:i4>
      </vt:variant>
      <vt:variant>
        <vt:i4>456</vt:i4>
      </vt:variant>
      <vt:variant>
        <vt:i4>0</vt:i4>
      </vt:variant>
      <vt:variant>
        <vt:i4>5</vt:i4>
      </vt:variant>
      <vt:variant>
        <vt:lpwstr/>
      </vt:variant>
      <vt:variant>
        <vt:lpwstr>_设置车辆参数（0x11）</vt:lpwstr>
      </vt:variant>
      <vt:variant>
        <vt:i4>-828243419</vt:i4>
      </vt:variant>
      <vt:variant>
        <vt:i4>453</vt:i4>
      </vt:variant>
      <vt:variant>
        <vt:i4>0</vt:i4>
      </vt:variant>
      <vt:variant>
        <vt:i4>5</vt:i4>
      </vt:variant>
      <vt:variant>
        <vt:lpwstr/>
      </vt:variant>
      <vt:variant>
        <vt:lpwstr>_恒隆冷链（0x27）</vt:lpwstr>
      </vt:variant>
      <vt:variant>
        <vt:i4>1174751500</vt:i4>
      </vt:variant>
      <vt:variant>
        <vt:i4>450</vt:i4>
      </vt:variant>
      <vt:variant>
        <vt:i4>0</vt:i4>
      </vt:variant>
      <vt:variant>
        <vt:i4>5</vt:i4>
      </vt:variant>
      <vt:variant>
        <vt:lpwstr/>
      </vt:variant>
      <vt:variant>
        <vt:lpwstr>_终端补发信息（0x29）</vt:lpwstr>
      </vt:variant>
      <vt:variant>
        <vt:i4>-828243419</vt:i4>
      </vt:variant>
      <vt:variant>
        <vt:i4>447</vt:i4>
      </vt:variant>
      <vt:variant>
        <vt:i4>0</vt:i4>
      </vt:variant>
      <vt:variant>
        <vt:i4>5</vt:i4>
      </vt:variant>
      <vt:variant>
        <vt:lpwstr/>
      </vt:variant>
      <vt:variant>
        <vt:lpwstr>_恒隆冷链（0x27）</vt:lpwstr>
      </vt:variant>
      <vt:variant>
        <vt:i4>-204573980</vt:i4>
      </vt:variant>
      <vt:variant>
        <vt:i4>444</vt:i4>
      </vt:variant>
      <vt:variant>
        <vt:i4>0</vt:i4>
      </vt:variant>
      <vt:variant>
        <vt:i4>5</vt:i4>
      </vt:variant>
      <vt:variant>
        <vt:lpwstr/>
      </vt:variant>
      <vt:variant>
        <vt:lpwstr>_心跳包（0x18）</vt:lpwstr>
      </vt:variant>
      <vt:variant>
        <vt:i4>-204573980</vt:i4>
      </vt:variant>
      <vt:variant>
        <vt:i4>441</vt:i4>
      </vt:variant>
      <vt:variant>
        <vt:i4>0</vt:i4>
      </vt:variant>
      <vt:variant>
        <vt:i4>5</vt:i4>
      </vt:variant>
      <vt:variant>
        <vt:lpwstr/>
      </vt:variant>
      <vt:variant>
        <vt:lpwstr>_心跳包（0x18）</vt:lpwstr>
      </vt:variant>
      <vt:variant>
        <vt:i4>927754691</vt:i4>
      </vt:variant>
      <vt:variant>
        <vt:i4>438</vt:i4>
      </vt:variant>
      <vt:variant>
        <vt:i4>0</vt:i4>
      </vt:variant>
      <vt:variant>
        <vt:i4>5</vt:i4>
      </vt:variant>
      <vt:variant>
        <vt:lpwstr/>
      </vt:variant>
      <vt:variant>
        <vt:lpwstr>_平台请求CAN总线数据包（0x1d）</vt:lpwstr>
      </vt:variant>
      <vt:variant>
        <vt:i4>1141072202</vt:i4>
      </vt:variant>
      <vt:variant>
        <vt:i4>435</vt:i4>
      </vt:variant>
      <vt:variant>
        <vt:i4>0</vt:i4>
      </vt:variant>
      <vt:variant>
        <vt:i4>5</vt:i4>
      </vt:variant>
      <vt:variant>
        <vt:lpwstr/>
      </vt:variant>
      <vt:variant>
        <vt:lpwstr>_查询车辆参数（0x12）</vt:lpwstr>
      </vt:variant>
      <vt:variant>
        <vt:i4>-1470392890</vt:i4>
      </vt:variant>
      <vt:variant>
        <vt:i4>432</vt:i4>
      </vt:variant>
      <vt:variant>
        <vt:i4>0</vt:i4>
      </vt:variant>
      <vt:variant>
        <vt:i4>5</vt:i4>
      </vt:variant>
      <vt:variant>
        <vt:lpwstr/>
      </vt:variant>
      <vt:variant>
        <vt:lpwstr>_设置车辆参数（0x11）</vt:lpwstr>
      </vt:variant>
      <vt:variant>
        <vt:i4>927754691</vt:i4>
      </vt:variant>
      <vt:variant>
        <vt:i4>429</vt:i4>
      </vt:variant>
      <vt:variant>
        <vt:i4>0</vt:i4>
      </vt:variant>
      <vt:variant>
        <vt:i4>5</vt:i4>
      </vt:variant>
      <vt:variant>
        <vt:lpwstr/>
      </vt:variant>
      <vt:variant>
        <vt:lpwstr>_平台请求CAN总线数据包（0x1d）</vt:lpwstr>
      </vt:variant>
      <vt:variant>
        <vt:i4>-828243419</vt:i4>
      </vt:variant>
      <vt:variant>
        <vt:i4>426</vt:i4>
      </vt:variant>
      <vt:variant>
        <vt:i4>0</vt:i4>
      </vt:variant>
      <vt:variant>
        <vt:i4>5</vt:i4>
      </vt:variant>
      <vt:variant>
        <vt:lpwstr/>
      </vt:variant>
      <vt:variant>
        <vt:lpwstr>_恒隆冷链（0x27）</vt:lpwstr>
      </vt:variant>
      <vt:variant>
        <vt:i4>-828243419</vt:i4>
      </vt:variant>
      <vt:variant>
        <vt:i4>423</vt:i4>
      </vt:variant>
      <vt:variant>
        <vt:i4>0</vt:i4>
      </vt:variant>
      <vt:variant>
        <vt:i4>5</vt:i4>
      </vt:variant>
      <vt:variant>
        <vt:lpwstr/>
      </vt:variant>
      <vt:variant>
        <vt:lpwstr>_恒隆冷链（0x27）</vt:lpwstr>
      </vt:variant>
      <vt:variant>
        <vt:i4>-204573980</vt:i4>
      </vt:variant>
      <vt:variant>
        <vt:i4>420</vt:i4>
      </vt:variant>
      <vt:variant>
        <vt:i4>0</vt:i4>
      </vt:variant>
      <vt:variant>
        <vt:i4>5</vt:i4>
      </vt:variant>
      <vt:variant>
        <vt:lpwstr/>
      </vt:variant>
      <vt:variant>
        <vt:lpwstr>_心跳包（0x18）</vt:lpwstr>
      </vt:variant>
      <vt:variant>
        <vt:i4>-828243419</vt:i4>
      </vt:variant>
      <vt:variant>
        <vt:i4>417</vt:i4>
      </vt:variant>
      <vt:variant>
        <vt:i4>0</vt:i4>
      </vt:variant>
      <vt:variant>
        <vt:i4>5</vt:i4>
      </vt:variant>
      <vt:variant>
        <vt:lpwstr/>
      </vt:variant>
      <vt:variant>
        <vt:lpwstr>_恒隆冷链（0x27）</vt:lpwstr>
      </vt:variant>
      <vt:variant>
        <vt:i4>-1138896617</vt:i4>
      </vt:variant>
      <vt:variant>
        <vt:i4>414</vt:i4>
      </vt:variant>
      <vt:variant>
        <vt:i4>0</vt:i4>
      </vt:variant>
      <vt:variant>
        <vt:i4>5</vt:i4>
      </vt:variant>
      <vt:variant>
        <vt:lpwstr/>
      </vt:variant>
      <vt:variant>
        <vt:lpwstr>_状态包上报（0x23）</vt:lpwstr>
      </vt:variant>
      <vt:variant>
        <vt:i4>-204573980</vt:i4>
      </vt:variant>
      <vt:variant>
        <vt:i4>411</vt:i4>
      </vt:variant>
      <vt:variant>
        <vt:i4>0</vt:i4>
      </vt:variant>
      <vt:variant>
        <vt:i4>5</vt:i4>
      </vt:variant>
      <vt:variant>
        <vt:lpwstr/>
      </vt:variant>
      <vt:variant>
        <vt:lpwstr>_心跳包（0x18）</vt:lpwstr>
      </vt:variant>
      <vt:variant>
        <vt:i4>1245238</vt:i4>
      </vt:variant>
      <vt:variant>
        <vt:i4>404</vt:i4>
      </vt:variant>
      <vt:variant>
        <vt:i4>0</vt:i4>
      </vt:variant>
      <vt:variant>
        <vt:i4>5</vt:i4>
      </vt:variant>
      <vt:variant>
        <vt:lpwstr/>
      </vt:variant>
      <vt:variant>
        <vt:lpwstr>_Toc16726</vt:lpwstr>
      </vt:variant>
      <vt:variant>
        <vt:i4>1441842</vt:i4>
      </vt:variant>
      <vt:variant>
        <vt:i4>398</vt:i4>
      </vt:variant>
      <vt:variant>
        <vt:i4>0</vt:i4>
      </vt:variant>
      <vt:variant>
        <vt:i4>5</vt:i4>
      </vt:variant>
      <vt:variant>
        <vt:lpwstr/>
      </vt:variant>
      <vt:variant>
        <vt:lpwstr>_Toc2405</vt:lpwstr>
      </vt:variant>
      <vt:variant>
        <vt:i4>1048630</vt:i4>
      </vt:variant>
      <vt:variant>
        <vt:i4>392</vt:i4>
      </vt:variant>
      <vt:variant>
        <vt:i4>0</vt:i4>
      </vt:variant>
      <vt:variant>
        <vt:i4>5</vt:i4>
      </vt:variant>
      <vt:variant>
        <vt:lpwstr/>
      </vt:variant>
      <vt:variant>
        <vt:lpwstr>_Toc20472</vt:lpwstr>
      </vt:variant>
      <vt:variant>
        <vt:i4>1048629</vt:i4>
      </vt:variant>
      <vt:variant>
        <vt:i4>386</vt:i4>
      </vt:variant>
      <vt:variant>
        <vt:i4>0</vt:i4>
      </vt:variant>
      <vt:variant>
        <vt:i4>5</vt:i4>
      </vt:variant>
      <vt:variant>
        <vt:lpwstr/>
      </vt:variant>
      <vt:variant>
        <vt:lpwstr>_Toc12452</vt:lpwstr>
      </vt:variant>
      <vt:variant>
        <vt:i4>1114167</vt:i4>
      </vt:variant>
      <vt:variant>
        <vt:i4>380</vt:i4>
      </vt:variant>
      <vt:variant>
        <vt:i4>0</vt:i4>
      </vt:variant>
      <vt:variant>
        <vt:i4>5</vt:i4>
      </vt:variant>
      <vt:variant>
        <vt:lpwstr/>
      </vt:variant>
      <vt:variant>
        <vt:lpwstr>_Toc26509</vt:lpwstr>
      </vt:variant>
      <vt:variant>
        <vt:i4>1703984</vt:i4>
      </vt:variant>
      <vt:variant>
        <vt:i4>374</vt:i4>
      </vt:variant>
      <vt:variant>
        <vt:i4>0</vt:i4>
      </vt:variant>
      <vt:variant>
        <vt:i4>5</vt:i4>
      </vt:variant>
      <vt:variant>
        <vt:lpwstr/>
      </vt:variant>
      <vt:variant>
        <vt:lpwstr>_Toc6568</vt:lpwstr>
      </vt:variant>
      <vt:variant>
        <vt:i4>1310775</vt:i4>
      </vt:variant>
      <vt:variant>
        <vt:i4>368</vt:i4>
      </vt:variant>
      <vt:variant>
        <vt:i4>0</vt:i4>
      </vt:variant>
      <vt:variant>
        <vt:i4>5</vt:i4>
      </vt:variant>
      <vt:variant>
        <vt:lpwstr/>
      </vt:variant>
      <vt:variant>
        <vt:lpwstr>_Toc16659</vt:lpwstr>
      </vt:variant>
      <vt:variant>
        <vt:i4>1114160</vt:i4>
      </vt:variant>
      <vt:variant>
        <vt:i4>362</vt:i4>
      </vt:variant>
      <vt:variant>
        <vt:i4>0</vt:i4>
      </vt:variant>
      <vt:variant>
        <vt:i4>5</vt:i4>
      </vt:variant>
      <vt:variant>
        <vt:lpwstr/>
      </vt:variant>
      <vt:variant>
        <vt:lpwstr>_Toc24224</vt:lpwstr>
      </vt:variant>
      <vt:variant>
        <vt:i4>1310775</vt:i4>
      </vt:variant>
      <vt:variant>
        <vt:i4>356</vt:i4>
      </vt:variant>
      <vt:variant>
        <vt:i4>0</vt:i4>
      </vt:variant>
      <vt:variant>
        <vt:i4>5</vt:i4>
      </vt:variant>
      <vt:variant>
        <vt:lpwstr/>
      </vt:variant>
      <vt:variant>
        <vt:lpwstr>_Toc25563</vt:lpwstr>
      </vt:variant>
      <vt:variant>
        <vt:i4>1703984</vt:i4>
      </vt:variant>
      <vt:variant>
        <vt:i4>350</vt:i4>
      </vt:variant>
      <vt:variant>
        <vt:i4>0</vt:i4>
      </vt:variant>
      <vt:variant>
        <vt:i4>5</vt:i4>
      </vt:variant>
      <vt:variant>
        <vt:lpwstr/>
      </vt:variant>
      <vt:variant>
        <vt:lpwstr>_Toc4944</vt:lpwstr>
      </vt:variant>
      <vt:variant>
        <vt:i4>1114166</vt:i4>
      </vt:variant>
      <vt:variant>
        <vt:i4>344</vt:i4>
      </vt:variant>
      <vt:variant>
        <vt:i4>0</vt:i4>
      </vt:variant>
      <vt:variant>
        <vt:i4>5</vt:i4>
      </vt:variant>
      <vt:variant>
        <vt:lpwstr/>
      </vt:variant>
      <vt:variant>
        <vt:lpwstr>_Toc15734</vt:lpwstr>
      </vt:variant>
      <vt:variant>
        <vt:i4>2359298</vt:i4>
      </vt:variant>
      <vt:variant>
        <vt:i4>338</vt:i4>
      </vt:variant>
      <vt:variant>
        <vt:i4>0</vt:i4>
      </vt:variant>
      <vt:variant>
        <vt:i4>5</vt:i4>
      </vt:variant>
      <vt:variant>
        <vt:lpwstr/>
      </vt:variant>
      <vt:variant>
        <vt:lpwstr>_Toc238</vt:lpwstr>
      </vt:variant>
      <vt:variant>
        <vt:i4>1310778</vt:i4>
      </vt:variant>
      <vt:variant>
        <vt:i4>332</vt:i4>
      </vt:variant>
      <vt:variant>
        <vt:i4>0</vt:i4>
      </vt:variant>
      <vt:variant>
        <vt:i4>5</vt:i4>
      </vt:variant>
      <vt:variant>
        <vt:lpwstr/>
      </vt:variant>
      <vt:variant>
        <vt:lpwstr>_Toc26858</vt:lpwstr>
      </vt:variant>
      <vt:variant>
        <vt:i4>1966129</vt:i4>
      </vt:variant>
      <vt:variant>
        <vt:i4>326</vt:i4>
      </vt:variant>
      <vt:variant>
        <vt:i4>0</vt:i4>
      </vt:variant>
      <vt:variant>
        <vt:i4>5</vt:i4>
      </vt:variant>
      <vt:variant>
        <vt:lpwstr/>
      </vt:variant>
      <vt:variant>
        <vt:lpwstr>_Toc21388</vt:lpwstr>
      </vt:variant>
      <vt:variant>
        <vt:i4>1441844</vt:i4>
      </vt:variant>
      <vt:variant>
        <vt:i4>320</vt:i4>
      </vt:variant>
      <vt:variant>
        <vt:i4>0</vt:i4>
      </vt:variant>
      <vt:variant>
        <vt:i4>5</vt:i4>
      </vt:variant>
      <vt:variant>
        <vt:lpwstr/>
      </vt:variant>
      <vt:variant>
        <vt:lpwstr>_Toc27661</vt:lpwstr>
      </vt:variant>
      <vt:variant>
        <vt:i4>1966129</vt:i4>
      </vt:variant>
      <vt:variant>
        <vt:i4>314</vt:i4>
      </vt:variant>
      <vt:variant>
        <vt:i4>0</vt:i4>
      </vt:variant>
      <vt:variant>
        <vt:i4>5</vt:i4>
      </vt:variant>
      <vt:variant>
        <vt:lpwstr/>
      </vt:variant>
      <vt:variant>
        <vt:lpwstr>_Toc5841</vt:lpwstr>
      </vt:variant>
      <vt:variant>
        <vt:i4>1441847</vt:i4>
      </vt:variant>
      <vt:variant>
        <vt:i4>308</vt:i4>
      </vt:variant>
      <vt:variant>
        <vt:i4>0</vt:i4>
      </vt:variant>
      <vt:variant>
        <vt:i4>5</vt:i4>
      </vt:variant>
      <vt:variant>
        <vt:lpwstr/>
      </vt:variant>
      <vt:variant>
        <vt:lpwstr>_Toc16670</vt:lpwstr>
      </vt:variant>
      <vt:variant>
        <vt:i4>1179699</vt:i4>
      </vt:variant>
      <vt:variant>
        <vt:i4>302</vt:i4>
      </vt:variant>
      <vt:variant>
        <vt:i4>0</vt:i4>
      </vt:variant>
      <vt:variant>
        <vt:i4>5</vt:i4>
      </vt:variant>
      <vt:variant>
        <vt:lpwstr/>
      </vt:variant>
      <vt:variant>
        <vt:lpwstr>_Toc12276</vt:lpwstr>
      </vt:variant>
      <vt:variant>
        <vt:i4>1048628</vt:i4>
      </vt:variant>
      <vt:variant>
        <vt:i4>296</vt:i4>
      </vt:variant>
      <vt:variant>
        <vt:i4>0</vt:i4>
      </vt:variant>
      <vt:variant>
        <vt:i4>5</vt:i4>
      </vt:variant>
      <vt:variant>
        <vt:lpwstr/>
      </vt:variant>
      <vt:variant>
        <vt:lpwstr>_Toc26612</vt:lpwstr>
      </vt:variant>
      <vt:variant>
        <vt:i4>1376314</vt:i4>
      </vt:variant>
      <vt:variant>
        <vt:i4>290</vt:i4>
      </vt:variant>
      <vt:variant>
        <vt:i4>0</vt:i4>
      </vt:variant>
      <vt:variant>
        <vt:i4>5</vt:i4>
      </vt:variant>
      <vt:variant>
        <vt:lpwstr/>
      </vt:variant>
      <vt:variant>
        <vt:lpwstr>_Toc24869</vt:lpwstr>
      </vt:variant>
      <vt:variant>
        <vt:i4>1310774</vt:i4>
      </vt:variant>
      <vt:variant>
        <vt:i4>284</vt:i4>
      </vt:variant>
      <vt:variant>
        <vt:i4>0</vt:i4>
      </vt:variant>
      <vt:variant>
        <vt:i4>5</vt:i4>
      </vt:variant>
      <vt:variant>
        <vt:lpwstr/>
      </vt:variant>
      <vt:variant>
        <vt:lpwstr>_Toc17748</vt:lpwstr>
      </vt:variant>
      <vt:variant>
        <vt:i4>1179697</vt:i4>
      </vt:variant>
      <vt:variant>
        <vt:i4>278</vt:i4>
      </vt:variant>
      <vt:variant>
        <vt:i4>0</vt:i4>
      </vt:variant>
      <vt:variant>
        <vt:i4>5</vt:i4>
      </vt:variant>
      <vt:variant>
        <vt:lpwstr/>
      </vt:variant>
      <vt:variant>
        <vt:lpwstr>_Toc24312</vt:lpwstr>
      </vt:variant>
      <vt:variant>
        <vt:i4>1376309</vt:i4>
      </vt:variant>
      <vt:variant>
        <vt:i4>272</vt:i4>
      </vt:variant>
      <vt:variant>
        <vt:i4>0</vt:i4>
      </vt:variant>
      <vt:variant>
        <vt:i4>5</vt:i4>
      </vt:variant>
      <vt:variant>
        <vt:lpwstr/>
      </vt:variant>
      <vt:variant>
        <vt:lpwstr>_Toc6230</vt:lpwstr>
      </vt:variant>
      <vt:variant>
        <vt:i4>1179705</vt:i4>
      </vt:variant>
      <vt:variant>
        <vt:i4>266</vt:i4>
      </vt:variant>
      <vt:variant>
        <vt:i4>0</vt:i4>
      </vt:variant>
      <vt:variant>
        <vt:i4>5</vt:i4>
      </vt:variant>
      <vt:variant>
        <vt:lpwstr/>
      </vt:variant>
      <vt:variant>
        <vt:lpwstr>_Toc10858</vt:lpwstr>
      </vt:variant>
      <vt:variant>
        <vt:i4>1900598</vt:i4>
      </vt:variant>
      <vt:variant>
        <vt:i4>260</vt:i4>
      </vt:variant>
      <vt:variant>
        <vt:i4>0</vt:i4>
      </vt:variant>
      <vt:variant>
        <vt:i4>5</vt:i4>
      </vt:variant>
      <vt:variant>
        <vt:lpwstr/>
      </vt:variant>
      <vt:variant>
        <vt:lpwstr>_Toc5339</vt:lpwstr>
      </vt:variant>
      <vt:variant>
        <vt:i4>1441841</vt:i4>
      </vt:variant>
      <vt:variant>
        <vt:i4>254</vt:i4>
      </vt:variant>
      <vt:variant>
        <vt:i4>0</vt:i4>
      </vt:variant>
      <vt:variant>
        <vt:i4>5</vt:i4>
      </vt:variant>
      <vt:variant>
        <vt:lpwstr/>
      </vt:variant>
      <vt:variant>
        <vt:lpwstr>_Toc19087</vt:lpwstr>
      </vt:variant>
      <vt:variant>
        <vt:i4>1900596</vt:i4>
      </vt:variant>
      <vt:variant>
        <vt:i4>248</vt:i4>
      </vt:variant>
      <vt:variant>
        <vt:i4>0</vt:i4>
      </vt:variant>
      <vt:variant>
        <vt:i4>5</vt:i4>
      </vt:variant>
      <vt:variant>
        <vt:lpwstr/>
      </vt:variant>
      <vt:variant>
        <vt:lpwstr>_Toc3973</vt:lpwstr>
      </vt:variant>
      <vt:variant>
        <vt:i4>1245232</vt:i4>
      </vt:variant>
      <vt:variant>
        <vt:i4>242</vt:i4>
      </vt:variant>
      <vt:variant>
        <vt:i4>0</vt:i4>
      </vt:variant>
      <vt:variant>
        <vt:i4>5</vt:i4>
      </vt:variant>
      <vt:variant>
        <vt:lpwstr/>
      </vt:variant>
      <vt:variant>
        <vt:lpwstr>_Toc14102</vt:lpwstr>
      </vt:variant>
      <vt:variant>
        <vt:i4>1114161</vt:i4>
      </vt:variant>
      <vt:variant>
        <vt:i4>236</vt:i4>
      </vt:variant>
      <vt:variant>
        <vt:i4>0</vt:i4>
      </vt:variant>
      <vt:variant>
        <vt:i4>5</vt:i4>
      </vt:variant>
      <vt:variant>
        <vt:lpwstr/>
      </vt:variant>
      <vt:variant>
        <vt:lpwstr>_Toc27313</vt:lpwstr>
      </vt:variant>
      <vt:variant>
        <vt:i4>1310778</vt:i4>
      </vt:variant>
      <vt:variant>
        <vt:i4>230</vt:i4>
      </vt:variant>
      <vt:variant>
        <vt:i4>0</vt:i4>
      </vt:variant>
      <vt:variant>
        <vt:i4>5</vt:i4>
      </vt:variant>
      <vt:variant>
        <vt:lpwstr/>
      </vt:variant>
      <vt:variant>
        <vt:lpwstr>_Toc22815</vt:lpwstr>
      </vt:variant>
      <vt:variant>
        <vt:i4>1638459</vt:i4>
      </vt:variant>
      <vt:variant>
        <vt:i4>224</vt:i4>
      </vt:variant>
      <vt:variant>
        <vt:i4>0</vt:i4>
      </vt:variant>
      <vt:variant>
        <vt:i4>5</vt:i4>
      </vt:variant>
      <vt:variant>
        <vt:lpwstr/>
      </vt:variant>
      <vt:variant>
        <vt:lpwstr>_Toc27996</vt:lpwstr>
      </vt:variant>
      <vt:variant>
        <vt:i4>1376314</vt:i4>
      </vt:variant>
      <vt:variant>
        <vt:i4>218</vt:i4>
      </vt:variant>
      <vt:variant>
        <vt:i4>0</vt:i4>
      </vt:variant>
      <vt:variant>
        <vt:i4>5</vt:i4>
      </vt:variant>
      <vt:variant>
        <vt:lpwstr/>
      </vt:variant>
      <vt:variant>
        <vt:lpwstr>_Toc2587</vt:lpwstr>
      </vt:variant>
      <vt:variant>
        <vt:i4>1048627</vt:i4>
      </vt:variant>
      <vt:variant>
        <vt:i4>212</vt:i4>
      </vt:variant>
      <vt:variant>
        <vt:i4>0</vt:i4>
      </vt:variant>
      <vt:variant>
        <vt:i4>5</vt:i4>
      </vt:variant>
      <vt:variant>
        <vt:lpwstr/>
      </vt:variant>
      <vt:variant>
        <vt:lpwstr>_Toc11265</vt:lpwstr>
      </vt:variant>
      <vt:variant>
        <vt:i4>2031675</vt:i4>
      </vt:variant>
      <vt:variant>
        <vt:i4>206</vt:i4>
      </vt:variant>
      <vt:variant>
        <vt:i4>0</vt:i4>
      </vt:variant>
      <vt:variant>
        <vt:i4>5</vt:i4>
      </vt:variant>
      <vt:variant>
        <vt:lpwstr/>
      </vt:variant>
      <vt:variant>
        <vt:lpwstr>_Toc30889</vt:lpwstr>
      </vt:variant>
      <vt:variant>
        <vt:i4>2490370</vt:i4>
      </vt:variant>
      <vt:variant>
        <vt:i4>200</vt:i4>
      </vt:variant>
      <vt:variant>
        <vt:i4>0</vt:i4>
      </vt:variant>
      <vt:variant>
        <vt:i4>5</vt:i4>
      </vt:variant>
      <vt:variant>
        <vt:lpwstr/>
      </vt:variant>
      <vt:variant>
        <vt:lpwstr>_Toc211</vt:lpwstr>
      </vt:variant>
      <vt:variant>
        <vt:i4>1441842</vt:i4>
      </vt:variant>
      <vt:variant>
        <vt:i4>194</vt:i4>
      </vt:variant>
      <vt:variant>
        <vt:i4>0</vt:i4>
      </vt:variant>
      <vt:variant>
        <vt:i4>5</vt:i4>
      </vt:variant>
      <vt:variant>
        <vt:lpwstr/>
      </vt:variant>
      <vt:variant>
        <vt:lpwstr>_Toc27061</vt:lpwstr>
      </vt:variant>
      <vt:variant>
        <vt:i4>1114160</vt:i4>
      </vt:variant>
      <vt:variant>
        <vt:i4>188</vt:i4>
      </vt:variant>
      <vt:variant>
        <vt:i4>0</vt:i4>
      </vt:variant>
      <vt:variant>
        <vt:i4>5</vt:i4>
      </vt:variant>
      <vt:variant>
        <vt:lpwstr/>
      </vt:variant>
      <vt:variant>
        <vt:lpwstr>_Toc3036</vt:lpwstr>
      </vt:variant>
      <vt:variant>
        <vt:i4>1048628</vt:i4>
      </vt:variant>
      <vt:variant>
        <vt:i4>182</vt:i4>
      </vt:variant>
      <vt:variant>
        <vt:i4>0</vt:i4>
      </vt:variant>
      <vt:variant>
        <vt:i4>5</vt:i4>
      </vt:variant>
      <vt:variant>
        <vt:lpwstr/>
      </vt:variant>
      <vt:variant>
        <vt:lpwstr>_Toc30777</vt:lpwstr>
      </vt:variant>
      <vt:variant>
        <vt:i4>1048637</vt:i4>
      </vt:variant>
      <vt:variant>
        <vt:i4>176</vt:i4>
      </vt:variant>
      <vt:variant>
        <vt:i4>0</vt:i4>
      </vt:variant>
      <vt:variant>
        <vt:i4>5</vt:i4>
      </vt:variant>
      <vt:variant>
        <vt:lpwstr/>
      </vt:variant>
      <vt:variant>
        <vt:lpwstr>_Toc9443</vt:lpwstr>
      </vt:variant>
      <vt:variant>
        <vt:i4>1966135</vt:i4>
      </vt:variant>
      <vt:variant>
        <vt:i4>170</vt:i4>
      </vt:variant>
      <vt:variant>
        <vt:i4>0</vt:i4>
      </vt:variant>
      <vt:variant>
        <vt:i4>5</vt:i4>
      </vt:variant>
      <vt:variant>
        <vt:lpwstr/>
      </vt:variant>
      <vt:variant>
        <vt:lpwstr>_Toc20599</vt:lpwstr>
      </vt:variant>
      <vt:variant>
        <vt:i4>1114164</vt:i4>
      </vt:variant>
      <vt:variant>
        <vt:i4>164</vt:i4>
      </vt:variant>
      <vt:variant>
        <vt:i4>0</vt:i4>
      </vt:variant>
      <vt:variant>
        <vt:i4>5</vt:i4>
      </vt:variant>
      <vt:variant>
        <vt:lpwstr/>
      </vt:variant>
      <vt:variant>
        <vt:lpwstr>_Toc24629</vt:lpwstr>
      </vt:variant>
      <vt:variant>
        <vt:i4>1310773</vt:i4>
      </vt:variant>
      <vt:variant>
        <vt:i4>158</vt:i4>
      </vt:variant>
      <vt:variant>
        <vt:i4>0</vt:i4>
      </vt:variant>
      <vt:variant>
        <vt:i4>5</vt:i4>
      </vt:variant>
      <vt:variant>
        <vt:lpwstr/>
      </vt:variant>
      <vt:variant>
        <vt:lpwstr>_Toc31627</vt:lpwstr>
      </vt:variant>
      <vt:variant>
        <vt:i4>1048626</vt:i4>
      </vt:variant>
      <vt:variant>
        <vt:i4>152</vt:i4>
      </vt:variant>
      <vt:variant>
        <vt:i4>0</vt:i4>
      </vt:variant>
      <vt:variant>
        <vt:i4>5</vt:i4>
      </vt:variant>
      <vt:variant>
        <vt:lpwstr/>
      </vt:variant>
      <vt:variant>
        <vt:lpwstr>_Toc5275</vt:lpwstr>
      </vt:variant>
      <vt:variant>
        <vt:i4>1245240</vt:i4>
      </vt:variant>
      <vt:variant>
        <vt:i4>146</vt:i4>
      </vt:variant>
      <vt:variant>
        <vt:i4>0</vt:i4>
      </vt:variant>
      <vt:variant>
        <vt:i4>5</vt:i4>
      </vt:variant>
      <vt:variant>
        <vt:lpwstr/>
      </vt:variant>
      <vt:variant>
        <vt:lpwstr>_Toc13975</vt:lpwstr>
      </vt:variant>
      <vt:variant>
        <vt:i4>1114164</vt:i4>
      </vt:variant>
      <vt:variant>
        <vt:i4>140</vt:i4>
      </vt:variant>
      <vt:variant>
        <vt:i4>0</vt:i4>
      </vt:variant>
      <vt:variant>
        <vt:i4>5</vt:i4>
      </vt:variant>
      <vt:variant>
        <vt:lpwstr/>
      </vt:variant>
      <vt:variant>
        <vt:lpwstr>_Toc1056</vt:lpwstr>
      </vt:variant>
      <vt:variant>
        <vt:i4>1179698</vt:i4>
      </vt:variant>
      <vt:variant>
        <vt:i4>134</vt:i4>
      </vt:variant>
      <vt:variant>
        <vt:i4>0</vt:i4>
      </vt:variant>
      <vt:variant>
        <vt:i4>5</vt:i4>
      </vt:variant>
      <vt:variant>
        <vt:lpwstr/>
      </vt:variant>
      <vt:variant>
        <vt:lpwstr>_Toc5376</vt:lpwstr>
      </vt:variant>
      <vt:variant>
        <vt:i4>1507384</vt:i4>
      </vt:variant>
      <vt:variant>
        <vt:i4>128</vt:i4>
      </vt:variant>
      <vt:variant>
        <vt:i4>0</vt:i4>
      </vt:variant>
      <vt:variant>
        <vt:i4>5</vt:i4>
      </vt:variant>
      <vt:variant>
        <vt:lpwstr/>
      </vt:variant>
      <vt:variant>
        <vt:lpwstr>_Toc12929</vt:lpwstr>
      </vt:variant>
      <vt:variant>
        <vt:i4>1048630</vt:i4>
      </vt:variant>
      <vt:variant>
        <vt:i4>122</vt:i4>
      </vt:variant>
      <vt:variant>
        <vt:i4>0</vt:i4>
      </vt:variant>
      <vt:variant>
        <vt:i4>5</vt:i4>
      </vt:variant>
      <vt:variant>
        <vt:lpwstr/>
      </vt:variant>
      <vt:variant>
        <vt:lpwstr>_Toc24439</vt:lpwstr>
      </vt:variant>
      <vt:variant>
        <vt:i4>1048630</vt:i4>
      </vt:variant>
      <vt:variant>
        <vt:i4>116</vt:i4>
      </vt:variant>
      <vt:variant>
        <vt:i4>0</vt:i4>
      </vt:variant>
      <vt:variant>
        <vt:i4>5</vt:i4>
      </vt:variant>
      <vt:variant>
        <vt:lpwstr/>
      </vt:variant>
      <vt:variant>
        <vt:lpwstr>_Toc25422</vt:lpwstr>
      </vt:variant>
      <vt:variant>
        <vt:i4>1310779</vt:i4>
      </vt:variant>
      <vt:variant>
        <vt:i4>110</vt:i4>
      </vt:variant>
      <vt:variant>
        <vt:i4>0</vt:i4>
      </vt:variant>
      <vt:variant>
        <vt:i4>5</vt:i4>
      </vt:variant>
      <vt:variant>
        <vt:lpwstr/>
      </vt:variant>
      <vt:variant>
        <vt:lpwstr>_Toc20930</vt:lpwstr>
      </vt:variant>
      <vt:variant>
        <vt:i4>1048630</vt:i4>
      </vt:variant>
      <vt:variant>
        <vt:i4>104</vt:i4>
      </vt:variant>
      <vt:variant>
        <vt:i4>0</vt:i4>
      </vt:variant>
      <vt:variant>
        <vt:i4>5</vt:i4>
      </vt:variant>
      <vt:variant>
        <vt:lpwstr/>
      </vt:variant>
      <vt:variant>
        <vt:lpwstr>_Toc32556</vt:lpwstr>
      </vt:variant>
      <vt:variant>
        <vt:i4>1048630</vt:i4>
      </vt:variant>
      <vt:variant>
        <vt:i4>98</vt:i4>
      </vt:variant>
      <vt:variant>
        <vt:i4>0</vt:i4>
      </vt:variant>
      <vt:variant>
        <vt:i4>5</vt:i4>
      </vt:variant>
      <vt:variant>
        <vt:lpwstr/>
      </vt:variant>
      <vt:variant>
        <vt:lpwstr>_Toc6007</vt:lpwstr>
      </vt:variant>
      <vt:variant>
        <vt:i4>1310775</vt:i4>
      </vt:variant>
      <vt:variant>
        <vt:i4>92</vt:i4>
      </vt:variant>
      <vt:variant>
        <vt:i4>0</vt:i4>
      </vt:variant>
      <vt:variant>
        <vt:i4>5</vt:i4>
      </vt:variant>
      <vt:variant>
        <vt:lpwstr/>
      </vt:variant>
      <vt:variant>
        <vt:lpwstr>_Toc2754</vt:lpwstr>
      </vt:variant>
      <vt:variant>
        <vt:i4>1441845</vt:i4>
      </vt:variant>
      <vt:variant>
        <vt:i4>86</vt:i4>
      </vt:variant>
      <vt:variant>
        <vt:i4>0</vt:i4>
      </vt:variant>
      <vt:variant>
        <vt:i4>5</vt:i4>
      </vt:variant>
      <vt:variant>
        <vt:lpwstr/>
      </vt:variant>
      <vt:variant>
        <vt:lpwstr>_Toc17460</vt:lpwstr>
      </vt:variant>
      <vt:variant>
        <vt:i4>1114160</vt:i4>
      </vt:variant>
      <vt:variant>
        <vt:i4>80</vt:i4>
      </vt:variant>
      <vt:variant>
        <vt:i4>0</vt:i4>
      </vt:variant>
      <vt:variant>
        <vt:i4>5</vt:i4>
      </vt:variant>
      <vt:variant>
        <vt:lpwstr/>
      </vt:variant>
      <vt:variant>
        <vt:lpwstr>_Toc15137</vt:lpwstr>
      </vt:variant>
      <vt:variant>
        <vt:i4>1310772</vt:i4>
      </vt:variant>
      <vt:variant>
        <vt:i4>74</vt:i4>
      </vt:variant>
      <vt:variant>
        <vt:i4>0</vt:i4>
      </vt:variant>
      <vt:variant>
        <vt:i4>5</vt:i4>
      </vt:variant>
      <vt:variant>
        <vt:lpwstr/>
      </vt:variant>
      <vt:variant>
        <vt:lpwstr>_Toc3576</vt:lpwstr>
      </vt:variant>
      <vt:variant>
        <vt:i4>1114160</vt:i4>
      </vt:variant>
      <vt:variant>
        <vt:i4>68</vt:i4>
      </vt:variant>
      <vt:variant>
        <vt:i4>0</vt:i4>
      </vt:variant>
      <vt:variant>
        <vt:i4>5</vt:i4>
      </vt:variant>
      <vt:variant>
        <vt:lpwstr/>
      </vt:variant>
      <vt:variant>
        <vt:lpwstr>_Toc23256</vt:lpwstr>
      </vt:variant>
      <vt:variant>
        <vt:i4>1900596</vt:i4>
      </vt:variant>
      <vt:variant>
        <vt:i4>62</vt:i4>
      </vt:variant>
      <vt:variant>
        <vt:i4>0</vt:i4>
      </vt:variant>
      <vt:variant>
        <vt:i4>5</vt:i4>
      </vt:variant>
      <vt:variant>
        <vt:lpwstr/>
      </vt:variant>
      <vt:variant>
        <vt:lpwstr>_Toc22686</vt:lpwstr>
      </vt:variant>
      <vt:variant>
        <vt:i4>1703988</vt:i4>
      </vt:variant>
      <vt:variant>
        <vt:i4>56</vt:i4>
      </vt:variant>
      <vt:variant>
        <vt:i4>0</vt:i4>
      </vt:variant>
      <vt:variant>
        <vt:i4>5</vt:i4>
      </vt:variant>
      <vt:variant>
        <vt:lpwstr/>
      </vt:variant>
      <vt:variant>
        <vt:lpwstr>_Toc28653</vt:lpwstr>
      </vt:variant>
      <vt:variant>
        <vt:i4>1441843</vt:i4>
      </vt:variant>
      <vt:variant>
        <vt:i4>50</vt:i4>
      </vt:variant>
      <vt:variant>
        <vt:i4>0</vt:i4>
      </vt:variant>
      <vt:variant>
        <vt:i4>5</vt:i4>
      </vt:variant>
      <vt:variant>
        <vt:lpwstr/>
      </vt:variant>
      <vt:variant>
        <vt:lpwstr>_Toc14259</vt:lpwstr>
      </vt:variant>
      <vt:variant>
        <vt:i4>1048632</vt:i4>
      </vt:variant>
      <vt:variant>
        <vt:i4>44</vt:i4>
      </vt:variant>
      <vt:variant>
        <vt:i4>0</vt:i4>
      </vt:variant>
      <vt:variant>
        <vt:i4>5</vt:i4>
      </vt:variant>
      <vt:variant>
        <vt:lpwstr/>
      </vt:variant>
      <vt:variant>
        <vt:lpwstr>_Toc13942</vt:lpwstr>
      </vt:variant>
      <vt:variant>
        <vt:i4>2228226</vt:i4>
      </vt:variant>
      <vt:variant>
        <vt:i4>38</vt:i4>
      </vt:variant>
      <vt:variant>
        <vt:i4>0</vt:i4>
      </vt:variant>
      <vt:variant>
        <vt:i4>5</vt:i4>
      </vt:variant>
      <vt:variant>
        <vt:lpwstr/>
      </vt:variant>
      <vt:variant>
        <vt:lpwstr>_Toc25</vt:lpwstr>
      </vt:variant>
      <vt:variant>
        <vt:i4>1835060</vt:i4>
      </vt:variant>
      <vt:variant>
        <vt:i4>32</vt:i4>
      </vt:variant>
      <vt:variant>
        <vt:i4>0</vt:i4>
      </vt:variant>
      <vt:variant>
        <vt:i4>5</vt:i4>
      </vt:variant>
      <vt:variant>
        <vt:lpwstr/>
      </vt:variant>
      <vt:variant>
        <vt:lpwstr>_Toc23683</vt:lpwstr>
      </vt:variant>
      <vt:variant>
        <vt:i4>1245243</vt:i4>
      </vt:variant>
      <vt:variant>
        <vt:i4>26</vt:i4>
      </vt:variant>
      <vt:variant>
        <vt:i4>0</vt:i4>
      </vt:variant>
      <vt:variant>
        <vt:i4>5</vt:i4>
      </vt:variant>
      <vt:variant>
        <vt:lpwstr/>
      </vt:variant>
      <vt:variant>
        <vt:lpwstr>_Toc25914</vt:lpwstr>
      </vt:variant>
      <vt:variant>
        <vt:i4>1703986</vt:i4>
      </vt:variant>
      <vt:variant>
        <vt:i4>20</vt:i4>
      </vt:variant>
      <vt:variant>
        <vt:i4>0</vt:i4>
      </vt:variant>
      <vt:variant>
        <vt:i4>5</vt:i4>
      </vt:variant>
      <vt:variant>
        <vt:lpwstr/>
      </vt:variant>
      <vt:variant>
        <vt:lpwstr>_Toc19347</vt:lpwstr>
      </vt:variant>
      <vt:variant>
        <vt:i4>1900594</vt:i4>
      </vt:variant>
      <vt:variant>
        <vt:i4>14</vt:i4>
      </vt:variant>
      <vt:variant>
        <vt:i4>0</vt:i4>
      </vt:variant>
      <vt:variant>
        <vt:i4>5</vt:i4>
      </vt:variant>
      <vt:variant>
        <vt:lpwstr/>
      </vt:variant>
      <vt:variant>
        <vt:lpwstr>_Toc32183</vt:lpwstr>
      </vt:variant>
      <vt:variant>
        <vt:i4>2490370</vt:i4>
      </vt:variant>
      <vt:variant>
        <vt:i4>8</vt:i4>
      </vt:variant>
      <vt:variant>
        <vt:i4>0</vt:i4>
      </vt:variant>
      <vt:variant>
        <vt:i4>5</vt:i4>
      </vt:variant>
      <vt:variant>
        <vt:lpwstr/>
      </vt:variant>
      <vt:variant>
        <vt:lpwstr>_Toc215</vt:lpwstr>
      </vt:variant>
      <vt:variant>
        <vt:i4>1966130</vt:i4>
      </vt:variant>
      <vt:variant>
        <vt:i4>2</vt:i4>
      </vt:variant>
      <vt:variant>
        <vt:i4>0</vt:i4>
      </vt:variant>
      <vt:variant>
        <vt:i4>5</vt:i4>
      </vt:variant>
      <vt:variant>
        <vt:lpwstr/>
      </vt:variant>
      <vt:variant>
        <vt:lpwstr>_Toc31181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xbany</dc:creator>
  <cp:keywords/>
  <cp:lastModifiedBy>罗明</cp:lastModifiedBy>
  <cp:revision>90</cp:revision>
  <cp:lastPrinted>2020-10-26T09:43:00Z</cp:lastPrinted>
  <dcterms:created xsi:type="dcterms:W3CDTF">2022-11-29T11:09:00Z</dcterms:created>
  <dcterms:modified xsi:type="dcterms:W3CDTF">2026-03-06T07:20:00Z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2052-11.1.0.10116</vt:lpwstr>
  </property>
  <property fmtid="{D5CDD505-2E9C-101B-9397-08002B2CF9AE}" pid="3" name="ICV">
    <vt:lpwstr>15F3E477BC4E4686997480F6320F09D7</vt:lpwstr>
  </property>
</Properties>
</file>